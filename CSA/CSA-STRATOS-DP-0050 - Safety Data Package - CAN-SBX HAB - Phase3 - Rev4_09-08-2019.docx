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Y="1154"/>
        <w:tblW w:w="9180" w:type="dxa"/>
        <w:tblBorders>
          <w:top w:val="single" w:sz="18" w:space="0" w:color="auto"/>
          <w:right w:val="single" w:sz="18" w:space="0" w:color="auto"/>
        </w:tblBorders>
        <w:tblLayout w:type="fixed"/>
        <w:tblLook w:val="0000" w:firstRow="0" w:lastRow="0" w:firstColumn="0" w:lastColumn="0" w:noHBand="0" w:noVBand="0"/>
      </w:tblPr>
      <w:tblGrid>
        <w:gridCol w:w="9180"/>
      </w:tblGrid>
      <w:tr w:rsidR="007E77BF" w:rsidRPr="00897C49" w14:paraId="5D0304E0" w14:textId="77777777" w:rsidTr="00420ED8">
        <w:trPr>
          <w:cantSplit/>
          <w:trHeight w:val="1981"/>
        </w:trPr>
        <w:tc>
          <w:tcPr>
            <w:tcW w:w="9180" w:type="dxa"/>
            <w:tcBorders>
              <w:top w:val="nil"/>
              <w:bottom w:val="single" w:sz="18" w:space="0" w:color="auto"/>
              <w:right w:val="nil"/>
            </w:tcBorders>
            <w:vAlign w:val="center"/>
          </w:tcPr>
          <w:p w14:paraId="5707109D" w14:textId="77777777" w:rsidR="007E77BF" w:rsidRPr="00C92F2F" w:rsidRDefault="007E77BF" w:rsidP="00420ED8">
            <w:pPr>
              <w:pStyle w:val="Subtitle"/>
              <w:rPr>
                <w:sz w:val="40"/>
                <w:szCs w:val="40"/>
              </w:rPr>
            </w:pPr>
            <w:r w:rsidRPr="00C92F2F">
              <w:rPr>
                <w:sz w:val="40"/>
                <w:szCs w:val="40"/>
              </w:rPr>
              <w:t>Safety Data Pack</w:t>
            </w:r>
            <w:r>
              <w:rPr>
                <w:sz w:val="40"/>
                <w:szCs w:val="40"/>
              </w:rPr>
              <w:t>age</w:t>
            </w:r>
          </w:p>
          <w:p w14:paraId="45154BA0" w14:textId="77777777" w:rsidR="007E77BF" w:rsidRPr="0074069E" w:rsidRDefault="007E77BF" w:rsidP="00420ED8">
            <w:pPr>
              <w:pStyle w:val="Subtitle"/>
              <w:rPr>
                <w:lang w:val="fr-CA"/>
              </w:rPr>
            </w:pPr>
            <w:r w:rsidRPr="0074069E">
              <w:rPr>
                <w:sz w:val="40"/>
                <w:szCs w:val="40"/>
                <w:lang w:val="fr-CA"/>
              </w:rPr>
              <w:t>Dossier de soumission S&amp;AM</w:t>
            </w:r>
          </w:p>
        </w:tc>
      </w:tr>
      <w:tr w:rsidR="007E77BF" w:rsidRPr="00FC5373" w14:paraId="0B9E757B" w14:textId="77777777" w:rsidTr="00420ED8">
        <w:trPr>
          <w:cantSplit/>
          <w:trHeight w:val="2592"/>
        </w:trPr>
        <w:tc>
          <w:tcPr>
            <w:tcW w:w="9180" w:type="dxa"/>
            <w:tcBorders>
              <w:top w:val="single" w:sz="18" w:space="0" w:color="auto"/>
              <w:bottom w:val="nil"/>
            </w:tcBorders>
            <w:vAlign w:val="bottom"/>
          </w:tcPr>
          <w:p w14:paraId="57DEF7B7" w14:textId="77777777" w:rsidR="007E77BF" w:rsidRDefault="007E77BF" w:rsidP="00420ED8">
            <w:pPr>
              <w:pStyle w:val="Subtitle"/>
              <w:spacing w:after="240"/>
              <w:rPr>
                <w:sz w:val="28"/>
              </w:rPr>
            </w:pPr>
          </w:p>
          <w:p w14:paraId="1FD2085D" w14:textId="636DCEB1" w:rsidR="007E77BF" w:rsidRPr="00FC5373" w:rsidRDefault="007E77BF" w:rsidP="00420ED8">
            <w:pPr>
              <w:pStyle w:val="Subtitle"/>
              <w:spacing w:after="240"/>
              <w:rPr>
                <w:sz w:val="28"/>
              </w:rPr>
            </w:pPr>
            <w:r w:rsidRPr="00FC5373">
              <w:rPr>
                <w:sz w:val="28"/>
              </w:rPr>
              <w:t xml:space="preserve">Payload </w:t>
            </w:r>
            <w:r w:rsidR="00C8642A">
              <w:rPr>
                <w:sz w:val="28"/>
              </w:rPr>
              <w:t>Name :</w:t>
            </w:r>
          </w:p>
          <w:p w14:paraId="69A52E11" w14:textId="77777777" w:rsidR="006D70B0" w:rsidRDefault="006D70B0" w:rsidP="006D70B0">
            <w:pPr>
              <w:spacing w:after="240"/>
              <w:rPr>
                <w:rFonts w:ascii="Helvetica" w:eastAsia="Helvetica" w:hAnsi="Helvetica" w:cs="Helvetica"/>
                <w:b/>
                <w:bCs/>
                <w:sz w:val="36"/>
                <w:szCs w:val="36"/>
              </w:rPr>
            </w:pPr>
            <w:r w:rsidRPr="234C9B78">
              <w:rPr>
                <w:rFonts w:ascii="Helvetica" w:eastAsia="Helvetica" w:hAnsi="Helvetica" w:cs="Helvetica"/>
                <w:b/>
                <w:bCs/>
                <w:sz w:val="36"/>
                <w:szCs w:val="36"/>
              </w:rPr>
              <w:t>High Altitude Balloon (HAB) Microbial Aerosols Sampling</w:t>
            </w:r>
          </w:p>
          <w:p w14:paraId="00E53B7D" w14:textId="77777777" w:rsidR="006D70B0" w:rsidRDefault="006D70B0" w:rsidP="006D70B0">
            <w:pPr>
              <w:spacing w:after="240"/>
              <w:rPr>
                <w:rFonts w:ascii="Helvetica" w:eastAsia="Helvetica" w:hAnsi="Helvetica" w:cs="Helvetica"/>
                <w:b/>
                <w:bCs/>
                <w:sz w:val="28"/>
                <w:szCs w:val="28"/>
              </w:rPr>
            </w:pPr>
            <w:r w:rsidRPr="234C9B78">
              <w:rPr>
                <w:rFonts w:ascii="Helvetica" w:eastAsia="Helvetica" w:hAnsi="Helvetica" w:cs="Helvetica"/>
                <w:b/>
                <w:bCs/>
                <w:sz w:val="28"/>
                <w:szCs w:val="28"/>
              </w:rPr>
              <w:t>Centre for Planetary Sciences and Exploration (CPSX) - Western University</w:t>
            </w:r>
          </w:p>
          <w:p w14:paraId="69A7B986" w14:textId="77777777" w:rsidR="006D70B0" w:rsidRPr="00C90582" w:rsidRDefault="006D70B0" w:rsidP="006D70B0">
            <w:pPr>
              <w:pStyle w:val="Subtitle"/>
              <w:spacing w:after="240"/>
              <w:rPr>
                <w:sz w:val="22"/>
              </w:rPr>
            </w:pPr>
            <w:r w:rsidRPr="00C90582">
              <w:rPr>
                <w:sz w:val="22"/>
              </w:rPr>
              <w:t>As part of</w:t>
            </w:r>
          </w:p>
          <w:p w14:paraId="2AEAC543" w14:textId="62853952" w:rsidR="007E77BF" w:rsidRPr="004A2C27" w:rsidRDefault="006D70B0" w:rsidP="006D70B0">
            <w:pPr>
              <w:pStyle w:val="Subtitle"/>
              <w:spacing w:after="240"/>
              <w:rPr>
                <w:sz w:val="28"/>
              </w:rPr>
            </w:pPr>
            <w:r w:rsidRPr="00C90582">
              <w:rPr>
                <w:sz w:val="22"/>
              </w:rPr>
              <w:t>Canadian Stratospheric Balloon Experiment Design Challenge (CAN-SBX) led by Students for the Exploration and Development of Space (SEDS Canada)</w:t>
            </w:r>
          </w:p>
        </w:tc>
      </w:tr>
      <w:tr w:rsidR="007E77BF" w:rsidRPr="007E77BF" w14:paraId="25ECB650" w14:textId="77777777" w:rsidTr="006D70B0">
        <w:trPr>
          <w:cantSplit/>
          <w:trHeight w:val="1940"/>
        </w:trPr>
        <w:tc>
          <w:tcPr>
            <w:tcW w:w="9180" w:type="dxa"/>
            <w:tcBorders>
              <w:top w:val="nil"/>
              <w:bottom w:val="nil"/>
            </w:tcBorders>
          </w:tcPr>
          <w:p w14:paraId="590DB6DD" w14:textId="7715E578" w:rsidR="007E77BF" w:rsidRPr="00C8642A" w:rsidRDefault="007E77BF" w:rsidP="00420ED8">
            <w:pPr>
              <w:pStyle w:val="Subtitle"/>
              <w:spacing w:before="240" w:after="0"/>
            </w:pPr>
            <w:proofErr w:type="spellStart"/>
            <w:r w:rsidRPr="00C8642A">
              <w:t>Strato</w:t>
            </w:r>
            <w:proofErr w:type="spellEnd"/>
            <w:r w:rsidRPr="00C8642A">
              <w:t>-Science 2019</w:t>
            </w:r>
            <w:r w:rsidR="00C8642A" w:rsidRPr="00C8642A">
              <w:t xml:space="preserve"> Campaign</w:t>
            </w:r>
          </w:p>
          <w:p w14:paraId="7E2D2B8D" w14:textId="4952ED5B" w:rsidR="007E77BF" w:rsidRPr="00C8642A" w:rsidRDefault="00C8642A" w:rsidP="00420ED8">
            <w:pPr>
              <w:pStyle w:val="Subtitle"/>
              <w:spacing w:before="240" w:after="0"/>
              <w:rPr>
                <w:sz w:val="32"/>
              </w:rPr>
            </w:pPr>
            <w:r w:rsidRPr="00C8642A">
              <w:t xml:space="preserve">Phase </w:t>
            </w:r>
            <w:r w:rsidR="006D1877">
              <w:t>3</w:t>
            </w:r>
          </w:p>
        </w:tc>
      </w:tr>
      <w:tr w:rsidR="007E77BF" w:rsidRPr="0034568B" w14:paraId="71F94437" w14:textId="77777777" w:rsidTr="00420ED8">
        <w:trPr>
          <w:cantSplit/>
          <w:trHeight w:val="940"/>
        </w:trPr>
        <w:tc>
          <w:tcPr>
            <w:tcW w:w="9180" w:type="dxa"/>
            <w:tcBorders>
              <w:top w:val="nil"/>
              <w:bottom w:val="nil"/>
            </w:tcBorders>
          </w:tcPr>
          <w:p w14:paraId="051AD8BB" w14:textId="471D4BE8" w:rsidR="007E77BF" w:rsidRPr="007E77BF" w:rsidRDefault="00C8642A" w:rsidP="000A2202">
            <w:pPr>
              <w:pStyle w:val="Subtitle"/>
              <w:spacing w:after="120"/>
              <w:rPr>
                <w:sz w:val="32"/>
                <w:lang w:val="fr-CA"/>
              </w:rPr>
            </w:pPr>
            <w:proofErr w:type="spellStart"/>
            <w:r>
              <w:rPr>
                <w:sz w:val="32"/>
                <w:lang w:val="fr-CA"/>
              </w:rPr>
              <w:t>Revision</w:t>
            </w:r>
            <w:proofErr w:type="spellEnd"/>
            <w:r w:rsidR="007E77BF" w:rsidRPr="007E77BF">
              <w:rPr>
                <w:sz w:val="32"/>
                <w:lang w:val="fr-CA"/>
              </w:rPr>
              <w:t xml:space="preserve"> : </w:t>
            </w:r>
            <w:r w:rsidR="006D70B0">
              <w:rPr>
                <w:sz w:val="32"/>
                <w:lang w:val="fr-CA"/>
              </w:rPr>
              <w:t>4</w:t>
            </w:r>
          </w:p>
        </w:tc>
      </w:tr>
      <w:tr w:rsidR="007E77BF" w:rsidRPr="0034568B" w14:paraId="2005BD6C" w14:textId="77777777" w:rsidTr="00420ED8">
        <w:trPr>
          <w:cantSplit/>
          <w:trHeight w:val="1440"/>
        </w:trPr>
        <w:tc>
          <w:tcPr>
            <w:tcW w:w="9180" w:type="dxa"/>
            <w:tcBorders>
              <w:top w:val="nil"/>
            </w:tcBorders>
          </w:tcPr>
          <w:p w14:paraId="02BADA5C" w14:textId="77777777" w:rsidR="007E77BF" w:rsidRPr="007E77BF" w:rsidRDefault="007E77BF" w:rsidP="00420ED8">
            <w:pPr>
              <w:pStyle w:val="Subtitle"/>
              <w:spacing w:before="120" w:after="0"/>
              <w:rPr>
                <w:sz w:val="32"/>
                <w:lang w:val="fr-CA"/>
              </w:rPr>
            </w:pPr>
            <w:r w:rsidRPr="007E77BF">
              <w:rPr>
                <w:sz w:val="32"/>
                <w:lang w:val="fr-CA"/>
              </w:rPr>
              <w:t>Date</w:t>
            </w:r>
          </w:p>
          <w:p w14:paraId="5557AFF2" w14:textId="401C3237" w:rsidR="007E77BF" w:rsidRPr="007E77BF" w:rsidRDefault="00C8642A" w:rsidP="006D70B0">
            <w:pPr>
              <w:pStyle w:val="Subtitle"/>
              <w:spacing w:before="120" w:after="0"/>
              <w:rPr>
                <w:sz w:val="32"/>
                <w:lang w:val="fr-CA"/>
              </w:rPr>
            </w:pPr>
            <w:r>
              <w:rPr>
                <w:sz w:val="32"/>
                <w:lang w:val="fr-CA"/>
              </w:rPr>
              <w:t>2019-0</w:t>
            </w:r>
            <w:r w:rsidR="006D1877">
              <w:rPr>
                <w:sz w:val="32"/>
                <w:lang w:val="fr-CA"/>
              </w:rPr>
              <w:t>7</w:t>
            </w:r>
            <w:r>
              <w:rPr>
                <w:sz w:val="32"/>
                <w:lang w:val="fr-CA"/>
              </w:rPr>
              <w:t>-</w:t>
            </w:r>
            <w:r w:rsidR="006D70B0">
              <w:rPr>
                <w:sz w:val="32"/>
                <w:lang w:val="fr-CA"/>
              </w:rPr>
              <w:t>17</w:t>
            </w:r>
          </w:p>
        </w:tc>
      </w:tr>
    </w:tbl>
    <w:p w14:paraId="0ADE0046" w14:textId="24C428AB" w:rsidR="007E77BF" w:rsidRDefault="007E77BF" w:rsidP="007C0897">
      <w:pPr>
        <w:pStyle w:val="BodyText"/>
      </w:pPr>
    </w:p>
    <w:p w14:paraId="272F8ED5" w14:textId="5F7916AD" w:rsidR="007C0897" w:rsidRPr="00420ED8" w:rsidRDefault="00420ED8" w:rsidP="00420ED8">
      <w:pPr>
        <w:jc w:val="right"/>
        <w:rPr>
          <w:rFonts w:ascii="Helvetica" w:hAnsi="Helvetica" w:cs="Helvetica"/>
          <w:b/>
          <w:sz w:val="40"/>
          <w:szCs w:val="40"/>
        </w:rPr>
        <w:sectPr w:rsidR="007C0897" w:rsidRPr="00420ED8" w:rsidSect="007C0897">
          <w:headerReference w:type="default" r:id="rId8"/>
          <w:footerReference w:type="even" r:id="rId9"/>
          <w:footerReference w:type="default" r:id="rId10"/>
          <w:footnotePr>
            <w:numRestart w:val="eachPage"/>
          </w:footnotePr>
          <w:pgSz w:w="12240" w:h="15840" w:code="1"/>
          <w:pgMar w:top="1440" w:right="1440" w:bottom="1440" w:left="1440" w:header="720" w:footer="720" w:gutter="0"/>
          <w:pgNumType w:fmt="lowerRoman" w:start="1"/>
          <w:cols w:space="720"/>
        </w:sectPr>
      </w:pPr>
      <w:r w:rsidRPr="00420ED8">
        <w:rPr>
          <w:rFonts w:ascii="Helvetica" w:hAnsi="Helvetica" w:cs="Helvetica"/>
          <w:b/>
          <w:sz w:val="40"/>
          <w:szCs w:val="40"/>
        </w:rPr>
        <w:t>CSA-</w:t>
      </w:r>
      <w:r w:rsidR="00C8642A">
        <w:rPr>
          <w:rFonts w:ascii="Helvetica" w:hAnsi="Helvetica" w:cs="Helvetica"/>
          <w:b/>
          <w:sz w:val="40"/>
          <w:szCs w:val="40"/>
        </w:rPr>
        <w:t>STRATOS-DP-00</w:t>
      </w:r>
      <w:r w:rsidR="006D70B0">
        <w:rPr>
          <w:rFonts w:ascii="Helvetica" w:hAnsi="Helvetica" w:cs="Helvetica"/>
          <w:b/>
          <w:sz w:val="40"/>
          <w:szCs w:val="40"/>
        </w:rPr>
        <w:t>50</w:t>
      </w:r>
    </w:p>
    <w:p w14:paraId="01BD3794" w14:textId="77777777" w:rsidR="007A6F4F" w:rsidRPr="00FB7930" w:rsidRDefault="007A6F4F" w:rsidP="007A6F4F">
      <w:pPr>
        <w:pStyle w:val="NormalCentered"/>
        <w:rPr>
          <w:lang w:val="en-US"/>
        </w:rPr>
      </w:pPr>
      <w:r w:rsidRPr="00FB7930">
        <w:rPr>
          <w:lang w:val="en-US"/>
        </w:rPr>
        <w:lastRenderedPageBreak/>
        <w:t>Page intentionally left blank</w:t>
      </w:r>
    </w:p>
    <w:p w14:paraId="5309DA71" w14:textId="77777777" w:rsidR="007C0897" w:rsidRPr="00FB7930" w:rsidRDefault="007C0897" w:rsidP="007C0897">
      <w:pPr>
        <w:pStyle w:val="BodyText"/>
        <w:jc w:val="center"/>
      </w:pPr>
      <w:r w:rsidRPr="00FB7930">
        <w:t xml:space="preserve">Page </w:t>
      </w:r>
      <w:proofErr w:type="spellStart"/>
      <w:r w:rsidRPr="00FB7930">
        <w:t>libre</w:t>
      </w:r>
      <w:proofErr w:type="spellEnd"/>
      <w:r w:rsidRPr="00FB7930">
        <w:t xml:space="preserve"> </w:t>
      </w:r>
      <w:proofErr w:type="spellStart"/>
      <w:r w:rsidRPr="00FB7930">
        <w:t>intentionnellement</w:t>
      </w:r>
      <w:proofErr w:type="spellEnd"/>
    </w:p>
    <w:p w14:paraId="3C0E0B4D" w14:textId="77777777" w:rsidR="007C0897" w:rsidRPr="00FB7930" w:rsidRDefault="007C0897" w:rsidP="007C0897">
      <w:pPr>
        <w:pStyle w:val="BodyText"/>
      </w:pPr>
    </w:p>
    <w:p w14:paraId="01D4692F" w14:textId="77777777" w:rsidR="007C0897" w:rsidRPr="00FB7930" w:rsidRDefault="007C0897" w:rsidP="007C0897">
      <w:pPr>
        <w:pStyle w:val="BodyText"/>
        <w:sectPr w:rsidR="007C0897" w:rsidRPr="00FB7930" w:rsidSect="007A6F4F">
          <w:headerReference w:type="default" r:id="rId11"/>
          <w:footerReference w:type="default" r:id="rId12"/>
          <w:footnotePr>
            <w:numRestart w:val="eachPage"/>
          </w:footnotePr>
          <w:pgSz w:w="12240" w:h="15840" w:code="1"/>
          <w:pgMar w:top="1440" w:right="1440" w:bottom="1440" w:left="1440" w:header="720" w:footer="720" w:gutter="0"/>
          <w:pgNumType w:fmt="lowerRoman" w:start="2"/>
          <w:cols w:space="720"/>
          <w:vAlign w:val="center"/>
        </w:sectPr>
      </w:pPr>
    </w:p>
    <w:p w14:paraId="4CD3EC3E" w14:textId="77777777" w:rsidR="007C0897" w:rsidRPr="00FB7930" w:rsidRDefault="007C0897" w:rsidP="007C0897">
      <w:pPr>
        <w:pStyle w:val="Heading-unnumbered"/>
        <w:jc w:val="left"/>
      </w:pPr>
      <w:bookmarkStart w:id="0" w:name="_Hlt513521616"/>
      <w:bookmarkStart w:id="1" w:name="_Toc496704409"/>
      <w:bookmarkStart w:id="2" w:name="_Toc497470545"/>
      <w:bookmarkEnd w:id="0"/>
    </w:p>
    <w:bookmarkEnd w:id="1"/>
    <w:bookmarkEnd w:id="2"/>
    <w:p w14:paraId="791ADAE4" w14:textId="52B492E4" w:rsidR="007C0897" w:rsidRPr="00FB7930" w:rsidRDefault="007A6F4F" w:rsidP="007C0897">
      <w:pPr>
        <w:pStyle w:val="Heading-unnumbered"/>
      </w:pPr>
      <w:r w:rsidRPr="00FB7930">
        <w:t xml:space="preserve">APPROVAL / </w:t>
      </w:r>
      <w:r w:rsidR="007C0897" w:rsidRPr="00FB7930">
        <w:t>Approbation</w:t>
      </w:r>
    </w:p>
    <w:p w14:paraId="164C61E7" w14:textId="77777777" w:rsidR="007C0897" w:rsidRPr="00FB7930" w:rsidRDefault="007C0897" w:rsidP="007C0897">
      <w:pPr>
        <w:pStyle w:val="BodyText"/>
      </w:pPr>
    </w:p>
    <w:tbl>
      <w:tblPr>
        <w:tblW w:w="9653" w:type="dxa"/>
        <w:jc w:val="center"/>
        <w:tblLayout w:type="fixed"/>
        <w:tblLook w:val="0000" w:firstRow="0" w:lastRow="0" w:firstColumn="0" w:lastColumn="0" w:noHBand="0" w:noVBand="0"/>
      </w:tblPr>
      <w:tblGrid>
        <w:gridCol w:w="2073"/>
        <w:gridCol w:w="5400"/>
        <w:gridCol w:w="630"/>
        <w:gridCol w:w="1550"/>
      </w:tblGrid>
      <w:tr w:rsidR="007C0897" w:rsidRPr="00FB7930" w14:paraId="3BC6F255" w14:textId="77777777" w:rsidTr="00335454">
        <w:trPr>
          <w:trHeight w:val="700"/>
          <w:jc w:val="center"/>
        </w:trPr>
        <w:tc>
          <w:tcPr>
            <w:tcW w:w="2073" w:type="dxa"/>
            <w:vAlign w:val="bottom"/>
          </w:tcPr>
          <w:p w14:paraId="0B54A52D" w14:textId="77777777" w:rsidR="007C0897" w:rsidRPr="00FB7930" w:rsidRDefault="007A6F4F" w:rsidP="007A6F4F">
            <w:r w:rsidRPr="00FB7930">
              <w:t xml:space="preserve">Prepared by / </w:t>
            </w:r>
            <w:proofErr w:type="spellStart"/>
            <w:r w:rsidR="007C0897" w:rsidRPr="00FB7930">
              <w:t>Préparé</w:t>
            </w:r>
            <w:proofErr w:type="spellEnd"/>
            <w:r w:rsidR="007C0897" w:rsidRPr="00FB7930">
              <w:t xml:space="preserve"> par:</w:t>
            </w:r>
          </w:p>
        </w:tc>
        <w:tc>
          <w:tcPr>
            <w:tcW w:w="5400" w:type="dxa"/>
            <w:tcBorders>
              <w:bottom w:val="single" w:sz="4" w:space="0" w:color="auto"/>
            </w:tcBorders>
            <w:vAlign w:val="bottom"/>
          </w:tcPr>
          <w:p w14:paraId="4951630C" w14:textId="77777777" w:rsidR="007C0897" w:rsidRPr="00FB7930" w:rsidRDefault="007C0897" w:rsidP="007A6F4F">
            <w:pPr>
              <w:pStyle w:val="Footer"/>
            </w:pPr>
          </w:p>
        </w:tc>
        <w:tc>
          <w:tcPr>
            <w:tcW w:w="630" w:type="dxa"/>
            <w:vAlign w:val="bottom"/>
          </w:tcPr>
          <w:p w14:paraId="5251A9EF" w14:textId="77777777" w:rsidR="007C0897" w:rsidRPr="00FB7930" w:rsidRDefault="007C0897" w:rsidP="007A6F4F"/>
        </w:tc>
        <w:tc>
          <w:tcPr>
            <w:tcW w:w="1550" w:type="dxa"/>
            <w:tcBorders>
              <w:bottom w:val="single" w:sz="4" w:space="0" w:color="auto"/>
            </w:tcBorders>
            <w:vAlign w:val="bottom"/>
          </w:tcPr>
          <w:p w14:paraId="707580DB" w14:textId="77777777" w:rsidR="007C0897" w:rsidRPr="00FB7930" w:rsidRDefault="007C0897" w:rsidP="00335454">
            <w:pPr>
              <w:pStyle w:val="Footer"/>
            </w:pPr>
          </w:p>
          <w:p w14:paraId="21F12937" w14:textId="5E232A62" w:rsidR="00995D68" w:rsidRPr="00FB7930" w:rsidRDefault="006D70B0" w:rsidP="00335454">
            <w:pPr>
              <w:pStyle w:val="Footer"/>
            </w:pPr>
            <w:r>
              <w:t>2019-07-17</w:t>
            </w:r>
          </w:p>
        </w:tc>
      </w:tr>
      <w:tr w:rsidR="007C0897" w:rsidRPr="00FB7930" w14:paraId="6BB548CC" w14:textId="77777777" w:rsidTr="00FF4469">
        <w:trPr>
          <w:trHeight w:val="720"/>
          <w:jc w:val="center"/>
        </w:trPr>
        <w:tc>
          <w:tcPr>
            <w:tcW w:w="2073" w:type="dxa"/>
          </w:tcPr>
          <w:p w14:paraId="5A4B6811" w14:textId="77777777" w:rsidR="007C0897" w:rsidRPr="00FB7930" w:rsidRDefault="007C0897" w:rsidP="007A6F4F"/>
        </w:tc>
        <w:tc>
          <w:tcPr>
            <w:tcW w:w="5400" w:type="dxa"/>
            <w:tcBorders>
              <w:top w:val="single" w:sz="4" w:space="0" w:color="auto"/>
            </w:tcBorders>
          </w:tcPr>
          <w:p w14:paraId="7FA5429F" w14:textId="77777777" w:rsidR="006D70B0" w:rsidRDefault="006D70B0" w:rsidP="00C8642A">
            <w:r w:rsidRPr="006D70B0">
              <w:t>Matthew Svensson</w:t>
            </w:r>
          </w:p>
          <w:p w14:paraId="433E984D" w14:textId="28EA5EB4" w:rsidR="006D70B0" w:rsidRDefault="006D70B0" w:rsidP="00C8642A">
            <w:r w:rsidRPr="00FB7930">
              <w:t>Principal Investigator</w:t>
            </w:r>
          </w:p>
          <w:p w14:paraId="670DA484" w14:textId="776087DF" w:rsidR="007C0897" w:rsidRPr="00FB7930" w:rsidRDefault="006D70B0" w:rsidP="00C8642A">
            <w:r w:rsidRPr="006D70B0">
              <w:t>Western University</w:t>
            </w:r>
          </w:p>
        </w:tc>
        <w:tc>
          <w:tcPr>
            <w:tcW w:w="630" w:type="dxa"/>
          </w:tcPr>
          <w:p w14:paraId="116D4322" w14:textId="77777777" w:rsidR="007C0897" w:rsidRPr="00FB7930" w:rsidRDefault="007C0897" w:rsidP="007A6F4F"/>
        </w:tc>
        <w:tc>
          <w:tcPr>
            <w:tcW w:w="1550" w:type="dxa"/>
            <w:tcBorders>
              <w:top w:val="single" w:sz="4" w:space="0" w:color="auto"/>
            </w:tcBorders>
          </w:tcPr>
          <w:p w14:paraId="27B52766" w14:textId="77777777" w:rsidR="007C0897" w:rsidRPr="00FB7930" w:rsidRDefault="007C0897" w:rsidP="007A6F4F">
            <w:r w:rsidRPr="00FB7930">
              <w:t>Date</w:t>
            </w:r>
          </w:p>
        </w:tc>
      </w:tr>
      <w:tr w:rsidR="0050494F" w:rsidRPr="00FB7930" w14:paraId="4398E0B9" w14:textId="77777777" w:rsidTr="00335454">
        <w:trPr>
          <w:trHeight w:val="720"/>
          <w:jc w:val="center"/>
        </w:trPr>
        <w:tc>
          <w:tcPr>
            <w:tcW w:w="2073" w:type="dxa"/>
            <w:vAlign w:val="bottom"/>
          </w:tcPr>
          <w:p w14:paraId="6C35B582" w14:textId="0B971844" w:rsidR="0050494F" w:rsidRPr="00FB7930" w:rsidRDefault="0050494F" w:rsidP="0050494F">
            <w:r w:rsidRPr="00FB7930">
              <w:t xml:space="preserve">Prepared by / </w:t>
            </w:r>
            <w:proofErr w:type="spellStart"/>
            <w:r w:rsidRPr="00FB7930">
              <w:t>Préparé</w:t>
            </w:r>
            <w:proofErr w:type="spellEnd"/>
            <w:r w:rsidRPr="00FB7930">
              <w:t xml:space="preserve"> par:</w:t>
            </w:r>
          </w:p>
        </w:tc>
        <w:tc>
          <w:tcPr>
            <w:tcW w:w="5400" w:type="dxa"/>
            <w:tcBorders>
              <w:bottom w:val="single" w:sz="4" w:space="0" w:color="auto"/>
            </w:tcBorders>
          </w:tcPr>
          <w:p w14:paraId="63813D8D" w14:textId="77777777" w:rsidR="0050494F" w:rsidRPr="00FB7930" w:rsidRDefault="0050494F" w:rsidP="0050494F"/>
        </w:tc>
        <w:tc>
          <w:tcPr>
            <w:tcW w:w="630" w:type="dxa"/>
          </w:tcPr>
          <w:p w14:paraId="702337D7" w14:textId="77777777" w:rsidR="0050494F" w:rsidRPr="00FB7930" w:rsidRDefault="0050494F" w:rsidP="0050494F"/>
        </w:tc>
        <w:tc>
          <w:tcPr>
            <w:tcW w:w="1550" w:type="dxa"/>
            <w:tcBorders>
              <w:bottom w:val="single" w:sz="4" w:space="0" w:color="auto"/>
            </w:tcBorders>
            <w:vAlign w:val="bottom"/>
          </w:tcPr>
          <w:p w14:paraId="12222958" w14:textId="58B72D6A" w:rsidR="0050494F" w:rsidRPr="00FB7930" w:rsidRDefault="00335454" w:rsidP="00335454">
            <w:r>
              <w:t>2019-07-17</w:t>
            </w:r>
          </w:p>
        </w:tc>
      </w:tr>
      <w:tr w:rsidR="0050494F" w:rsidRPr="00FB7930" w14:paraId="55706AFE" w14:textId="77777777" w:rsidTr="00FF4469">
        <w:trPr>
          <w:trHeight w:val="720"/>
          <w:jc w:val="center"/>
        </w:trPr>
        <w:tc>
          <w:tcPr>
            <w:tcW w:w="2073" w:type="dxa"/>
            <w:vAlign w:val="bottom"/>
          </w:tcPr>
          <w:p w14:paraId="76BA060A" w14:textId="77777777" w:rsidR="0050494F" w:rsidRPr="00FB7930" w:rsidRDefault="0050494F" w:rsidP="0050494F"/>
        </w:tc>
        <w:tc>
          <w:tcPr>
            <w:tcW w:w="5400" w:type="dxa"/>
            <w:tcBorders>
              <w:top w:val="single" w:sz="4" w:space="0" w:color="auto"/>
            </w:tcBorders>
          </w:tcPr>
          <w:p w14:paraId="162A24BA" w14:textId="77777777" w:rsidR="006D70B0" w:rsidRDefault="006D70B0" w:rsidP="006D70B0">
            <w:r>
              <w:t>Alexis Pascual</w:t>
            </w:r>
          </w:p>
          <w:p w14:paraId="2C768466" w14:textId="51485DF8" w:rsidR="006D70B0" w:rsidRDefault="006D70B0" w:rsidP="006D70B0">
            <w:r>
              <w:t>Co-</w:t>
            </w:r>
            <w:r w:rsidRPr="00FB7930">
              <w:t>Investigator</w:t>
            </w:r>
          </w:p>
          <w:p w14:paraId="59869E79" w14:textId="59C1F4BA" w:rsidR="0050494F" w:rsidRPr="00FB7930" w:rsidRDefault="006D70B0" w:rsidP="006D70B0">
            <w:r w:rsidRPr="006D70B0">
              <w:t>Western University</w:t>
            </w:r>
          </w:p>
        </w:tc>
        <w:tc>
          <w:tcPr>
            <w:tcW w:w="630" w:type="dxa"/>
          </w:tcPr>
          <w:p w14:paraId="1C7A7714" w14:textId="77777777" w:rsidR="0050494F" w:rsidRPr="00FB7930" w:rsidRDefault="0050494F" w:rsidP="0050494F"/>
        </w:tc>
        <w:tc>
          <w:tcPr>
            <w:tcW w:w="1550" w:type="dxa"/>
            <w:tcBorders>
              <w:top w:val="single" w:sz="4" w:space="0" w:color="auto"/>
            </w:tcBorders>
          </w:tcPr>
          <w:p w14:paraId="2136FC0E" w14:textId="66A447CF" w:rsidR="0050494F" w:rsidRPr="00FB7930" w:rsidRDefault="0050494F" w:rsidP="0050494F">
            <w:r>
              <w:t>Date</w:t>
            </w:r>
          </w:p>
        </w:tc>
      </w:tr>
      <w:tr w:rsidR="0050494F" w:rsidRPr="00FB7930" w14:paraId="48359A3C" w14:textId="77777777" w:rsidTr="00335454">
        <w:trPr>
          <w:trHeight w:val="1000"/>
          <w:jc w:val="center"/>
        </w:trPr>
        <w:tc>
          <w:tcPr>
            <w:tcW w:w="2073" w:type="dxa"/>
            <w:vAlign w:val="bottom"/>
          </w:tcPr>
          <w:p w14:paraId="33111ACF" w14:textId="14AE1C4B" w:rsidR="0050494F" w:rsidRPr="00FB7930" w:rsidRDefault="006D70B0" w:rsidP="0050494F">
            <w:r w:rsidRPr="00FB7930">
              <w:t xml:space="preserve">Prepared by / </w:t>
            </w:r>
            <w:proofErr w:type="spellStart"/>
            <w:r w:rsidRPr="00FB7930">
              <w:t>Préparé</w:t>
            </w:r>
            <w:proofErr w:type="spellEnd"/>
            <w:r w:rsidRPr="00FB7930">
              <w:t xml:space="preserve"> par:</w:t>
            </w:r>
          </w:p>
        </w:tc>
        <w:tc>
          <w:tcPr>
            <w:tcW w:w="5400" w:type="dxa"/>
            <w:tcBorders>
              <w:bottom w:val="single" w:sz="4" w:space="0" w:color="auto"/>
            </w:tcBorders>
            <w:vAlign w:val="bottom"/>
          </w:tcPr>
          <w:p w14:paraId="323E36F7" w14:textId="77777777" w:rsidR="0050494F" w:rsidRPr="00FB7930" w:rsidRDefault="0050494F" w:rsidP="0050494F"/>
        </w:tc>
        <w:tc>
          <w:tcPr>
            <w:tcW w:w="630" w:type="dxa"/>
            <w:vAlign w:val="bottom"/>
          </w:tcPr>
          <w:p w14:paraId="17CF6B50" w14:textId="77777777" w:rsidR="0050494F" w:rsidRPr="00FB7930" w:rsidRDefault="0050494F" w:rsidP="0050494F"/>
        </w:tc>
        <w:tc>
          <w:tcPr>
            <w:tcW w:w="1550" w:type="dxa"/>
            <w:tcBorders>
              <w:bottom w:val="single" w:sz="4" w:space="0" w:color="auto"/>
            </w:tcBorders>
            <w:vAlign w:val="bottom"/>
          </w:tcPr>
          <w:p w14:paraId="0B549DC7" w14:textId="2352FF8D" w:rsidR="0050494F" w:rsidRPr="00FB7930" w:rsidRDefault="00335454" w:rsidP="00335454">
            <w:pPr>
              <w:spacing w:before="120"/>
            </w:pPr>
            <w:r>
              <w:t>2019-07-17</w:t>
            </w:r>
          </w:p>
        </w:tc>
      </w:tr>
      <w:tr w:rsidR="0050494F" w:rsidRPr="00FB7930" w14:paraId="194207CE" w14:textId="77777777" w:rsidTr="00FF4469">
        <w:trPr>
          <w:trHeight w:val="720"/>
          <w:jc w:val="center"/>
        </w:trPr>
        <w:tc>
          <w:tcPr>
            <w:tcW w:w="2073" w:type="dxa"/>
          </w:tcPr>
          <w:p w14:paraId="4B6AB973" w14:textId="77777777" w:rsidR="0050494F" w:rsidRPr="00FB7930" w:rsidRDefault="0050494F" w:rsidP="0050494F"/>
        </w:tc>
        <w:tc>
          <w:tcPr>
            <w:tcW w:w="5400" w:type="dxa"/>
            <w:tcBorders>
              <w:top w:val="single" w:sz="4" w:space="0" w:color="auto"/>
            </w:tcBorders>
          </w:tcPr>
          <w:p w14:paraId="7E416A7C" w14:textId="77777777" w:rsidR="006D70B0" w:rsidRDefault="006D70B0" w:rsidP="006D70B0">
            <w:r>
              <w:t>Mohammad Chamma</w:t>
            </w:r>
          </w:p>
          <w:p w14:paraId="3225D333" w14:textId="07F933B5" w:rsidR="006D70B0" w:rsidRDefault="006D70B0" w:rsidP="006D70B0">
            <w:r>
              <w:t>Co-</w:t>
            </w:r>
            <w:r w:rsidRPr="00FB7930">
              <w:t>Investigator</w:t>
            </w:r>
          </w:p>
          <w:p w14:paraId="49BFD7FC" w14:textId="70242A3C" w:rsidR="0050494F" w:rsidRPr="00FB7930" w:rsidRDefault="006D70B0" w:rsidP="006D70B0">
            <w:r w:rsidRPr="006D70B0">
              <w:t>Western University</w:t>
            </w:r>
          </w:p>
        </w:tc>
        <w:tc>
          <w:tcPr>
            <w:tcW w:w="630" w:type="dxa"/>
          </w:tcPr>
          <w:p w14:paraId="5FCDCA11" w14:textId="77777777" w:rsidR="0050494F" w:rsidRPr="00FB7930" w:rsidRDefault="0050494F" w:rsidP="0050494F"/>
        </w:tc>
        <w:tc>
          <w:tcPr>
            <w:tcW w:w="1550" w:type="dxa"/>
            <w:tcBorders>
              <w:top w:val="single" w:sz="4" w:space="0" w:color="auto"/>
            </w:tcBorders>
          </w:tcPr>
          <w:p w14:paraId="74CDE11D" w14:textId="77777777" w:rsidR="0050494F" w:rsidRPr="00FB7930" w:rsidRDefault="0050494F" w:rsidP="0050494F">
            <w:pPr>
              <w:spacing w:before="120"/>
            </w:pPr>
            <w:r w:rsidRPr="00FB7930">
              <w:t>Date</w:t>
            </w:r>
          </w:p>
        </w:tc>
      </w:tr>
      <w:tr w:rsidR="00866BF1" w:rsidRPr="00FB7930" w14:paraId="17745DE2" w14:textId="77777777" w:rsidTr="0008736C">
        <w:trPr>
          <w:trHeight w:val="1000"/>
          <w:jc w:val="center"/>
        </w:trPr>
        <w:tc>
          <w:tcPr>
            <w:tcW w:w="2073" w:type="dxa"/>
            <w:vAlign w:val="bottom"/>
          </w:tcPr>
          <w:p w14:paraId="3EA1177A" w14:textId="68EB4EA2" w:rsidR="00866BF1" w:rsidRPr="00FB7930" w:rsidRDefault="00866BF1" w:rsidP="00866BF1">
            <w:r>
              <w:t xml:space="preserve">Revised by / </w:t>
            </w:r>
            <w:proofErr w:type="spellStart"/>
            <w:r>
              <w:t>Révisé</w:t>
            </w:r>
            <w:proofErr w:type="spellEnd"/>
            <w:r>
              <w:t xml:space="preserve"> par:</w:t>
            </w:r>
          </w:p>
        </w:tc>
        <w:tc>
          <w:tcPr>
            <w:tcW w:w="5400" w:type="dxa"/>
            <w:tcBorders>
              <w:bottom w:val="single" w:sz="4" w:space="0" w:color="auto"/>
            </w:tcBorders>
            <w:vAlign w:val="bottom"/>
          </w:tcPr>
          <w:p w14:paraId="450E7478" w14:textId="77777777" w:rsidR="00866BF1" w:rsidRPr="00FB7930" w:rsidRDefault="00866BF1" w:rsidP="00866BF1"/>
        </w:tc>
        <w:tc>
          <w:tcPr>
            <w:tcW w:w="630" w:type="dxa"/>
            <w:vAlign w:val="bottom"/>
          </w:tcPr>
          <w:p w14:paraId="5696EE91" w14:textId="77777777" w:rsidR="00866BF1" w:rsidRPr="00FB7930" w:rsidRDefault="00866BF1" w:rsidP="00866BF1"/>
        </w:tc>
        <w:tc>
          <w:tcPr>
            <w:tcW w:w="1550" w:type="dxa"/>
            <w:tcBorders>
              <w:bottom w:val="single" w:sz="4" w:space="0" w:color="auto"/>
            </w:tcBorders>
            <w:vAlign w:val="bottom"/>
          </w:tcPr>
          <w:p w14:paraId="26348348" w14:textId="77777777" w:rsidR="00866BF1" w:rsidRDefault="00866BF1" w:rsidP="0008736C">
            <w:pPr>
              <w:spacing w:before="120"/>
            </w:pPr>
          </w:p>
          <w:p w14:paraId="774B1BBF" w14:textId="7A1A1574" w:rsidR="00866BF1" w:rsidRPr="00FB7930" w:rsidRDefault="0008736C" w:rsidP="0008736C">
            <w:r>
              <w:t>2019-07-19</w:t>
            </w:r>
          </w:p>
        </w:tc>
      </w:tr>
      <w:tr w:rsidR="00866BF1" w:rsidRPr="00FB7930" w14:paraId="4C7636F1" w14:textId="77777777" w:rsidTr="00FF4469">
        <w:trPr>
          <w:trHeight w:val="720"/>
          <w:jc w:val="center"/>
        </w:trPr>
        <w:tc>
          <w:tcPr>
            <w:tcW w:w="2073" w:type="dxa"/>
          </w:tcPr>
          <w:p w14:paraId="6642655D" w14:textId="77777777" w:rsidR="00866BF1" w:rsidRPr="00FB7930" w:rsidRDefault="00866BF1" w:rsidP="00866BF1"/>
        </w:tc>
        <w:tc>
          <w:tcPr>
            <w:tcW w:w="5400" w:type="dxa"/>
            <w:tcBorders>
              <w:top w:val="single" w:sz="4" w:space="0" w:color="auto"/>
            </w:tcBorders>
          </w:tcPr>
          <w:p w14:paraId="71EAE87A" w14:textId="0CE35DC4" w:rsidR="00866BF1" w:rsidRPr="003F1983" w:rsidRDefault="006D70B0" w:rsidP="00866BF1">
            <w:r>
              <w:t>Philippe Vincent</w:t>
            </w:r>
          </w:p>
          <w:p w14:paraId="5BE5771F" w14:textId="06E61790" w:rsidR="00866BF1" w:rsidRPr="003F1983" w:rsidRDefault="00866BF1" w:rsidP="00866BF1">
            <w:r>
              <w:t xml:space="preserve">Engineer, </w:t>
            </w:r>
            <w:r w:rsidR="006D70B0">
              <w:t>Mechanical</w:t>
            </w:r>
          </w:p>
          <w:p w14:paraId="1F25BDB1" w14:textId="0D17C232" w:rsidR="00866BF1" w:rsidRPr="00FB7930" w:rsidRDefault="00866BF1" w:rsidP="00866BF1">
            <w:r>
              <w:t>Canadian Space Agency</w:t>
            </w:r>
          </w:p>
        </w:tc>
        <w:tc>
          <w:tcPr>
            <w:tcW w:w="630" w:type="dxa"/>
          </w:tcPr>
          <w:p w14:paraId="05EAF2AA" w14:textId="77777777" w:rsidR="00866BF1" w:rsidRPr="00FB7930" w:rsidRDefault="00866BF1" w:rsidP="00866BF1"/>
        </w:tc>
        <w:tc>
          <w:tcPr>
            <w:tcW w:w="1550" w:type="dxa"/>
            <w:tcBorders>
              <w:top w:val="single" w:sz="4" w:space="0" w:color="auto"/>
            </w:tcBorders>
          </w:tcPr>
          <w:p w14:paraId="216C228D" w14:textId="02F5897C" w:rsidR="00866BF1" w:rsidRPr="00FB7930" w:rsidRDefault="00866BF1" w:rsidP="00866BF1">
            <w:r>
              <w:t>Date</w:t>
            </w:r>
          </w:p>
        </w:tc>
      </w:tr>
      <w:tr w:rsidR="00866BF1" w:rsidRPr="00FB7930" w14:paraId="768AA8A8" w14:textId="77777777" w:rsidTr="00622FEC">
        <w:trPr>
          <w:trHeight w:val="1000"/>
          <w:jc w:val="center"/>
        </w:trPr>
        <w:tc>
          <w:tcPr>
            <w:tcW w:w="2073" w:type="dxa"/>
            <w:vAlign w:val="bottom"/>
          </w:tcPr>
          <w:p w14:paraId="68AE8FC7" w14:textId="77777777" w:rsidR="00866BF1" w:rsidRDefault="00866BF1" w:rsidP="00866BF1"/>
          <w:p w14:paraId="57E7DE63" w14:textId="0BCEA7FA" w:rsidR="00866BF1" w:rsidRPr="00FB7930" w:rsidRDefault="00866BF1" w:rsidP="00866BF1">
            <w:r>
              <w:t xml:space="preserve">Revised by / </w:t>
            </w:r>
            <w:proofErr w:type="spellStart"/>
            <w:r>
              <w:t>Révisé</w:t>
            </w:r>
            <w:proofErr w:type="spellEnd"/>
            <w:r>
              <w:t xml:space="preserve"> par:</w:t>
            </w:r>
          </w:p>
        </w:tc>
        <w:tc>
          <w:tcPr>
            <w:tcW w:w="5400" w:type="dxa"/>
            <w:tcBorders>
              <w:bottom w:val="single" w:sz="4" w:space="0" w:color="auto"/>
            </w:tcBorders>
            <w:vAlign w:val="bottom"/>
          </w:tcPr>
          <w:p w14:paraId="754B7379" w14:textId="77777777" w:rsidR="00866BF1" w:rsidRPr="00D1247C" w:rsidRDefault="00866BF1" w:rsidP="00866BF1"/>
        </w:tc>
        <w:tc>
          <w:tcPr>
            <w:tcW w:w="630" w:type="dxa"/>
            <w:vAlign w:val="bottom"/>
          </w:tcPr>
          <w:p w14:paraId="6A99DE4B" w14:textId="77777777" w:rsidR="00866BF1" w:rsidRPr="00FB7930" w:rsidRDefault="00866BF1" w:rsidP="00866BF1"/>
        </w:tc>
        <w:tc>
          <w:tcPr>
            <w:tcW w:w="1550" w:type="dxa"/>
            <w:tcBorders>
              <w:bottom w:val="single" w:sz="4" w:space="0" w:color="auto"/>
            </w:tcBorders>
            <w:vAlign w:val="bottom"/>
          </w:tcPr>
          <w:p w14:paraId="2BF1CE78" w14:textId="2726CF68" w:rsidR="00866BF1" w:rsidRPr="00FB7930" w:rsidRDefault="008D60D1" w:rsidP="00866BF1">
            <w:r>
              <w:t>19-</w:t>
            </w:r>
            <w:r w:rsidR="0008736C">
              <w:t>0</w:t>
            </w:r>
            <w:r>
              <w:t>7-2019</w:t>
            </w:r>
          </w:p>
        </w:tc>
      </w:tr>
      <w:tr w:rsidR="00866BF1" w:rsidRPr="00FB7930" w14:paraId="4F4C3B8F" w14:textId="77777777" w:rsidTr="00FF4469">
        <w:trPr>
          <w:trHeight w:val="720"/>
          <w:jc w:val="center"/>
        </w:trPr>
        <w:tc>
          <w:tcPr>
            <w:tcW w:w="2073" w:type="dxa"/>
          </w:tcPr>
          <w:p w14:paraId="407537C8" w14:textId="77777777" w:rsidR="00866BF1" w:rsidRPr="00FB7930" w:rsidRDefault="00866BF1" w:rsidP="00866BF1"/>
        </w:tc>
        <w:tc>
          <w:tcPr>
            <w:tcW w:w="5400" w:type="dxa"/>
            <w:tcBorders>
              <w:top w:val="single" w:sz="4" w:space="0" w:color="auto"/>
            </w:tcBorders>
          </w:tcPr>
          <w:p w14:paraId="43BBDF31" w14:textId="77777777" w:rsidR="00866BF1" w:rsidRPr="00063089" w:rsidRDefault="00866BF1" w:rsidP="00866BF1">
            <w:r w:rsidRPr="00063089">
              <w:t>Mouhannad Nassouri</w:t>
            </w:r>
          </w:p>
          <w:p w14:paraId="196E2D00" w14:textId="77777777" w:rsidR="00866BF1" w:rsidRPr="00063089" w:rsidRDefault="00866BF1" w:rsidP="00866BF1">
            <w:r>
              <w:t>Engineer, Safety and Mission Assurance</w:t>
            </w:r>
          </w:p>
          <w:p w14:paraId="38EB368F" w14:textId="32C11671" w:rsidR="00866BF1" w:rsidRPr="00FB7930" w:rsidRDefault="00866BF1" w:rsidP="00866BF1">
            <w:r>
              <w:t>Canadian Space Agency</w:t>
            </w:r>
          </w:p>
        </w:tc>
        <w:tc>
          <w:tcPr>
            <w:tcW w:w="630" w:type="dxa"/>
          </w:tcPr>
          <w:p w14:paraId="3298D36F" w14:textId="77777777" w:rsidR="00866BF1" w:rsidRPr="00FB7930" w:rsidRDefault="00866BF1" w:rsidP="00866BF1"/>
        </w:tc>
        <w:tc>
          <w:tcPr>
            <w:tcW w:w="1550" w:type="dxa"/>
            <w:tcBorders>
              <w:top w:val="single" w:sz="4" w:space="0" w:color="auto"/>
            </w:tcBorders>
          </w:tcPr>
          <w:p w14:paraId="2BF41EBE" w14:textId="31386E1F" w:rsidR="00866BF1" w:rsidRPr="00FB7930" w:rsidRDefault="00866BF1" w:rsidP="00866BF1">
            <w:r>
              <w:t>Date</w:t>
            </w:r>
          </w:p>
        </w:tc>
      </w:tr>
    </w:tbl>
    <w:p w14:paraId="3A95C34D" w14:textId="77777777" w:rsidR="007C0897" w:rsidRPr="00866BF1" w:rsidRDefault="007C0897" w:rsidP="007A6F4F">
      <w:pPr>
        <w:pStyle w:val="Heading-unnumbered"/>
        <w:rPr>
          <w:lang w:val="fr-CA"/>
        </w:rPr>
      </w:pPr>
      <w:r w:rsidRPr="00866BF1">
        <w:rPr>
          <w:sz w:val="18"/>
          <w:lang w:val="fr-CA"/>
        </w:rPr>
        <w:br w:type="page"/>
      </w:r>
      <w:r w:rsidR="007A6F4F" w:rsidRPr="00866BF1">
        <w:rPr>
          <w:lang w:val="fr-CA"/>
        </w:rPr>
        <w:lastRenderedPageBreak/>
        <w:t xml:space="preserve">RECORD OF REVISIONS / </w:t>
      </w:r>
      <w:r w:rsidRPr="00866BF1">
        <w:rPr>
          <w:lang w:val="fr-CA"/>
        </w:rPr>
        <w:t>Historique de révision</w:t>
      </w:r>
    </w:p>
    <w:tbl>
      <w:tblPr>
        <w:tblW w:w="946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947"/>
        <w:gridCol w:w="4687"/>
        <w:gridCol w:w="1584"/>
        <w:gridCol w:w="2250"/>
      </w:tblGrid>
      <w:tr w:rsidR="007C0897" w:rsidRPr="00FB7930" w14:paraId="4E342B63" w14:textId="77777777" w:rsidTr="00335454">
        <w:trPr>
          <w:cantSplit/>
          <w:tblHeader/>
          <w:jc w:val="center"/>
        </w:trPr>
        <w:tc>
          <w:tcPr>
            <w:tcW w:w="947" w:type="dxa"/>
            <w:vAlign w:val="center"/>
          </w:tcPr>
          <w:p w14:paraId="1E723F76" w14:textId="77777777" w:rsidR="007C0897" w:rsidRPr="00FB7930" w:rsidRDefault="007C0897" w:rsidP="007A6F4F">
            <w:pPr>
              <w:pStyle w:val="Table"/>
            </w:pPr>
            <w:r w:rsidRPr="00FB7930">
              <w:t>Rev.</w:t>
            </w:r>
          </w:p>
        </w:tc>
        <w:tc>
          <w:tcPr>
            <w:tcW w:w="4687" w:type="dxa"/>
            <w:vAlign w:val="center"/>
          </w:tcPr>
          <w:p w14:paraId="1FF94738" w14:textId="77777777" w:rsidR="007C0897" w:rsidRPr="00FB7930" w:rsidRDefault="007C0897" w:rsidP="007A6F4F">
            <w:pPr>
              <w:pStyle w:val="Table"/>
            </w:pPr>
            <w:r w:rsidRPr="00FB7930">
              <w:t>Description</w:t>
            </w:r>
          </w:p>
        </w:tc>
        <w:tc>
          <w:tcPr>
            <w:tcW w:w="1584" w:type="dxa"/>
          </w:tcPr>
          <w:p w14:paraId="392DEF68" w14:textId="77777777" w:rsidR="007C0897" w:rsidRPr="00FB7930" w:rsidRDefault="007C0897" w:rsidP="007A6F4F">
            <w:pPr>
              <w:pStyle w:val="Table"/>
            </w:pPr>
            <w:r w:rsidRPr="00FB7930">
              <w:t>Approbation</w:t>
            </w:r>
          </w:p>
        </w:tc>
        <w:tc>
          <w:tcPr>
            <w:tcW w:w="2250" w:type="dxa"/>
            <w:vAlign w:val="center"/>
          </w:tcPr>
          <w:p w14:paraId="32464E3C" w14:textId="77777777" w:rsidR="007C0897" w:rsidRPr="00FB7930" w:rsidRDefault="007C0897" w:rsidP="007A6F4F">
            <w:pPr>
              <w:pStyle w:val="Table"/>
            </w:pPr>
            <w:r w:rsidRPr="00FB7930">
              <w:t>Date</w:t>
            </w:r>
          </w:p>
        </w:tc>
      </w:tr>
      <w:tr w:rsidR="007C0897" w:rsidRPr="00FB7930" w14:paraId="00FC11CB" w14:textId="77777777" w:rsidTr="00335454">
        <w:trPr>
          <w:cantSplit/>
          <w:jc w:val="center"/>
        </w:trPr>
        <w:tc>
          <w:tcPr>
            <w:tcW w:w="947" w:type="dxa"/>
          </w:tcPr>
          <w:p w14:paraId="42715BC4" w14:textId="4A993D23" w:rsidR="007C0897" w:rsidRPr="00FB7930" w:rsidRDefault="007E45D4" w:rsidP="007A6F4F">
            <w:pPr>
              <w:pStyle w:val="Table"/>
            </w:pPr>
            <w:r w:rsidRPr="00FB7930">
              <w:t>IR</w:t>
            </w:r>
          </w:p>
        </w:tc>
        <w:tc>
          <w:tcPr>
            <w:tcW w:w="4687" w:type="dxa"/>
          </w:tcPr>
          <w:p w14:paraId="11DA5023" w14:textId="45581819" w:rsidR="007C0897" w:rsidRPr="00FB7930" w:rsidRDefault="00BE6E94" w:rsidP="00696BF3">
            <w:pPr>
              <w:pStyle w:val="Table"/>
            </w:pPr>
            <w:r w:rsidRPr="00FB7930">
              <w:t xml:space="preserve">Phase 1 </w:t>
            </w:r>
            <w:r w:rsidR="005F6429">
              <w:t>–</w:t>
            </w:r>
            <w:r w:rsidRPr="00FB7930">
              <w:t xml:space="preserve"> </w:t>
            </w:r>
            <w:r w:rsidR="00C31CE1" w:rsidRPr="00FB7930">
              <w:t>Initial release</w:t>
            </w:r>
          </w:p>
        </w:tc>
        <w:tc>
          <w:tcPr>
            <w:tcW w:w="1584" w:type="dxa"/>
          </w:tcPr>
          <w:p w14:paraId="7F4111B2" w14:textId="281E26C2" w:rsidR="007C0897" w:rsidRPr="00FB7930" w:rsidRDefault="00335454" w:rsidP="007A6F4F">
            <w:pPr>
              <w:pStyle w:val="Table"/>
            </w:pPr>
            <w:r>
              <w:t>MS</w:t>
            </w:r>
          </w:p>
        </w:tc>
        <w:tc>
          <w:tcPr>
            <w:tcW w:w="2250" w:type="dxa"/>
          </w:tcPr>
          <w:p w14:paraId="7E50E8B3" w14:textId="522DC04A" w:rsidR="007C0897" w:rsidRPr="00FB7930" w:rsidRDefault="00146868" w:rsidP="007A6F4F">
            <w:pPr>
              <w:pStyle w:val="Table"/>
            </w:pPr>
            <w:r w:rsidRPr="00FB7930">
              <w:t>2019-03-22</w:t>
            </w:r>
          </w:p>
        </w:tc>
      </w:tr>
      <w:tr w:rsidR="007C0897" w:rsidRPr="00FB7930" w14:paraId="343BB10E" w14:textId="77777777" w:rsidTr="00335454">
        <w:trPr>
          <w:cantSplit/>
          <w:jc w:val="center"/>
        </w:trPr>
        <w:tc>
          <w:tcPr>
            <w:tcW w:w="947" w:type="dxa"/>
          </w:tcPr>
          <w:p w14:paraId="61434879" w14:textId="39BC19CD" w:rsidR="007C0897" w:rsidRPr="00FB7930" w:rsidRDefault="00335454" w:rsidP="007A6F4F">
            <w:pPr>
              <w:pStyle w:val="Table"/>
            </w:pPr>
            <w:r>
              <w:t>2</w:t>
            </w:r>
          </w:p>
        </w:tc>
        <w:tc>
          <w:tcPr>
            <w:tcW w:w="4687" w:type="dxa"/>
          </w:tcPr>
          <w:p w14:paraId="6D403ED8" w14:textId="53201D99" w:rsidR="007C0897" w:rsidRPr="00FB7930" w:rsidRDefault="005F6429" w:rsidP="00335454">
            <w:pPr>
              <w:pStyle w:val="Table"/>
            </w:pPr>
            <w:r>
              <w:t xml:space="preserve">Phase 2 </w:t>
            </w:r>
          </w:p>
        </w:tc>
        <w:tc>
          <w:tcPr>
            <w:tcW w:w="1584" w:type="dxa"/>
          </w:tcPr>
          <w:p w14:paraId="54B7D78F" w14:textId="2B8C36C8" w:rsidR="007C0897" w:rsidRPr="00FB7930" w:rsidRDefault="00335454" w:rsidP="007A6F4F">
            <w:pPr>
              <w:pStyle w:val="Table"/>
            </w:pPr>
            <w:r>
              <w:t>MS</w:t>
            </w:r>
          </w:p>
        </w:tc>
        <w:tc>
          <w:tcPr>
            <w:tcW w:w="2250" w:type="dxa"/>
          </w:tcPr>
          <w:p w14:paraId="2BD562CA" w14:textId="480A883A" w:rsidR="007C0897" w:rsidRPr="00FB7930" w:rsidRDefault="00FD1745" w:rsidP="00335454">
            <w:pPr>
              <w:pStyle w:val="Table"/>
            </w:pPr>
            <w:r>
              <w:t>2019-</w:t>
            </w:r>
            <w:r w:rsidR="00335454">
              <w:t>06-06</w:t>
            </w:r>
          </w:p>
        </w:tc>
      </w:tr>
      <w:tr w:rsidR="007C0897" w:rsidRPr="00FB7930" w14:paraId="12BAFE5D" w14:textId="77777777" w:rsidTr="00335454">
        <w:trPr>
          <w:cantSplit/>
          <w:jc w:val="center"/>
        </w:trPr>
        <w:tc>
          <w:tcPr>
            <w:tcW w:w="947" w:type="dxa"/>
          </w:tcPr>
          <w:p w14:paraId="0AF35DB9" w14:textId="413FCC1D" w:rsidR="00BA591F" w:rsidRPr="00FB7930" w:rsidRDefault="00335454" w:rsidP="007A6F4F">
            <w:pPr>
              <w:pStyle w:val="Table"/>
            </w:pPr>
            <w:r>
              <w:t>3</w:t>
            </w:r>
          </w:p>
        </w:tc>
        <w:tc>
          <w:tcPr>
            <w:tcW w:w="4687" w:type="dxa"/>
          </w:tcPr>
          <w:p w14:paraId="355F293F" w14:textId="45EA8F65" w:rsidR="007C0897" w:rsidRPr="00FB7930" w:rsidRDefault="00CB18E5" w:rsidP="00335454">
            <w:pPr>
              <w:pStyle w:val="Table"/>
            </w:pPr>
            <w:r>
              <w:t xml:space="preserve">Phase 3 </w:t>
            </w:r>
            <w:r w:rsidR="00335454">
              <w:t>– wrong template</w:t>
            </w:r>
          </w:p>
        </w:tc>
        <w:tc>
          <w:tcPr>
            <w:tcW w:w="1584" w:type="dxa"/>
          </w:tcPr>
          <w:p w14:paraId="1EBE21B7" w14:textId="44254FAC" w:rsidR="007C0897" w:rsidRPr="00FB7930" w:rsidRDefault="00335454" w:rsidP="007A6F4F">
            <w:pPr>
              <w:pStyle w:val="Table"/>
            </w:pPr>
            <w:r>
              <w:t>MS</w:t>
            </w:r>
          </w:p>
        </w:tc>
        <w:tc>
          <w:tcPr>
            <w:tcW w:w="2250" w:type="dxa"/>
          </w:tcPr>
          <w:p w14:paraId="7F203C6C" w14:textId="1A7D7951" w:rsidR="007C0897" w:rsidRPr="00FB7930" w:rsidRDefault="00335454" w:rsidP="007A6F4F">
            <w:pPr>
              <w:pStyle w:val="Table"/>
            </w:pPr>
            <w:r>
              <w:t>2019-07-17</w:t>
            </w:r>
          </w:p>
        </w:tc>
      </w:tr>
      <w:tr w:rsidR="007C0897" w:rsidRPr="00FB7930" w14:paraId="7012DBC7" w14:textId="77777777" w:rsidTr="00335454">
        <w:trPr>
          <w:cantSplit/>
          <w:jc w:val="center"/>
        </w:trPr>
        <w:tc>
          <w:tcPr>
            <w:tcW w:w="947" w:type="dxa"/>
          </w:tcPr>
          <w:p w14:paraId="2ABCE478" w14:textId="6229D886" w:rsidR="007C0897" w:rsidRPr="00FB7930" w:rsidRDefault="00335454" w:rsidP="007A6F4F">
            <w:pPr>
              <w:pStyle w:val="Table"/>
            </w:pPr>
            <w:r>
              <w:t>4</w:t>
            </w:r>
          </w:p>
        </w:tc>
        <w:tc>
          <w:tcPr>
            <w:tcW w:w="4687" w:type="dxa"/>
          </w:tcPr>
          <w:p w14:paraId="2B95894A" w14:textId="694D7A67" w:rsidR="007C0897" w:rsidRPr="00FB7930" w:rsidRDefault="00335454" w:rsidP="007A6F4F">
            <w:pPr>
              <w:pStyle w:val="Table"/>
            </w:pPr>
            <w:r>
              <w:t>Phase 3 – template modification</w:t>
            </w:r>
          </w:p>
        </w:tc>
        <w:tc>
          <w:tcPr>
            <w:tcW w:w="1584" w:type="dxa"/>
          </w:tcPr>
          <w:p w14:paraId="22C0B07B" w14:textId="593CA702" w:rsidR="007C0897" w:rsidRPr="00FB7930" w:rsidRDefault="00335454" w:rsidP="007A6F4F">
            <w:pPr>
              <w:pStyle w:val="Table"/>
            </w:pPr>
            <w:r>
              <w:t>PV</w:t>
            </w:r>
          </w:p>
        </w:tc>
        <w:tc>
          <w:tcPr>
            <w:tcW w:w="2250" w:type="dxa"/>
          </w:tcPr>
          <w:p w14:paraId="553F14EE" w14:textId="402A2DD5" w:rsidR="007C0897" w:rsidRPr="00FB7930" w:rsidRDefault="00335454" w:rsidP="007A6F4F">
            <w:pPr>
              <w:pStyle w:val="Table"/>
            </w:pPr>
            <w:r>
              <w:t>2019-07-19</w:t>
            </w:r>
          </w:p>
        </w:tc>
      </w:tr>
      <w:tr w:rsidR="00335454" w:rsidRPr="00FB7930" w14:paraId="766FA432" w14:textId="77777777" w:rsidTr="00335454">
        <w:trPr>
          <w:cantSplit/>
          <w:jc w:val="center"/>
        </w:trPr>
        <w:tc>
          <w:tcPr>
            <w:tcW w:w="947" w:type="dxa"/>
          </w:tcPr>
          <w:p w14:paraId="5F0E65CA" w14:textId="77777777" w:rsidR="00335454" w:rsidRPr="00FB7930" w:rsidRDefault="00335454" w:rsidP="007A6F4F">
            <w:pPr>
              <w:pStyle w:val="Table"/>
            </w:pPr>
          </w:p>
        </w:tc>
        <w:tc>
          <w:tcPr>
            <w:tcW w:w="4687" w:type="dxa"/>
          </w:tcPr>
          <w:p w14:paraId="4663D5EB" w14:textId="77777777" w:rsidR="00335454" w:rsidRPr="00FB7930" w:rsidRDefault="00335454" w:rsidP="007A6F4F">
            <w:pPr>
              <w:pStyle w:val="Table"/>
            </w:pPr>
          </w:p>
        </w:tc>
        <w:tc>
          <w:tcPr>
            <w:tcW w:w="1584" w:type="dxa"/>
          </w:tcPr>
          <w:p w14:paraId="7F12628C" w14:textId="77777777" w:rsidR="00335454" w:rsidRPr="00FB7930" w:rsidRDefault="00335454" w:rsidP="007A6F4F">
            <w:pPr>
              <w:pStyle w:val="Table"/>
            </w:pPr>
          </w:p>
        </w:tc>
        <w:tc>
          <w:tcPr>
            <w:tcW w:w="2250" w:type="dxa"/>
          </w:tcPr>
          <w:p w14:paraId="7F5B8E51" w14:textId="77777777" w:rsidR="00335454" w:rsidRPr="00FB7930" w:rsidRDefault="00335454" w:rsidP="007A6F4F">
            <w:pPr>
              <w:pStyle w:val="Table"/>
            </w:pPr>
          </w:p>
        </w:tc>
      </w:tr>
    </w:tbl>
    <w:p w14:paraId="1E866206" w14:textId="77777777" w:rsidR="007C0897" w:rsidRPr="00FB7930" w:rsidRDefault="007C0897" w:rsidP="007C0897">
      <w:pPr>
        <w:pStyle w:val="BodyText"/>
      </w:pPr>
    </w:p>
    <w:p w14:paraId="246B360E" w14:textId="77777777" w:rsidR="007C0897" w:rsidRPr="00866BF1" w:rsidRDefault="007C0897" w:rsidP="007C0897">
      <w:pPr>
        <w:pStyle w:val="TOC"/>
        <w:jc w:val="left"/>
        <w:rPr>
          <w:lang w:val="fr-CA"/>
        </w:rPr>
      </w:pPr>
      <w:r w:rsidRPr="00866BF1">
        <w:rPr>
          <w:sz w:val="18"/>
          <w:lang w:val="fr-CA"/>
        </w:rPr>
        <w:br w:type="page"/>
      </w:r>
      <w:r w:rsidR="007A6F4F" w:rsidRPr="00866BF1">
        <w:rPr>
          <w:lang w:val="fr-CA"/>
        </w:rPr>
        <w:lastRenderedPageBreak/>
        <w:t xml:space="preserve">TABLE OF CONTENTS / </w:t>
      </w:r>
      <w:r w:rsidRPr="00866BF1">
        <w:rPr>
          <w:lang w:val="fr-CA"/>
        </w:rPr>
        <w:t>Table des matières</w:t>
      </w:r>
    </w:p>
    <w:p w14:paraId="40058191" w14:textId="77777777" w:rsidR="007C0897" w:rsidRPr="00866BF1" w:rsidRDefault="007C0897" w:rsidP="007C0897">
      <w:pPr>
        <w:pStyle w:val="BodyText"/>
        <w:rPr>
          <w:lang w:val="fr-CA"/>
        </w:rPr>
      </w:pPr>
    </w:p>
    <w:bookmarkStart w:id="3" w:name="_Toc496704412"/>
    <w:bookmarkStart w:id="4" w:name="_Toc496706236"/>
    <w:p w14:paraId="56015A09" w14:textId="618725D7" w:rsidR="00720789" w:rsidRDefault="007C0897">
      <w:pPr>
        <w:pStyle w:val="TOC1"/>
        <w:tabs>
          <w:tab w:val="left" w:pos="480"/>
        </w:tabs>
        <w:rPr>
          <w:rFonts w:asciiTheme="minorHAnsi" w:eastAsiaTheme="minorEastAsia" w:hAnsiTheme="minorHAnsi" w:cstheme="minorBidi"/>
          <w:b w:val="0"/>
          <w:smallCaps w:val="0"/>
          <w:noProof/>
          <w:sz w:val="22"/>
          <w:szCs w:val="22"/>
          <w:lang w:eastAsia="en-CA"/>
        </w:rPr>
      </w:pPr>
      <w:r w:rsidRPr="00FB7930">
        <w:fldChar w:fldCharType="begin"/>
      </w:r>
      <w:r w:rsidRPr="00FB7930">
        <w:instrText xml:space="preserve"> TOC \o "3-4" \h \z \t "Heading 1,1,Heading 2,2,Heading 6,1,Heading 7,2,Heading 8,3,Heading 9,4,Appendices,1" </w:instrText>
      </w:r>
      <w:r w:rsidRPr="00FB7930">
        <w:fldChar w:fldCharType="separate"/>
      </w:r>
      <w:hyperlink w:anchor="_Toc14176356" w:history="1">
        <w:r w:rsidR="00720789" w:rsidRPr="002E3D1B">
          <w:rPr>
            <w:rStyle w:val="Hyperlink"/>
            <w:noProof/>
          </w:rPr>
          <w:t>1</w:t>
        </w:r>
        <w:r w:rsidR="00720789">
          <w:rPr>
            <w:rFonts w:asciiTheme="minorHAnsi" w:eastAsiaTheme="minorEastAsia" w:hAnsiTheme="minorHAnsi" w:cstheme="minorBidi"/>
            <w:b w:val="0"/>
            <w:smallCaps w:val="0"/>
            <w:noProof/>
            <w:sz w:val="22"/>
            <w:szCs w:val="22"/>
            <w:lang w:eastAsia="en-CA"/>
          </w:rPr>
          <w:tab/>
        </w:r>
        <w:r w:rsidR="00720789" w:rsidRPr="002E3D1B">
          <w:rPr>
            <w:rStyle w:val="Hyperlink"/>
            <w:noProof/>
          </w:rPr>
          <w:t>Introduction</w:t>
        </w:r>
        <w:r w:rsidR="00720789">
          <w:rPr>
            <w:noProof/>
            <w:webHidden/>
          </w:rPr>
          <w:tab/>
        </w:r>
        <w:r w:rsidR="00720789">
          <w:rPr>
            <w:noProof/>
            <w:webHidden/>
          </w:rPr>
          <w:fldChar w:fldCharType="begin"/>
        </w:r>
        <w:r w:rsidR="00720789">
          <w:rPr>
            <w:noProof/>
            <w:webHidden/>
          </w:rPr>
          <w:instrText xml:space="preserve"> PAGEREF _Toc14176356 \h </w:instrText>
        </w:r>
        <w:r w:rsidR="00720789">
          <w:rPr>
            <w:noProof/>
            <w:webHidden/>
          </w:rPr>
        </w:r>
        <w:r w:rsidR="00720789">
          <w:rPr>
            <w:noProof/>
            <w:webHidden/>
          </w:rPr>
          <w:fldChar w:fldCharType="separate"/>
        </w:r>
        <w:r w:rsidR="00720789">
          <w:rPr>
            <w:noProof/>
            <w:webHidden/>
          </w:rPr>
          <w:t>9</w:t>
        </w:r>
        <w:r w:rsidR="00720789">
          <w:rPr>
            <w:noProof/>
            <w:webHidden/>
          </w:rPr>
          <w:fldChar w:fldCharType="end"/>
        </w:r>
      </w:hyperlink>
    </w:p>
    <w:p w14:paraId="0CE80136" w14:textId="16940E69"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57" w:history="1">
        <w:r w:rsidR="00720789" w:rsidRPr="002E3D1B">
          <w:rPr>
            <w:rStyle w:val="Hyperlink"/>
            <w:noProof/>
          </w:rPr>
          <w:t>1.1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PURPOSE / objet</w:t>
        </w:r>
        <w:r w:rsidR="00720789">
          <w:rPr>
            <w:noProof/>
            <w:webHidden/>
          </w:rPr>
          <w:tab/>
        </w:r>
        <w:r w:rsidR="00720789">
          <w:rPr>
            <w:noProof/>
            <w:webHidden/>
          </w:rPr>
          <w:fldChar w:fldCharType="begin"/>
        </w:r>
        <w:r w:rsidR="00720789">
          <w:rPr>
            <w:noProof/>
            <w:webHidden/>
          </w:rPr>
          <w:instrText xml:space="preserve"> PAGEREF _Toc14176357 \h </w:instrText>
        </w:r>
        <w:r w:rsidR="00720789">
          <w:rPr>
            <w:noProof/>
            <w:webHidden/>
          </w:rPr>
        </w:r>
        <w:r w:rsidR="00720789">
          <w:rPr>
            <w:noProof/>
            <w:webHidden/>
          </w:rPr>
          <w:fldChar w:fldCharType="separate"/>
        </w:r>
        <w:r w:rsidR="00720789">
          <w:rPr>
            <w:noProof/>
            <w:webHidden/>
          </w:rPr>
          <w:t>9</w:t>
        </w:r>
        <w:r w:rsidR="00720789">
          <w:rPr>
            <w:noProof/>
            <w:webHidden/>
          </w:rPr>
          <w:fldChar w:fldCharType="end"/>
        </w:r>
      </w:hyperlink>
    </w:p>
    <w:p w14:paraId="3B832459" w14:textId="7ABEE15C" w:rsidR="00720789" w:rsidRDefault="000E0B19">
      <w:pPr>
        <w:pStyle w:val="TOC1"/>
        <w:tabs>
          <w:tab w:val="left" w:pos="480"/>
        </w:tabs>
        <w:rPr>
          <w:rFonts w:asciiTheme="minorHAnsi" w:eastAsiaTheme="minorEastAsia" w:hAnsiTheme="minorHAnsi" w:cstheme="minorBidi"/>
          <w:b w:val="0"/>
          <w:smallCaps w:val="0"/>
          <w:noProof/>
          <w:sz w:val="22"/>
          <w:szCs w:val="22"/>
          <w:lang w:eastAsia="en-CA"/>
        </w:rPr>
      </w:pPr>
      <w:hyperlink w:anchor="_Toc14176358" w:history="1">
        <w:r w:rsidR="00720789" w:rsidRPr="002E3D1B">
          <w:rPr>
            <w:rStyle w:val="Hyperlink"/>
            <w:noProof/>
          </w:rPr>
          <w:t>2</w:t>
        </w:r>
        <w:r w:rsidR="00720789">
          <w:rPr>
            <w:rFonts w:asciiTheme="minorHAnsi" w:eastAsiaTheme="minorEastAsia" w:hAnsiTheme="minorHAnsi" w:cstheme="minorBidi"/>
            <w:b w:val="0"/>
            <w:smallCaps w:val="0"/>
            <w:noProof/>
            <w:sz w:val="22"/>
            <w:szCs w:val="22"/>
            <w:lang w:eastAsia="en-CA"/>
          </w:rPr>
          <w:tab/>
        </w:r>
        <w:r w:rsidR="00720789" w:rsidRPr="002E3D1B">
          <w:rPr>
            <w:rStyle w:val="Hyperlink"/>
            <w:noProof/>
          </w:rPr>
          <w:t>Documents</w:t>
        </w:r>
        <w:r w:rsidR="00720789">
          <w:rPr>
            <w:noProof/>
            <w:webHidden/>
          </w:rPr>
          <w:tab/>
        </w:r>
        <w:r w:rsidR="00720789">
          <w:rPr>
            <w:noProof/>
            <w:webHidden/>
          </w:rPr>
          <w:fldChar w:fldCharType="begin"/>
        </w:r>
        <w:r w:rsidR="00720789">
          <w:rPr>
            <w:noProof/>
            <w:webHidden/>
          </w:rPr>
          <w:instrText xml:space="preserve"> PAGEREF _Toc14176358 \h </w:instrText>
        </w:r>
        <w:r w:rsidR="00720789">
          <w:rPr>
            <w:noProof/>
            <w:webHidden/>
          </w:rPr>
        </w:r>
        <w:r w:rsidR="00720789">
          <w:rPr>
            <w:noProof/>
            <w:webHidden/>
          </w:rPr>
          <w:fldChar w:fldCharType="separate"/>
        </w:r>
        <w:r w:rsidR="00720789">
          <w:rPr>
            <w:noProof/>
            <w:webHidden/>
          </w:rPr>
          <w:t>10</w:t>
        </w:r>
        <w:r w:rsidR="00720789">
          <w:rPr>
            <w:noProof/>
            <w:webHidden/>
          </w:rPr>
          <w:fldChar w:fldCharType="end"/>
        </w:r>
      </w:hyperlink>
    </w:p>
    <w:p w14:paraId="311638DC" w14:textId="60BE1320"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59" w:history="1">
        <w:r w:rsidR="00720789" w:rsidRPr="002E3D1B">
          <w:rPr>
            <w:rStyle w:val="Hyperlink"/>
            <w:noProof/>
          </w:rPr>
          <w:t>2.1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Documents</w:t>
        </w:r>
        <w:r w:rsidR="00720789">
          <w:rPr>
            <w:noProof/>
            <w:webHidden/>
          </w:rPr>
          <w:tab/>
        </w:r>
        <w:r w:rsidR="00720789">
          <w:rPr>
            <w:noProof/>
            <w:webHidden/>
          </w:rPr>
          <w:fldChar w:fldCharType="begin"/>
        </w:r>
        <w:r w:rsidR="00720789">
          <w:rPr>
            <w:noProof/>
            <w:webHidden/>
          </w:rPr>
          <w:instrText xml:space="preserve"> PAGEREF _Toc14176359 \h </w:instrText>
        </w:r>
        <w:r w:rsidR="00720789">
          <w:rPr>
            <w:noProof/>
            <w:webHidden/>
          </w:rPr>
        </w:r>
        <w:r w:rsidR="00720789">
          <w:rPr>
            <w:noProof/>
            <w:webHidden/>
          </w:rPr>
          <w:fldChar w:fldCharType="separate"/>
        </w:r>
        <w:r w:rsidR="00720789">
          <w:rPr>
            <w:noProof/>
            <w:webHidden/>
          </w:rPr>
          <w:t>10</w:t>
        </w:r>
        <w:r w:rsidR="00720789">
          <w:rPr>
            <w:noProof/>
            <w:webHidden/>
          </w:rPr>
          <w:fldChar w:fldCharType="end"/>
        </w:r>
      </w:hyperlink>
    </w:p>
    <w:p w14:paraId="3C90112F" w14:textId="0C3B1361" w:rsidR="00720789" w:rsidRDefault="000E0B19">
      <w:pPr>
        <w:pStyle w:val="TOC1"/>
        <w:tabs>
          <w:tab w:val="left" w:pos="480"/>
        </w:tabs>
        <w:rPr>
          <w:rFonts w:asciiTheme="minorHAnsi" w:eastAsiaTheme="minorEastAsia" w:hAnsiTheme="minorHAnsi" w:cstheme="minorBidi"/>
          <w:b w:val="0"/>
          <w:smallCaps w:val="0"/>
          <w:noProof/>
          <w:sz w:val="22"/>
          <w:szCs w:val="22"/>
          <w:lang w:eastAsia="en-CA"/>
        </w:rPr>
      </w:pPr>
      <w:hyperlink w:anchor="_Toc14176360" w:history="1">
        <w:r w:rsidR="00720789" w:rsidRPr="002E3D1B">
          <w:rPr>
            <w:rStyle w:val="Hyperlink"/>
            <w:noProof/>
          </w:rPr>
          <w:t>3</w:t>
        </w:r>
        <w:r w:rsidR="00720789">
          <w:rPr>
            <w:rFonts w:asciiTheme="minorHAnsi" w:eastAsiaTheme="minorEastAsia" w:hAnsiTheme="minorHAnsi" w:cstheme="minorBidi"/>
            <w:b w:val="0"/>
            <w:smallCaps w:val="0"/>
            <w:noProof/>
            <w:sz w:val="22"/>
            <w:szCs w:val="22"/>
            <w:lang w:eastAsia="en-CA"/>
          </w:rPr>
          <w:tab/>
        </w:r>
        <w:r w:rsidR="00720789" w:rsidRPr="002E3D1B">
          <w:rPr>
            <w:rStyle w:val="Hyperlink"/>
            <w:noProof/>
          </w:rPr>
          <w:t>List of Abbreviations</w:t>
        </w:r>
        <w:r w:rsidR="00720789">
          <w:rPr>
            <w:noProof/>
            <w:webHidden/>
          </w:rPr>
          <w:tab/>
        </w:r>
        <w:r w:rsidR="00720789">
          <w:rPr>
            <w:noProof/>
            <w:webHidden/>
          </w:rPr>
          <w:fldChar w:fldCharType="begin"/>
        </w:r>
        <w:r w:rsidR="00720789">
          <w:rPr>
            <w:noProof/>
            <w:webHidden/>
          </w:rPr>
          <w:instrText xml:space="preserve"> PAGEREF _Toc14176360 \h </w:instrText>
        </w:r>
        <w:r w:rsidR="00720789">
          <w:rPr>
            <w:noProof/>
            <w:webHidden/>
          </w:rPr>
        </w:r>
        <w:r w:rsidR="00720789">
          <w:rPr>
            <w:noProof/>
            <w:webHidden/>
          </w:rPr>
          <w:fldChar w:fldCharType="separate"/>
        </w:r>
        <w:r w:rsidR="00720789">
          <w:rPr>
            <w:noProof/>
            <w:webHidden/>
          </w:rPr>
          <w:t>11</w:t>
        </w:r>
        <w:r w:rsidR="00720789">
          <w:rPr>
            <w:noProof/>
            <w:webHidden/>
          </w:rPr>
          <w:fldChar w:fldCharType="end"/>
        </w:r>
      </w:hyperlink>
    </w:p>
    <w:p w14:paraId="7DF019ED" w14:textId="00A72D09" w:rsidR="00720789" w:rsidRDefault="000E0B19">
      <w:pPr>
        <w:pStyle w:val="TOC1"/>
        <w:tabs>
          <w:tab w:val="left" w:pos="480"/>
        </w:tabs>
        <w:rPr>
          <w:rFonts w:asciiTheme="minorHAnsi" w:eastAsiaTheme="minorEastAsia" w:hAnsiTheme="minorHAnsi" w:cstheme="minorBidi"/>
          <w:b w:val="0"/>
          <w:smallCaps w:val="0"/>
          <w:noProof/>
          <w:sz w:val="22"/>
          <w:szCs w:val="22"/>
          <w:lang w:eastAsia="en-CA"/>
        </w:rPr>
      </w:pPr>
      <w:hyperlink w:anchor="_Toc14176361" w:history="1">
        <w:r w:rsidR="00720789" w:rsidRPr="002E3D1B">
          <w:rPr>
            <w:rStyle w:val="Hyperlink"/>
            <w:noProof/>
          </w:rPr>
          <w:t>4</w:t>
        </w:r>
        <w:r w:rsidR="00720789">
          <w:rPr>
            <w:rFonts w:asciiTheme="minorHAnsi" w:eastAsiaTheme="minorEastAsia" w:hAnsiTheme="minorHAnsi" w:cstheme="minorBidi"/>
            <w:b w:val="0"/>
            <w:smallCaps w:val="0"/>
            <w:noProof/>
            <w:sz w:val="22"/>
            <w:szCs w:val="22"/>
            <w:lang w:eastAsia="en-CA"/>
          </w:rPr>
          <w:tab/>
        </w:r>
        <w:r w:rsidR="00720789" w:rsidRPr="002E3D1B">
          <w:rPr>
            <w:rStyle w:val="Hyperlink"/>
            <w:noProof/>
          </w:rPr>
          <w:t>Technical Description</w:t>
        </w:r>
        <w:r w:rsidR="00720789">
          <w:rPr>
            <w:noProof/>
            <w:webHidden/>
          </w:rPr>
          <w:tab/>
        </w:r>
        <w:r w:rsidR="00720789">
          <w:rPr>
            <w:noProof/>
            <w:webHidden/>
          </w:rPr>
          <w:fldChar w:fldCharType="begin"/>
        </w:r>
        <w:r w:rsidR="00720789">
          <w:rPr>
            <w:noProof/>
            <w:webHidden/>
          </w:rPr>
          <w:instrText xml:space="preserve"> PAGEREF _Toc14176361 \h </w:instrText>
        </w:r>
        <w:r w:rsidR="00720789">
          <w:rPr>
            <w:noProof/>
            <w:webHidden/>
          </w:rPr>
        </w:r>
        <w:r w:rsidR="00720789">
          <w:rPr>
            <w:noProof/>
            <w:webHidden/>
          </w:rPr>
          <w:fldChar w:fldCharType="separate"/>
        </w:r>
        <w:r w:rsidR="00720789">
          <w:rPr>
            <w:noProof/>
            <w:webHidden/>
          </w:rPr>
          <w:t>12</w:t>
        </w:r>
        <w:r w:rsidR="00720789">
          <w:rPr>
            <w:noProof/>
            <w:webHidden/>
          </w:rPr>
          <w:fldChar w:fldCharType="end"/>
        </w:r>
      </w:hyperlink>
    </w:p>
    <w:p w14:paraId="7F1FA1D7" w14:textId="76DD51D9"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62" w:history="1">
        <w:r w:rsidR="00720789" w:rsidRPr="002E3D1B">
          <w:rPr>
            <w:rStyle w:val="Hyperlink"/>
            <w:noProof/>
          </w:rPr>
          <w:t>4.1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Mission Objectives</w:t>
        </w:r>
        <w:r w:rsidR="00720789">
          <w:rPr>
            <w:noProof/>
            <w:webHidden/>
          </w:rPr>
          <w:tab/>
        </w:r>
        <w:r w:rsidR="00720789">
          <w:rPr>
            <w:noProof/>
            <w:webHidden/>
          </w:rPr>
          <w:fldChar w:fldCharType="begin"/>
        </w:r>
        <w:r w:rsidR="00720789">
          <w:rPr>
            <w:noProof/>
            <w:webHidden/>
          </w:rPr>
          <w:instrText xml:space="preserve"> PAGEREF _Toc14176362 \h </w:instrText>
        </w:r>
        <w:r w:rsidR="00720789">
          <w:rPr>
            <w:noProof/>
            <w:webHidden/>
          </w:rPr>
        </w:r>
        <w:r w:rsidR="00720789">
          <w:rPr>
            <w:noProof/>
            <w:webHidden/>
          </w:rPr>
          <w:fldChar w:fldCharType="separate"/>
        </w:r>
        <w:r w:rsidR="00720789">
          <w:rPr>
            <w:noProof/>
            <w:webHidden/>
          </w:rPr>
          <w:t>12</w:t>
        </w:r>
        <w:r w:rsidR="00720789">
          <w:rPr>
            <w:noProof/>
            <w:webHidden/>
          </w:rPr>
          <w:fldChar w:fldCharType="end"/>
        </w:r>
      </w:hyperlink>
    </w:p>
    <w:p w14:paraId="7B90A1F9" w14:textId="14A89574"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63" w:history="1">
        <w:r w:rsidR="00720789" w:rsidRPr="002E3D1B">
          <w:rPr>
            <w:rStyle w:val="Hyperlink"/>
            <w:noProof/>
            <w:lang w:val="en-US"/>
          </w:rPr>
          <w:t>4.1.1</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rPr>
          <w:t>Description</w:t>
        </w:r>
        <w:r w:rsidR="00720789">
          <w:rPr>
            <w:noProof/>
            <w:webHidden/>
          </w:rPr>
          <w:tab/>
        </w:r>
        <w:r w:rsidR="00720789">
          <w:rPr>
            <w:noProof/>
            <w:webHidden/>
          </w:rPr>
          <w:fldChar w:fldCharType="begin"/>
        </w:r>
        <w:r w:rsidR="00720789">
          <w:rPr>
            <w:noProof/>
            <w:webHidden/>
          </w:rPr>
          <w:instrText xml:space="preserve"> PAGEREF _Toc14176363 \h </w:instrText>
        </w:r>
        <w:r w:rsidR="00720789">
          <w:rPr>
            <w:noProof/>
            <w:webHidden/>
          </w:rPr>
        </w:r>
        <w:r w:rsidR="00720789">
          <w:rPr>
            <w:noProof/>
            <w:webHidden/>
          </w:rPr>
          <w:fldChar w:fldCharType="separate"/>
        </w:r>
        <w:r w:rsidR="00720789">
          <w:rPr>
            <w:noProof/>
            <w:webHidden/>
          </w:rPr>
          <w:t>12</w:t>
        </w:r>
        <w:r w:rsidR="00720789">
          <w:rPr>
            <w:noProof/>
            <w:webHidden/>
          </w:rPr>
          <w:fldChar w:fldCharType="end"/>
        </w:r>
      </w:hyperlink>
    </w:p>
    <w:p w14:paraId="76A2CACF" w14:textId="7AC701C8"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64" w:history="1">
        <w:r w:rsidR="00720789" w:rsidRPr="002E3D1B">
          <w:rPr>
            <w:rStyle w:val="Hyperlink"/>
            <w:noProof/>
          </w:rPr>
          <w:t>4.2</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Components Description and Function</w:t>
        </w:r>
        <w:r w:rsidR="00720789">
          <w:rPr>
            <w:noProof/>
            <w:webHidden/>
          </w:rPr>
          <w:tab/>
        </w:r>
        <w:r w:rsidR="00720789">
          <w:rPr>
            <w:noProof/>
            <w:webHidden/>
          </w:rPr>
          <w:fldChar w:fldCharType="begin"/>
        </w:r>
        <w:r w:rsidR="00720789">
          <w:rPr>
            <w:noProof/>
            <w:webHidden/>
          </w:rPr>
          <w:instrText xml:space="preserve"> PAGEREF _Toc14176364 \h </w:instrText>
        </w:r>
        <w:r w:rsidR="00720789">
          <w:rPr>
            <w:noProof/>
            <w:webHidden/>
          </w:rPr>
        </w:r>
        <w:r w:rsidR="00720789">
          <w:rPr>
            <w:noProof/>
            <w:webHidden/>
          </w:rPr>
          <w:fldChar w:fldCharType="separate"/>
        </w:r>
        <w:r w:rsidR="00720789">
          <w:rPr>
            <w:noProof/>
            <w:webHidden/>
          </w:rPr>
          <w:t>13</w:t>
        </w:r>
        <w:r w:rsidR="00720789">
          <w:rPr>
            <w:noProof/>
            <w:webHidden/>
          </w:rPr>
          <w:fldChar w:fldCharType="end"/>
        </w:r>
      </w:hyperlink>
    </w:p>
    <w:p w14:paraId="5E4B630E" w14:textId="5A64685D"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65" w:history="1">
        <w:r w:rsidR="00720789" w:rsidRPr="002E3D1B">
          <w:rPr>
            <w:rStyle w:val="Hyperlink"/>
            <w:noProof/>
            <w:lang w:val="en-US"/>
          </w:rPr>
          <w:t>4.2.1</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rPr>
          <w:t>Center of Mass</w:t>
        </w:r>
        <w:r w:rsidR="00720789">
          <w:rPr>
            <w:noProof/>
            <w:webHidden/>
          </w:rPr>
          <w:tab/>
        </w:r>
        <w:r w:rsidR="00720789">
          <w:rPr>
            <w:noProof/>
            <w:webHidden/>
          </w:rPr>
          <w:fldChar w:fldCharType="begin"/>
        </w:r>
        <w:r w:rsidR="00720789">
          <w:rPr>
            <w:noProof/>
            <w:webHidden/>
          </w:rPr>
          <w:instrText xml:space="preserve"> PAGEREF _Toc14176365 \h </w:instrText>
        </w:r>
        <w:r w:rsidR="00720789">
          <w:rPr>
            <w:noProof/>
            <w:webHidden/>
          </w:rPr>
        </w:r>
        <w:r w:rsidR="00720789">
          <w:rPr>
            <w:noProof/>
            <w:webHidden/>
          </w:rPr>
          <w:fldChar w:fldCharType="separate"/>
        </w:r>
        <w:r w:rsidR="00720789">
          <w:rPr>
            <w:noProof/>
            <w:webHidden/>
          </w:rPr>
          <w:t>18</w:t>
        </w:r>
        <w:r w:rsidR="00720789">
          <w:rPr>
            <w:noProof/>
            <w:webHidden/>
          </w:rPr>
          <w:fldChar w:fldCharType="end"/>
        </w:r>
      </w:hyperlink>
    </w:p>
    <w:p w14:paraId="0D23F3AB" w14:textId="73F23993"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66" w:history="1">
        <w:r w:rsidR="00720789" w:rsidRPr="002E3D1B">
          <w:rPr>
            <w:rStyle w:val="Hyperlink"/>
            <w:noProof/>
          </w:rPr>
          <w:t>4.3</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Mounting Interface</w:t>
        </w:r>
        <w:r w:rsidR="00720789">
          <w:rPr>
            <w:noProof/>
            <w:webHidden/>
          </w:rPr>
          <w:tab/>
        </w:r>
        <w:r w:rsidR="00720789">
          <w:rPr>
            <w:noProof/>
            <w:webHidden/>
          </w:rPr>
          <w:fldChar w:fldCharType="begin"/>
        </w:r>
        <w:r w:rsidR="00720789">
          <w:rPr>
            <w:noProof/>
            <w:webHidden/>
          </w:rPr>
          <w:instrText xml:space="preserve"> PAGEREF _Toc14176366 \h </w:instrText>
        </w:r>
        <w:r w:rsidR="00720789">
          <w:rPr>
            <w:noProof/>
            <w:webHidden/>
          </w:rPr>
        </w:r>
        <w:r w:rsidR="00720789">
          <w:rPr>
            <w:noProof/>
            <w:webHidden/>
          </w:rPr>
          <w:fldChar w:fldCharType="separate"/>
        </w:r>
        <w:r w:rsidR="00720789">
          <w:rPr>
            <w:noProof/>
            <w:webHidden/>
          </w:rPr>
          <w:t>20</w:t>
        </w:r>
        <w:r w:rsidR="00720789">
          <w:rPr>
            <w:noProof/>
            <w:webHidden/>
          </w:rPr>
          <w:fldChar w:fldCharType="end"/>
        </w:r>
      </w:hyperlink>
    </w:p>
    <w:p w14:paraId="3747A9F5" w14:textId="363706B8"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67" w:history="1">
        <w:r w:rsidR="00720789" w:rsidRPr="002E3D1B">
          <w:rPr>
            <w:rStyle w:val="Hyperlink"/>
            <w:noProof/>
          </w:rPr>
          <w:t>4.4</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Design of Mechanical Components</w:t>
        </w:r>
        <w:r w:rsidR="00720789">
          <w:rPr>
            <w:noProof/>
            <w:webHidden/>
          </w:rPr>
          <w:tab/>
        </w:r>
        <w:r w:rsidR="00720789">
          <w:rPr>
            <w:noProof/>
            <w:webHidden/>
          </w:rPr>
          <w:fldChar w:fldCharType="begin"/>
        </w:r>
        <w:r w:rsidR="00720789">
          <w:rPr>
            <w:noProof/>
            <w:webHidden/>
          </w:rPr>
          <w:instrText xml:space="preserve"> PAGEREF _Toc14176367 \h </w:instrText>
        </w:r>
        <w:r w:rsidR="00720789">
          <w:rPr>
            <w:noProof/>
            <w:webHidden/>
          </w:rPr>
        </w:r>
        <w:r w:rsidR="00720789">
          <w:rPr>
            <w:noProof/>
            <w:webHidden/>
          </w:rPr>
          <w:fldChar w:fldCharType="separate"/>
        </w:r>
        <w:r w:rsidR="00720789">
          <w:rPr>
            <w:noProof/>
            <w:webHidden/>
          </w:rPr>
          <w:t>21</w:t>
        </w:r>
        <w:r w:rsidR="00720789">
          <w:rPr>
            <w:noProof/>
            <w:webHidden/>
          </w:rPr>
          <w:fldChar w:fldCharType="end"/>
        </w:r>
      </w:hyperlink>
    </w:p>
    <w:p w14:paraId="534FF6BE" w14:textId="0E690536"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68" w:history="1">
        <w:r w:rsidR="00720789" w:rsidRPr="002E3D1B">
          <w:rPr>
            <w:rStyle w:val="Hyperlink"/>
            <w:noProof/>
            <w:lang w:val="en-US"/>
          </w:rPr>
          <w:t>4.4.1</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rPr>
          <w:t>Load cases</w:t>
        </w:r>
        <w:r w:rsidR="00720789">
          <w:rPr>
            <w:noProof/>
            <w:webHidden/>
          </w:rPr>
          <w:tab/>
        </w:r>
        <w:r w:rsidR="00720789">
          <w:rPr>
            <w:noProof/>
            <w:webHidden/>
          </w:rPr>
          <w:fldChar w:fldCharType="begin"/>
        </w:r>
        <w:r w:rsidR="00720789">
          <w:rPr>
            <w:noProof/>
            <w:webHidden/>
          </w:rPr>
          <w:instrText xml:space="preserve"> PAGEREF _Toc14176368 \h </w:instrText>
        </w:r>
        <w:r w:rsidR="00720789">
          <w:rPr>
            <w:noProof/>
            <w:webHidden/>
          </w:rPr>
        </w:r>
        <w:r w:rsidR="00720789">
          <w:rPr>
            <w:noProof/>
            <w:webHidden/>
          </w:rPr>
          <w:fldChar w:fldCharType="separate"/>
        </w:r>
        <w:r w:rsidR="00720789">
          <w:rPr>
            <w:noProof/>
            <w:webHidden/>
          </w:rPr>
          <w:t>21</w:t>
        </w:r>
        <w:r w:rsidR="00720789">
          <w:rPr>
            <w:noProof/>
            <w:webHidden/>
          </w:rPr>
          <w:fldChar w:fldCharType="end"/>
        </w:r>
      </w:hyperlink>
    </w:p>
    <w:p w14:paraId="3DB9AF97" w14:textId="7F6CB345"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69" w:history="1">
        <w:r w:rsidR="00720789" w:rsidRPr="002E3D1B">
          <w:rPr>
            <w:rStyle w:val="Hyperlink"/>
            <w:noProof/>
            <w:lang w:val="en-US"/>
          </w:rPr>
          <w:t>4.4.2</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rPr>
          <w:t>Design Loads and Safety Factors</w:t>
        </w:r>
        <w:r w:rsidR="00720789">
          <w:rPr>
            <w:noProof/>
            <w:webHidden/>
          </w:rPr>
          <w:tab/>
        </w:r>
        <w:r w:rsidR="00720789">
          <w:rPr>
            <w:noProof/>
            <w:webHidden/>
          </w:rPr>
          <w:fldChar w:fldCharType="begin"/>
        </w:r>
        <w:r w:rsidR="00720789">
          <w:rPr>
            <w:noProof/>
            <w:webHidden/>
          </w:rPr>
          <w:instrText xml:space="preserve"> PAGEREF _Toc14176369 \h </w:instrText>
        </w:r>
        <w:r w:rsidR="00720789">
          <w:rPr>
            <w:noProof/>
            <w:webHidden/>
          </w:rPr>
        </w:r>
        <w:r w:rsidR="00720789">
          <w:rPr>
            <w:noProof/>
            <w:webHidden/>
          </w:rPr>
          <w:fldChar w:fldCharType="separate"/>
        </w:r>
        <w:r w:rsidR="00720789">
          <w:rPr>
            <w:noProof/>
            <w:webHidden/>
          </w:rPr>
          <w:t>21</w:t>
        </w:r>
        <w:r w:rsidR="00720789">
          <w:rPr>
            <w:noProof/>
            <w:webHidden/>
          </w:rPr>
          <w:fldChar w:fldCharType="end"/>
        </w:r>
      </w:hyperlink>
    </w:p>
    <w:p w14:paraId="17920229" w14:textId="54996CBE"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70" w:history="1">
        <w:r w:rsidR="00720789" w:rsidRPr="002E3D1B">
          <w:rPr>
            <w:rStyle w:val="Hyperlink"/>
            <w:noProof/>
            <w:lang w:val="en-US"/>
          </w:rPr>
          <w:t>4.4.3</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rPr>
          <w:t>Validation method</w:t>
        </w:r>
        <w:r w:rsidR="00720789">
          <w:rPr>
            <w:noProof/>
            <w:webHidden/>
          </w:rPr>
          <w:tab/>
        </w:r>
        <w:r w:rsidR="00720789">
          <w:rPr>
            <w:noProof/>
            <w:webHidden/>
          </w:rPr>
          <w:fldChar w:fldCharType="begin"/>
        </w:r>
        <w:r w:rsidR="00720789">
          <w:rPr>
            <w:noProof/>
            <w:webHidden/>
          </w:rPr>
          <w:instrText xml:space="preserve"> PAGEREF _Toc14176370 \h </w:instrText>
        </w:r>
        <w:r w:rsidR="00720789">
          <w:rPr>
            <w:noProof/>
            <w:webHidden/>
          </w:rPr>
        </w:r>
        <w:r w:rsidR="00720789">
          <w:rPr>
            <w:noProof/>
            <w:webHidden/>
          </w:rPr>
          <w:fldChar w:fldCharType="separate"/>
        </w:r>
        <w:r w:rsidR="00720789">
          <w:rPr>
            <w:noProof/>
            <w:webHidden/>
          </w:rPr>
          <w:t>21</w:t>
        </w:r>
        <w:r w:rsidR="00720789">
          <w:rPr>
            <w:noProof/>
            <w:webHidden/>
          </w:rPr>
          <w:fldChar w:fldCharType="end"/>
        </w:r>
      </w:hyperlink>
    </w:p>
    <w:p w14:paraId="57698B40" w14:textId="5213365A"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71" w:history="1">
        <w:r w:rsidR="00720789" w:rsidRPr="002E3D1B">
          <w:rPr>
            <w:rStyle w:val="Hyperlink"/>
            <w:noProof/>
            <w:lang w:val="en-US"/>
          </w:rPr>
          <w:t>4.4.4</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rPr>
          <w:t>Robustness of attachment points</w:t>
        </w:r>
        <w:r w:rsidR="00720789">
          <w:rPr>
            <w:noProof/>
            <w:webHidden/>
          </w:rPr>
          <w:tab/>
        </w:r>
        <w:r w:rsidR="00720789">
          <w:rPr>
            <w:noProof/>
            <w:webHidden/>
          </w:rPr>
          <w:fldChar w:fldCharType="begin"/>
        </w:r>
        <w:r w:rsidR="00720789">
          <w:rPr>
            <w:noProof/>
            <w:webHidden/>
          </w:rPr>
          <w:instrText xml:space="preserve"> PAGEREF _Toc14176371 \h </w:instrText>
        </w:r>
        <w:r w:rsidR="00720789">
          <w:rPr>
            <w:noProof/>
            <w:webHidden/>
          </w:rPr>
        </w:r>
        <w:r w:rsidR="00720789">
          <w:rPr>
            <w:noProof/>
            <w:webHidden/>
          </w:rPr>
          <w:fldChar w:fldCharType="separate"/>
        </w:r>
        <w:r w:rsidR="00720789">
          <w:rPr>
            <w:noProof/>
            <w:webHidden/>
          </w:rPr>
          <w:t>22</w:t>
        </w:r>
        <w:r w:rsidR="00720789">
          <w:rPr>
            <w:noProof/>
            <w:webHidden/>
          </w:rPr>
          <w:fldChar w:fldCharType="end"/>
        </w:r>
      </w:hyperlink>
    </w:p>
    <w:p w14:paraId="07100479" w14:textId="0B34A360" w:rsidR="00720789" w:rsidRDefault="000E0B19">
      <w:pPr>
        <w:pStyle w:val="TOC4"/>
        <w:tabs>
          <w:tab w:val="left" w:pos="1435"/>
        </w:tabs>
        <w:rPr>
          <w:rFonts w:asciiTheme="minorHAnsi" w:eastAsiaTheme="minorEastAsia" w:hAnsiTheme="minorHAnsi" w:cstheme="minorBidi"/>
          <w:i w:val="0"/>
          <w:noProof/>
          <w:sz w:val="22"/>
          <w:szCs w:val="22"/>
          <w:lang w:eastAsia="en-CA"/>
        </w:rPr>
      </w:pPr>
      <w:hyperlink w:anchor="_Toc14176372" w:history="1">
        <w:r w:rsidR="00720789" w:rsidRPr="002E3D1B">
          <w:rPr>
            <w:rStyle w:val="Hyperlink"/>
            <w:noProof/>
          </w:rPr>
          <w:t>4.4.4.1</w:t>
        </w:r>
        <w:r w:rsidR="00720789">
          <w:rPr>
            <w:rFonts w:asciiTheme="minorHAnsi" w:eastAsiaTheme="minorEastAsia" w:hAnsiTheme="minorHAnsi" w:cstheme="minorBidi"/>
            <w:i w:val="0"/>
            <w:noProof/>
            <w:sz w:val="22"/>
            <w:szCs w:val="22"/>
            <w:lang w:eastAsia="en-CA"/>
          </w:rPr>
          <w:tab/>
        </w:r>
        <w:r w:rsidR="00720789" w:rsidRPr="002E3D1B">
          <w:rPr>
            <w:rStyle w:val="Hyperlink"/>
            <w:noProof/>
          </w:rPr>
          <w:t>Margin of Safety</w:t>
        </w:r>
        <w:r w:rsidR="00720789">
          <w:rPr>
            <w:noProof/>
            <w:webHidden/>
          </w:rPr>
          <w:tab/>
        </w:r>
        <w:r w:rsidR="00720789">
          <w:rPr>
            <w:noProof/>
            <w:webHidden/>
          </w:rPr>
          <w:fldChar w:fldCharType="begin"/>
        </w:r>
        <w:r w:rsidR="00720789">
          <w:rPr>
            <w:noProof/>
            <w:webHidden/>
          </w:rPr>
          <w:instrText xml:space="preserve"> PAGEREF _Toc14176372 \h </w:instrText>
        </w:r>
        <w:r w:rsidR="00720789">
          <w:rPr>
            <w:noProof/>
            <w:webHidden/>
          </w:rPr>
        </w:r>
        <w:r w:rsidR="00720789">
          <w:rPr>
            <w:noProof/>
            <w:webHidden/>
          </w:rPr>
          <w:fldChar w:fldCharType="separate"/>
        </w:r>
        <w:r w:rsidR="00720789">
          <w:rPr>
            <w:noProof/>
            <w:webHidden/>
          </w:rPr>
          <w:t>22</w:t>
        </w:r>
        <w:r w:rsidR="00720789">
          <w:rPr>
            <w:noProof/>
            <w:webHidden/>
          </w:rPr>
          <w:fldChar w:fldCharType="end"/>
        </w:r>
      </w:hyperlink>
    </w:p>
    <w:p w14:paraId="0C8850DB" w14:textId="3FAD9FF3" w:rsidR="00720789" w:rsidRDefault="000E0B19">
      <w:pPr>
        <w:pStyle w:val="TOC1"/>
        <w:tabs>
          <w:tab w:val="left" w:pos="480"/>
        </w:tabs>
        <w:rPr>
          <w:rFonts w:asciiTheme="minorHAnsi" w:eastAsiaTheme="minorEastAsia" w:hAnsiTheme="minorHAnsi" w:cstheme="minorBidi"/>
          <w:b w:val="0"/>
          <w:smallCaps w:val="0"/>
          <w:noProof/>
          <w:sz w:val="22"/>
          <w:szCs w:val="22"/>
          <w:lang w:eastAsia="en-CA"/>
        </w:rPr>
      </w:pPr>
      <w:hyperlink w:anchor="_Toc14176373" w:history="1">
        <w:r w:rsidR="00720789" w:rsidRPr="002E3D1B">
          <w:rPr>
            <w:rStyle w:val="Hyperlink"/>
            <w:noProof/>
          </w:rPr>
          <w:t>5</w:t>
        </w:r>
        <w:r w:rsidR="00720789">
          <w:rPr>
            <w:rFonts w:asciiTheme="minorHAnsi" w:eastAsiaTheme="minorEastAsia" w:hAnsiTheme="minorHAnsi" w:cstheme="minorBidi"/>
            <w:b w:val="0"/>
            <w:smallCaps w:val="0"/>
            <w:noProof/>
            <w:sz w:val="22"/>
            <w:szCs w:val="22"/>
            <w:lang w:eastAsia="en-CA"/>
          </w:rPr>
          <w:tab/>
        </w:r>
        <w:r w:rsidR="00720789" w:rsidRPr="002E3D1B">
          <w:rPr>
            <w:rStyle w:val="Hyperlink"/>
            <w:noProof/>
          </w:rPr>
          <w:t>Thermal ANALYSIS</w:t>
        </w:r>
        <w:r w:rsidR="00720789">
          <w:rPr>
            <w:noProof/>
            <w:webHidden/>
          </w:rPr>
          <w:tab/>
        </w:r>
        <w:r w:rsidR="00720789">
          <w:rPr>
            <w:noProof/>
            <w:webHidden/>
          </w:rPr>
          <w:fldChar w:fldCharType="begin"/>
        </w:r>
        <w:r w:rsidR="00720789">
          <w:rPr>
            <w:noProof/>
            <w:webHidden/>
          </w:rPr>
          <w:instrText xml:space="preserve"> PAGEREF _Toc14176373 \h </w:instrText>
        </w:r>
        <w:r w:rsidR="00720789">
          <w:rPr>
            <w:noProof/>
            <w:webHidden/>
          </w:rPr>
        </w:r>
        <w:r w:rsidR="00720789">
          <w:rPr>
            <w:noProof/>
            <w:webHidden/>
          </w:rPr>
          <w:fldChar w:fldCharType="separate"/>
        </w:r>
        <w:r w:rsidR="00720789">
          <w:rPr>
            <w:noProof/>
            <w:webHidden/>
          </w:rPr>
          <w:t>25</w:t>
        </w:r>
        <w:r w:rsidR="00720789">
          <w:rPr>
            <w:noProof/>
            <w:webHidden/>
          </w:rPr>
          <w:fldChar w:fldCharType="end"/>
        </w:r>
      </w:hyperlink>
    </w:p>
    <w:p w14:paraId="64928C31" w14:textId="12F47EDF"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74" w:history="1">
        <w:r w:rsidR="00720789" w:rsidRPr="002E3D1B">
          <w:rPr>
            <w:rStyle w:val="Hyperlink"/>
            <w:noProof/>
          </w:rPr>
          <w:t>5.1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Thermal Environment</w:t>
        </w:r>
        <w:r w:rsidR="00720789">
          <w:rPr>
            <w:noProof/>
            <w:webHidden/>
          </w:rPr>
          <w:tab/>
        </w:r>
        <w:r w:rsidR="00720789">
          <w:rPr>
            <w:noProof/>
            <w:webHidden/>
          </w:rPr>
          <w:fldChar w:fldCharType="begin"/>
        </w:r>
        <w:r w:rsidR="00720789">
          <w:rPr>
            <w:noProof/>
            <w:webHidden/>
          </w:rPr>
          <w:instrText xml:space="preserve"> PAGEREF _Toc14176374 \h </w:instrText>
        </w:r>
        <w:r w:rsidR="00720789">
          <w:rPr>
            <w:noProof/>
            <w:webHidden/>
          </w:rPr>
        </w:r>
        <w:r w:rsidR="00720789">
          <w:rPr>
            <w:noProof/>
            <w:webHidden/>
          </w:rPr>
          <w:fldChar w:fldCharType="separate"/>
        </w:r>
        <w:r w:rsidR="00720789">
          <w:rPr>
            <w:noProof/>
            <w:webHidden/>
          </w:rPr>
          <w:t>25</w:t>
        </w:r>
        <w:r w:rsidR="00720789">
          <w:rPr>
            <w:noProof/>
            <w:webHidden/>
          </w:rPr>
          <w:fldChar w:fldCharType="end"/>
        </w:r>
      </w:hyperlink>
    </w:p>
    <w:p w14:paraId="65191B33" w14:textId="2CEC926B"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75" w:history="1">
        <w:r w:rsidR="00720789" w:rsidRPr="002E3D1B">
          <w:rPr>
            <w:rStyle w:val="Hyperlink"/>
            <w:noProof/>
          </w:rPr>
          <w:t>5.2</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Thermal Protection</w:t>
        </w:r>
        <w:r w:rsidR="00720789">
          <w:rPr>
            <w:noProof/>
            <w:webHidden/>
          </w:rPr>
          <w:tab/>
        </w:r>
        <w:r w:rsidR="00720789">
          <w:rPr>
            <w:noProof/>
            <w:webHidden/>
          </w:rPr>
          <w:fldChar w:fldCharType="begin"/>
        </w:r>
        <w:r w:rsidR="00720789">
          <w:rPr>
            <w:noProof/>
            <w:webHidden/>
          </w:rPr>
          <w:instrText xml:space="preserve"> PAGEREF _Toc14176375 \h </w:instrText>
        </w:r>
        <w:r w:rsidR="00720789">
          <w:rPr>
            <w:noProof/>
            <w:webHidden/>
          </w:rPr>
        </w:r>
        <w:r w:rsidR="00720789">
          <w:rPr>
            <w:noProof/>
            <w:webHidden/>
          </w:rPr>
          <w:fldChar w:fldCharType="separate"/>
        </w:r>
        <w:r w:rsidR="00720789">
          <w:rPr>
            <w:noProof/>
            <w:webHidden/>
          </w:rPr>
          <w:t>25</w:t>
        </w:r>
        <w:r w:rsidR="00720789">
          <w:rPr>
            <w:noProof/>
            <w:webHidden/>
          </w:rPr>
          <w:fldChar w:fldCharType="end"/>
        </w:r>
      </w:hyperlink>
    </w:p>
    <w:p w14:paraId="0F3566D8" w14:textId="0B61353D"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76" w:history="1">
        <w:r w:rsidR="00720789" w:rsidRPr="002E3D1B">
          <w:rPr>
            <w:rStyle w:val="Hyperlink"/>
            <w:noProof/>
            <w:lang w:val="en-US"/>
          </w:rPr>
          <w:t>5.2.1</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rPr>
          <w:t>Thermal control system</w:t>
        </w:r>
        <w:r w:rsidR="00720789">
          <w:rPr>
            <w:noProof/>
            <w:webHidden/>
          </w:rPr>
          <w:tab/>
        </w:r>
        <w:r w:rsidR="00720789">
          <w:rPr>
            <w:noProof/>
            <w:webHidden/>
          </w:rPr>
          <w:fldChar w:fldCharType="begin"/>
        </w:r>
        <w:r w:rsidR="00720789">
          <w:rPr>
            <w:noProof/>
            <w:webHidden/>
          </w:rPr>
          <w:instrText xml:space="preserve"> PAGEREF _Toc14176376 \h </w:instrText>
        </w:r>
        <w:r w:rsidR="00720789">
          <w:rPr>
            <w:noProof/>
            <w:webHidden/>
          </w:rPr>
        </w:r>
        <w:r w:rsidR="00720789">
          <w:rPr>
            <w:noProof/>
            <w:webHidden/>
          </w:rPr>
          <w:fldChar w:fldCharType="separate"/>
        </w:r>
        <w:r w:rsidR="00720789">
          <w:rPr>
            <w:noProof/>
            <w:webHidden/>
          </w:rPr>
          <w:t>25</w:t>
        </w:r>
        <w:r w:rsidR="00720789">
          <w:rPr>
            <w:noProof/>
            <w:webHidden/>
          </w:rPr>
          <w:fldChar w:fldCharType="end"/>
        </w:r>
      </w:hyperlink>
    </w:p>
    <w:p w14:paraId="0EB734DA" w14:textId="016D4B5B" w:rsidR="00720789" w:rsidRDefault="000E0B19">
      <w:pPr>
        <w:pStyle w:val="TOC1"/>
        <w:tabs>
          <w:tab w:val="left" w:pos="480"/>
        </w:tabs>
        <w:rPr>
          <w:rFonts w:asciiTheme="minorHAnsi" w:eastAsiaTheme="minorEastAsia" w:hAnsiTheme="minorHAnsi" w:cstheme="minorBidi"/>
          <w:b w:val="0"/>
          <w:smallCaps w:val="0"/>
          <w:noProof/>
          <w:sz w:val="22"/>
          <w:szCs w:val="22"/>
          <w:lang w:eastAsia="en-CA"/>
        </w:rPr>
      </w:pPr>
      <w:hyperlink w:anchor="_Toc14176377" w:history="1">
        <w:r w:rsidR="00720789" w:rsidRPr="002E3D1B">
          <w:rPr>
            <w:rStyle w:val="Hyperlink"/>
            <w:noProof/>
          </w:rPr>
          <w:t>6</w:t>
        </w:r>
        <w:r w:rsidR="00720789">
          <w:rPr>
            <w:rFonts w:asciiTheme="minorHAnsi" w:eastAsiaTheme="minorEastAsia" w:hAnsiTheme="minorHAnsi" w:cstheme="minorBidi"/>
            <w:b w:val="0"/>
            <w:smallCaps w:val="0"/>
            <w:noProof/>
            <w:sz w:val="22"/>
            <w:szCs w:val="22"/>
            <w:lang w:eastAsia="en-CA"/>
          </w:rPr>
          <w:tab/>
        </w:r>
        <w:r w:rsidR="00720789" w:rsidRPr="002E3D1B">
          <w:rPr>
            <w:rStyle w:val="Hyperlink"/>
            <w:noProof/>
          </w:rPr>
          <w:t>Electrical</w:t>
        </w:r>
        <w:r w:rsidR="00720789">
          <w:rPr>
            <w:noProof/>
            <w:webHidden/>
          </w:rPr>
          <w:tab/>
        </w:r>
        <w:r w:rsidR="00720789">
          <w:rPr>
            <w:noProof/>
            <w:webHidden/>
          </w:rPr>
          <w:fldChar w:fldCharType="begin"/>
        </w:r>
        <w:r w:rsidR="00720789">
          <w:rPr>
            <w:noProof/>
            <w:webHidden/>
          </w:rPr>
          <w:instrText xml:space="preserve"> PAGEREF _Toc14176377 \h </w:instrText>
        </w:r>
        <w:r w:rsidR="00720789">
          <w:rPr>
            <w:noProof/>
            <w:webHidden/>
          </w:rPr>
        </w:r>
        <w:r w:rsidR="00720789">
          <w:rPr>
            <w:noProof/>
            <w:webHidden/>
          </w:rPr>
          <w:fldChar w:fldCharType="separate"/>
        </w:r>
        <w:r w:rsidR="00720789">
          <w:rPr>
            <w:noProof/>
            <w:webHidden/>
          </w:rPr>
          <w:t>27</w:t>
        </w:r>
        <w:r w:rsidR="00720789">
          <w:rPr>
            <w:noProof/>
            <w:webHidden/>
          </w:rPr>
          <w:fldChar w:fldCharType="end"/>
        </w:r>
      </w:hyperlink>
    </w:p>
    <w:p w14:paraId="25735482" w14:textId="2B081C18"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78" w:history="1">
        <w:r w:rsidR="00720789" w:rsidRPr="002E3D1B">
          <w:rPr>
            <w:rStyle w:val="Hyperlink"/>
            <w:noProof/>
          </w:rPr>
          <w:t>6.1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Power Consumption</w:t>
        </w:r>
        <w:r w:rsidR="00720789">
          <w:rPr>
            <w:noProof/>
            <w:webHidden/>
          </w:rPr>
          <w:tab/>
        </w:r>
        <w:r w:rsidR="00720789">
          <w:rPr>
            <w:noProof/>
            <w:webHidden/>
          </w:rPr>
          <w:fldChar w:fldCharType="begin"/>
        </w:r>
        <w:r w:rsidR="00720789">
          <w:rPr>
            <w:noProof/>
            <w:webHidden/>
          </w:rPr>
          <w:instrText xml:space="preserve"> PAGEREF _Toc14176378 \h </w:instrText>
        </w:r>
        <w:r w:rsidR="00720789">
          <w:rPr>
            <w:noProof/>
            <w:webHidden/>
          </w:rPr>
        </w:r>
        <w:r w:rsidR="00720789">
          <w:rPr>
            <w:noProof/>
            <w:webHidden/>
          </w:rPr>
          <w:fldChar w:fldCharType="separate"/>
        </w:r>
        <w:r w:rsidR="00720789">
          <w:rPr>
            <w:noProof/>
            <w:webHidden/>
          </w:rPr>
          <w:t>27</w:t>
        </w:r>
        <w:r w:rsidR="00720789">
          <w:rPr>
            <w:noProof/>
            <w:webHidden/>
          </w:rPr>
          <w:fldChar w:fldCharType="end"/>
        </w:r>
      </w:hyperlink>
    </w:p>
    <w:p w14:paraId="547DB360" w14:textId="3B1BAB92"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79" w:history="1">
        <w:r w:rsidR="00720789" w:rsidRPr="002E3D1B">
          <w:rPr>
            <w:rStyle w:val="Hyperlink"/>
            <w:noProof/>
          </w:rPr>
          <w:t>6.2</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Power Source</w:t>
        </w:r>
        <w:r w:rsidR="00720789">
          <w:rPr>
            <w:noProof/>
            <w:webHidden/>
          </w:rPr>
          <w:tab/>
        </w:r>
        <w:r w:rsidR="00720789">
          <w:rPr>
            <w:noProof/>
            <w:webHidden/>
          </w:rPr>
          <w:fldChar w:fldCharType="begin"/>
        </w:r>
        <w:r w:rsidR="00720789">
          <w:rPr>
            <w:noProof/>
            <w:webHidden/>
          </w:rPr>
          <w:instrText xml:space="preserve"> PAGEREF _Toc14176379 \h </w:instrText>
        </w:r>
        <w:r w:rsidR="00720789">
          <w:rPr>
            <w:noProof/>
            <w:webHidden/>
          </w:rPr>
        </w:r>
        <w:r w:rsidR="00720789">
          <w:rPr>
            <w:noProof/>
            <w:webHidden/>
          </w:rPr>
          <w:fldChar w:fldCharType="separate"/>
        </w:r>
        <w:r w:rsidR="00720789">
          <w:rPr>
            <w:noProof/>
            <w:webHidden/>
          </w:rPr>
          <w:t>28</w:t>
        </w:r>
        <w:r w:rsidR="00720789">
          <w:rPr>
            <w:noProof/>
            <w:webHidden/>
          </w:rPr>
          <w:fldChar w:fldCharType="end"/>
        </w:r>
      </w:hyperlink>
    </w:p>
    <w:p w14:paraId="755753E5" w14:textId="064417DC"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80" w:history="1">
        <w:r w:rsidR="00720789" w:rsidRPr="002E3D1B">
          <w:rPr>
            <w:rStyle w:val="Hyperlink"/>
            <w:noProof/>
            <w:lang w:val="en-US" w:eastAsia="en-CA"/>
          </w:rPr>
          <w:t>6.2.1</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eastAsia="en-CA"/>
          </w:rPr>
          <w:t>Batteries</w:t>
        </w:r>
        <w:r w:rsidR="00720789">
          <w:rPr>
            <w:noProof/>
            <w:webHidden/>
          </w:rPr>
          <w:tab/>
        </w:r>
        <w:r w:rsidR="00720789">
          <w:rPr>
            <w:noProof/>
            <w:webHidden/>
          </w:rPr>
          <w:fldChar w:fldCharType="begin"/>
        </w:r>
        <w:r w:rsidR="00720789">
          <w:rPr>
            <w:noProof/>
            <w:webHidden/>
          </w:rPr>
          <w:instrText xml:space="preserve"> PAGEREF _Toc14176380 \h </w:instrText>
        </w:r>
        <w:r w:rsidR="00720789">
          <w:rPr>
            <w:noProof/>
            <w:webHidden/>
          </w:rPr>
        </w:r>
        <w:r w:rsidR="00720789">
          <w:rPr>
            <w:noProof/>
            <w:webHidden/>
          </w:rPr>
          <w:fldChar w:fldCharType="separate"/>
        </w:r>
        <w:r w:rsidR="00720789">
          <w:rPr>
            <w:noProof/>
            <w:webHidden/>
          </w:rPr>
          <w:t>28</w:t>
        </w:r>
        <w:r w:rsidR="00720789">
          <w:rPr>
            <w:noProof/>
            <w:webHidden/>
          </w:rPr>
          <w:fldChar w:fldCharType="end"/>
        </w:r>
      </w:hyperlink>
    </w:p>
    <w:p w14:paraId="323A7938" w14:textId="22CA2831"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81" w:history="1">
        <w:r w:rsidR="00720789" w:rsidRPr="002E3D1B">
          <w:rPr>
            <w:rStyle w:val="Hyperlink"/>
            <w:noProof/>
            <w:lang w:val="en-US" w:eastAsia="en-CA"/>
          </w:rPr>
          <w:t>6.2.2</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eastAsia="en-CA"/>
          </w:rPr>
          <w:t>Other source</w:t>
        </w:r>
        <w:r w:rsidR="00720789">
          <w:rPr>
            <w:noProof/>
            <w:webHidden/>
          </w:rPr>
          <w:tab/>
        </w:r>
        <w:r w:rsidR="00720789">
          <w:rPr>
            <w:noProof/>
            <w:webHidden/>
          </w:rPr>
          <w:fldChar w:fldCharType="begin"/>
        </w:r>
        <w:r w:rsidR="00720789">
          <w:rPr>
            <w:noProof/>
            <w:webHidden/>
          </w:rPr>
          <w:instrText xml:space="preserve"> PAGEREF _Toc14176381 \h </w:instrText>
        </w:r>
        <w:r w:rsidR="00720789">
          <w:rPr>
            <w:noProof/>
            <w:webHidden/>
          </w:rPr>
        </w:r>
        <w:r w:rsidR="00720789">
          <w:rPr>
            <w:noProof/>
            <w:webHidden/>
          </w:rPr>
          <w:fldChar w:fldCharType="separate"/>
        </w:r>
        <w:r w:rsidR="00720789">
          <w:rPr>
            <w:noProof/>
            <w:webHidden/>
          </w:rPr>
          <w:t>28</w:t>
        </w:r>
        <w:r w:rsidR="00720789">
          <w:rPr>
            <w:noProof/>
            <w:webHidden/>
          </w:rPr>
          <w:fldChar w:fldCharType="end"/>
        </w:r>
      </w:hyperlink>
    </w:p>
    <w:p w14:paraId="08492B18" w14:textId="4FA39B88"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82" w:history="1">
        <w:r w:rsidR="00720789" w:rsidRPr="002E3D1B">
          <w:rPr>
            <w:rStyle w:val="Hyperlink"/>
            <w:noProof/>
            <w:lang w:val="en-US" w:eastAsia="en-CA"/>
          </w:rPr>
          <w:t>6.2.3</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eastAsia="en-CA"/>
          </w:rPr>
          <w:t>Electrical protection</w:t>
        </w:r>
        <w:r w:rsidR="00720789">
          <w:rPr>
            <w:noProof/>
            <w:webHidden/>
          </w:rPr>
          <w:tab/>
        </w:r>
        <w:r w:rsidR="00720789">
          <w:rPr>
            <w:noProof/>
            <w:webHidden/>
          </w:rPr>
          <w:fldChar w:fldCharType="begin"/>
        </w:r>
        <w:r w:rsidR="00720789">
          <w:rPr>
            <w:noProof/>
            <w:webHidden/>
          </w:rPr>
          <w:instrText xml:space="preserve"> PAGEREF _Toc14176382 \h </w:instrText>
        </w:r>
        <w:r w:rsidR="00720789">
          <w:rPr>
            <w:noProof/>
            <w:webHidden/>
          </w:rPr>
        </w:r>
        <w:r w:rsidR="00720789">
          <w:rPr>
            <w:noProof/>
            <w:webHidden/>
          </w:rPr>
          <w:fldChar w:fldCharType="separate"/>
        </w:r>
        <w:r w:rsidR="00720789">
          <w:rPr>
            <w:noProof/>
            <w:webHidden/>
          </w:rPr>
          <w:t>28</w:t>
        </w:r>
        <w:r w:rsidR="00720789">
          <w:rPr>
            <w:noProof/>
            <w:webHidden/>
          </w:rPr>
          <w:fldChar w:fldCharType="end"/>
        </w:r>
      </w:hyperlink>
    </w:p>
    <w:p w14:paraId="7A06F1B6" w14:textId="2E431BB1"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83" w:history="1">
        <w:r w:rsidR="00720789" w:rsidRPr="002E3D1B">
          <w:rPr>
            <w:rStyle w:val="Hyperlink"/>
            <w:noProof/>
            <w:lang w:val="en-US" w:eastAsia="en-CA"/>
          </w:rPr>
          <w:t>6.2.4</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eastAsia="en-CA"/>
          </w:rPr>
          <w:t>Electrical cables</w:t>
        </w:r>
        <w:r w:rsidR="00720789">
          <w:rPr>
            <w:noProof/>
            <w:webHidden/>
          </w:rPr>
          <w:tab/>
        </w:r>
        <w:r w:rsidR="00720789">
          <w:rPr>
            <w:noProof/>
            <w:webHidden/>
          </w:rPr>
          <w:fldChar w:fldCharType="begin"/>
        </w:r>
        <w:r w:rsidR="00720789">
          <w:rPr>
            <w:noProof/>
            <w:webHidden/>
          </w:rPr>
          <w:instrText xml:space="preserve"> PAGEREF _Toc14176383 \h </w:instrText>
        </w:r>
        <w:r w:rsidR="00720789">
          <w:rPr>
            <w:noProof/>
            <w:webHidden/>
          </w:rPr>
        </w:r>
        <w:r w:rsidR="00720789">
          <w:rPr>
            <w:noProof/>
            <w:webHidden/>
          </w:rPr>
          <w:fldChar w:fldCharType="separate"/>
        </w:r>
        <w:r w:rsidR="00720789">
          <w:rPr>
            <w:noProof/>
            <w:webHidden/>
          </w:rPr>
          <w:t>28</w:t>
        </w:r>
        <w:r w:rsidR="00720789">
          <w:rPr>
            <w:noProof/>
            <w:webHidden/>
          </w:rPr>
          <w:fldChar w:fldCharType="end"/>
        </w:r>
      </w:hyperlink>
    </w:p>
    <w:p w14:paraId="7773C395" w14:textId="153792A3"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84" w:history="1">
        <w:r w:rsidR="00720789" w:rsidRPr="002E3D1B">
          <w:rPr>
            <w:rStyle w:val="Hyperlink"/>
            <w:noProof/>
          </w:rPr>
          <w:t>6.3</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Interconnection Diagram</w:t>
        </w:r>
        <w:r w:rsidR="00720789">
          <w:rPr>
            <w:noProof/>
            <w:webHidden/>
          </w:rPr>
          <w:tab/>
        </w:r>
        <w:r w:rsidR="00720789">
          <w:rPr>
            <w:noProof/>
            <w:webHidden/>
          </w:rPr>
          <w:fldChar w:fldCharType="begin"/>
        </w:r>
        <w:r w:rsidR="00720789">
          <w:rPr>
            <w:noProof/>
            <w:webHidden/>
          </w:rPr>
          <w:instrText xml:space="preserve"> PAGEREF _Toc14176384 \h </w:instrText>
        </w:r>
        <w:r w:rsidR="00720789">
          <w:rPr>
            <w:noProof/>
            <w:webHidden/>
          </w:rPr>
        </w:r>
        <w:r w:rsidR="00720789">
          <w:rPr>
            <w:noProof/>
            <w:webHidden/>
          </w:rPr>
          <w:fldChar w:fldCharType="separate"/>
        </w:r>
        <w:r w:rsidR="00720789">
          <w:rPr>
            <w:noProof/>
            <w:webHidden/>
          </w:rPr>
          <w:t>29</w:t>
        </w:r>
        <w:r w:rsidR="00720789">
          <w:rPr>
            <w:noProof/>
            <w:webHidden/>
          </w:rPr>
          <w:fldChar w:fldCharType="end"/>
        </w:r>
      </w:hyperlink>
    </w:p>
    <w:p w14:paraId="2F231DB2" w14:textId="62160FAE"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85" w:history="1">
        <w:r w:rsidR="00720789" w:rsidRPr="002E3D1B">
          <w:rPr>
            <w:rStyle w:val="Hyperlink"/>
            <w:noProof/>
          </w:rPr>
          <w:t>6.4</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Grounding</w:t>
        </w:r>
        <w:r w:rsidR="00720789">
          <w:rPr>
            <w:noProof/>
            <w:webHidden/>
          </w:rPr>
          <w:tab/>
        </w:r>
        <w:r w:rsidR="00720789">
          <w:rPr>
            <w:noProof/>
            <w:webHidden/>
          </w:rPr>
          <w:fldChar w:fldCharType="begin"/>
        </w:r>
        <w:r w:rsidR="00720789">
          <w:rPr>
            <w:noProof/>
            <w:webHidden/>
          </w:rPr>
          <w:instrText xml:space="preserve"> PAGEREF _Toc14176385 \h </w:instrText>
        </w:r>
        <w:r w:rsidR="00720789">
          <w:rPr>
            <w:noProof/>
            <w:webHidden/>
          </w:rPr>
        </w:r>
        <w:r w:rsidR="00720789">
          <w:rPr>
            <w:noProof/>
            <w:webHidden/>
          </w:rPr>
          <w:fldChar w:fldCharType="separate"/>
        </w:r>
        <w:r w:rsidR="00720789">
          <w:rPr>
            <w:noProof/>
            <w:webHidden/>
          </w:rPr>
          <w:t>29</w:t>
        </w:r>
        <w:r w:rsidR="00720789">
          <w:rPr>
            <w:noProof/>
            <w:webHidden/>
          </w:rPr>
          <w:fldChar w:fldCharType="end"/>
        </w:r>
      </w:hyperlink>
    </w:p>
    <w:p w14:paraId="71370529" w14:textId="2CFDC2EE"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86" w:history="1">
        <w:r w:rsidR="00720789" w:rsidRPr="002E3D1B">
          <w:rPr>
            <w:rStyle w:val="Hyperlink"/>
            <w:noProof/>
          </w:rPr>
          <w:t>6.5</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Telemetry</w:t>
        </w:r>
        <w:r w:rsidR="00720789">
          <w:rPr>
            <w:noProof/>
            <w:webHidden/>
          </w:rPr>
          <w:tab/>
        </w:r>
        <w:r w:rsidR="00720789">
          <w:rPr>
            <w:noProof/>
            <w:webHidden/>
          </w:rPr>
          <w:fldChar w:fldCharType="begin"/>
        </w:r>
        <w:r w:rsidR="00720789">
          <w:rPr>
            <w:noProof/>
            <w:webHidden/>
          </w:rPr>
          <w:instrText xml:space="preserve"> PAGEREF _Toc14176386 \h </w:instrText>
        </w:r>
        <w:r w:rsidR="00720789">
          <w:rPr>
            <w:noProof/>
            <w:webHidden/>
          </w:rPr>
        </w:r>
        <w:r w:rsidR="00720789">
          <w:rPr>
            <w:noProof/>
            <w:webHidden/>
          </w:rPr>
          <w:fldChar w:fldCharType="separate"/>
        </w:r>
        <w:r w:rsidR="00720789">
          <w:rPr>
            <w:noProof/>
            <w:webHidden/>
          </w:rPr>
          <w:t>30</w:t>
        </w:r>
        <w:r w:rsidR="00720789">
          <w:rPr>
            <w:noProof/>
            <w:webHidden/>
          </w:rPr>
          <w:fldChar w:fldCharType="end"/>
        </w:r>
      </w:hyperlink>
    </w:p>
    <w:p w14:paraId="66CDEB61" w14:textId="32500E74" w:rsidR="00720789" w:rsidRDefault="000E0B19">
      <w:pPr>
        <w:pStyle w:val="TOC1"/>
        <w:tabs>
          <w:tab w:val="left" w:pos="480"/>
        </w:tabs>
        <w:rPr>
          <w:rFonts w:asciiTheme="minorHAnsi" w:eastAsiaTheme="minorEastAsia" w:hAnsiTheme="minorHAnsi" w:cstheme="minorBidi"/>
          <w:b w:val="0"/>
          <w:smallCaps w:val="0"/>
          <w:noProof/>
          <w:sz w:val="22"/>
          <w:szCs w:val="22"/>
          <w:lang w:eastAsia="en-CA"/>
        </w:rPr>
      </w:pPr>
      <w:hyperlink w:anchor="_Toc14176387" w:history="1">
        <w:r w:rsidR="00720789" w:rsidRPr="002E3D1B">
          <w:rPr>
            <w:rStyle w:val="Hyperlink"/>
            <w:noProof/>
          </w:rPr>
          <w:t>7</w:t>
        </w:r>
        <w:r w:rsidR="00720789">
          <w:rPr>
            <w:rFonts w:asciiTheme="minorHAnsi" w:eastAsiaTheme="minorEastAsia" w:hAnsiTheme="minorHAnsi" w:cstheme="minorBidi"/>
            <w:b w:val="0"/>
            <w:smallCaps w:val="0"/>
            <w:noProof/>
            <w:sz w:val="22"/>
            <w:szCs w:val="22"/>
            <w:lang w:eastAsia="en-CA"/>
          </w:rPr>
          <w:tab/>
        </w:r>
        <w:r w:rsidR="00720789" w:rsidRPr="002E3D1B">
          <w:rPr>
            <w:rStyle w:val="Hyperlink"/>
            <w:noProof/>
          </w:rPr>
          <w:t>EMI/EMC CHARACTERISTICS</w:t>
        </w:r>
        <w:r w:rsidR="00720789">
          <w:rPr>
            <w:noProof/>
            <w:webHidden/>
          </w:rPr>
          <w:tab/>
        </w:r>
        <w:r w:rsidR="00720789">
          <w:rPr>
            <w:noProof/>
            <w:webHidden/>
          </w:rPr>
          <w:fldChar w:fldCharType="begin"/>
        </w:r>
        <w:r w:rsidR="00720789">
          <w:rPr>
            <w:noProof/>
            <w:webHidden/>
          </w:rPr>
          <w:instrText xml:space="preserve"> PAGEREF _Toc14176387 \h </w:instrText>
        </w:r>
        <w:r w:rsidR="00720789">
          <w:rPr>
            <w:noProof/>
            <w:webHidden/>
          </w:rPr>
        </w:r>
        <w:r w:rsidR="00720789">
          <w:rPr>
            <w:noProof/>
            <w:webHidden/>
          </w:rPr>
          <w:fldChar w:fldCharType="separate"/>
        </w:r>
        <w:r w:rsidR="00720789">
          <w:rPr>
            <w:noProof/>
            <w:webHidden/>
          </w:rPr>
          <w:t>31</w:t>
        </w:r>
        <w:r w:rsidR="00720789">
          <w:rPr>
            <w:noProof/>
            <w:webHidden/>
          </w:rPr>
          <w:fldChar w:fldCharType="end"/>
        </w:r>
      </w:hyperlink>
    </w:p>
    <w:p w14:paraId="04CBE140" w14:textId="378A35B0"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88" w:history="1">
        <w:r w:rsidR="00720789" w:rsidRPr="002E3D1B">
          <w:rPr>
            <w:rStyle w:val="Hyperlink"/>
            <w:noProof/>
          </w:rPr>
          <w:t>7.1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Magnetic Properties</w:t>
        </w:r>
        <w:r w:rsidR="00720789">
          <w:rPr>
            <w:noProof/>
            <w:webHidden/>
          </w:rPr>
          <w:tab/>
        </w:r>
        <w:r w:rsidR="00720789">
          <w:rPr>
            <w:noProof/>
            <w:webHidden/>
          </w:rPr>
          <w:fldChar w:fldCharType="begin"/>
        </w:r>
        <w:r w:rsidR="00720789">
          <w:rPr>
            <w:noProof/>
            <w:webHidden/>
          </w:rPr>
          <w:instrText xml:space="preserve"> PAGEREF _Toc14176388 \h </w:instrText>
        </w:r>
        <w:r w:rsidR="00720789">
          <w:rPr>
            <w:noProof/>
            <w:webHidden/>
          </w:rPr>
        </w:r>
        <w:r w:rsidR="00720789">
          <w:rPr>
            <w:noProof/>
            <w:webHidden/>
          </w:rPr>
          <w:fldChar w:fldCharType="separate"/>
        </w:r>
        <w:r w:rsidR="00720789">
          <w:rPr>
            <w:noProof/>
            <w:webHidden/>
          </w:rPr>
          <w:t>31</w:t>
        </w:r>
        <w:r w:rsidR="00720789">
          <w:rPr>
            <w:noProof/>
            <w:webHidden/>
          </w:rPr>
          <w:fldChar w:fldCharType="end"/>
        </w:r>
      </w:hyperlink>
    </w:p>
    <w:p w14:paraId="1C8D1524" w14:textId="734FC4D2"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389" w:history="1">
        <w:r w:rsidR="00720789" w:rsidRPr="002E3D1B">
          <w:rPr>
            <w:rStyle w:val="Hyperlink"/>
            <w:noProof/>
            <w:lang w:val="en-US" w:eastAsia="en-CA"/>
          </w:rPr>
          <w:t>7.1.1</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en-US" w:eastAsia="en-CA"/>
          </w:rPr>
          <w:t>Magnetic Field</w:t>
        </w:r>
        <w:r w:rsidR="00720789">
          <w:rPr>
            <w:noProof/>
            <w:webHidden/>
          </w:rPr>
          <w:tab/>
        </w:r>
        <w:r w:rsidR="00720789">
          <w:rPr>
            <w:noProof/>
            <w:webHidden/>
          </w:rPr>
          <w:fldChar w:fldCharType="begin"/>
        </w:r>
        <w:r w:rsidR="00720789">
          <w:rPr>
            <w:noProof/>
            <w:webHidden/>
          </w:rPr>
          <w:instrText xml:space="preserve"> PAGEREF _Toc14176389 \h </w:instrText>
        </w:r>
        <w:r w:rsidR="00720789">
          <w:rPr>
            <w:noProof/>
            <w:webHidden/>
          </w:rPr>
        </w:r>
        <w:r w:rsidR="00720789">
          <w:rPr>
            <w:noProof/>
            <w:webHidden/>
          </w:rPr>
          <w:fldChar w:fldCharType="separate"/>
        </w:r>
        <w:r w:rsidR="00720789">
          <w:rPr>
            <w:noProof/>
            <w:webHidden/>
          </w:rPr>
          <w:t>31</w:t>
        </w:r>
        <w:r w:rsidR="00720789">
          <w:rPr>
            <w:noProof/>
            <w:webHidden/>
          </w:rPr>
          <w:fldChar w:fldCharType="end"/>
        </w:r>
      </w:hyperlink>
    </w:p>
    <w:p w14:paraId="6B70C517" w14:textId="2D7A9D6A"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90" w:history="1">
        <w:r w:rsidR="00720789" w:rsidRPr="002E3D1B">
          <w:rPr>
            <w:rStyle w:val="Hyperlink"/>
            <w:noProof/>
          </w:rPr>
          <w:t>7.2</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RF Susceptibility and Compatibility</w:t>
        </w:r>
        <w:r w:rsidR="00720789">
          <w:rPr>
            <w:noProof/>
            <w:webHidden/>
          </w:rPr>
          <w:tab/>
        </w:r>
        <w:r w:rsidR="00720789">
          <w:rPr>
            <w:noProof/>
            <w:webHidden/>
          </w:rPr>
          <w:fldChar w:fldCharType="begin"/>
        </w:r>
        <w:r w:rsidR="00720789">
          <w:rPr>
            <w:noProof/>
            <w:webHidden/>
          </w:rPr>
          <w:instrText xml:space="preserve"> PAGEREF _Toc14176390 \h </w:instrText>
        </w:r>
        <w:r w:rsidR="00720789">
          <w:rPr>
            <w:noProof/>
            <w:webHidden/>
          </w:rPr>
        </w:r>
        <w:r w:rsidR="00720789">
          <w:rPr>
            <w:noProof/>
            <w:webHidden/>
          </w:rPr>
          <w:fldChar w:fldCharType="separate"/>
        </w:r>
        <w:r w:rsidR="00720789">
          <w:rPr>
            <w:noProof/>
            <w:webHidden/>
          </w:rPr>
          <w:t>31</w:t>
        </w:r>
        <w:r w:rsidR="00720789">
          <w:rPr>
            <w:noProof/>
            <w:webHidden/>
          </w:rPr>
          <w:fldChar w:fldCharType="end"/>
        </w:r>
      </w:hyperlink>
    </w:p>
    <w:p w14:paraId="6045FA57" w14:textId="30BF8C9F" w:rsidR="00720789" w:rsidRDefault="000E0B19">
      <w:pPr>
        <w:pStyle w:val="TOC1"/>
        <w:tabs>
          <w:tab w:val="left" w:pos="480"/>
        </w:tabs>
        <w:rPr>
          <w:rFonts w:asciiTheme="minorHAnsi" w:eastAsiaTheme="minorEastAsia" w:hAnsiTheme="minorHAnsi" w:cstheme="minorBidi"/>
          <w:b w:val="0"/>
          <w:smallCaps w:val="0"/>
          <w:noProof/>
          <w:sz w:val="22"/>
          <w:szCs w:val="22"/>
          <w:lang w:eastAsia="en-CA"/>
        </w:rPr>
      </w:pPr>
      <w:hyperlink w:anchor="_Toc14176391" w:history="1">
        <w:r w:rsidR="00720789" w:rsidRPr="002E3D1B">
          <w:rPr>
            <w:rStyle w:val="Hyperlink"/>
            <w:noProof/>
          </w:rPr>
          <w:t>8</w:t>
        </w:r>
        <w:r w:rsidR="00720789">
          <w:rPr>
            <w:rFonts w:asciiTheme="minorHAnsi" w:eastAsiaTheme="minorEastAsia" w:hAnsiTheme="minorHAnsi" w:cstheme="minorBidi"/>
            <w:b w:val="0"/>
            <w:smallCaps w:val="0"/>
            <w:noProof/>
            <w:sz w:val="22"/>
            <w:szCs w:val="22"/>
            <w:lang w:eastAsia="en-CA"/>
          </w:rPr>
          <w:tab/>
        </w:r>
        <w:r w:rsidR="00720789" w:rsidRPr="002E3D1B">
          <w:rPr>
            <w:rStyle w:val="Hyperlink"/>
            <w:noProof/>
          </w:rPr>
          <w:t>Handling Requirements</w:t>
        </w:r>
        <w:r w:rsidR="00720789">
          <w:rPr>
            <w:noProof/>
            <w:webHidden/>
          </w:rPr>
          <w:tab/>
        </w:r>
        <w:r w:rsidR="00720789">
          <w:rPr>
            <w:noProof/>
            <w:webHidden/>
          </w:rPr>
          <w:fldChar w:fldCharType="begin"/>
        </w:r>
        <w:r w:rsidR="00720789">
          <w:rPr>
            <w:noProof/>
            <w:webHidden/>
          </w:rPr>
          <w:instrText xml:space="preserve"> PAGEREF _Toc14176391 \h </w:instrText>
        </w:r>
        <w:r w:rsidR="00720789">
          <w:rPr>
            <w:noProof/>
            <w:webHidden/>
          </w:rPr>
        </w:r>
        <w:r w:rsidR="00720789">
          <w:rPr>
            <w:noProof/>
            <w:webHidden/>
          </w:rPr>
          <w:fldChar w:fldCharType="separate"/>
        </w:r>
        <w:r w:rsidR="00720789">
          <w:rPr>
            <w:noProof/>
            <w:webHidden/>
          </w:rPr>
          <w:t>32</w:t>
        </w:r>
        <w:r w:rsidR="00720789">
          <w:rPr>
            <w:noProof/>
            <w:webHidden/>
          </w:rPr>
          <w:fldChar w:fldCharType="end"/>
        </w:r>
      </w:hyperlink>
    </w:p>
    <w:p w14:paraId="77A1C686" w14:textId="2127F042"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92" w:history="1">
        <w:r w:rsidR="00720789" w:rsidRPr="002E3D1B">
          <w:rPr>
            <w:rStyle w:val="Hyperlink"/>
            <w:noProof/>
          </w:rPr>
          <w:t>8.1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Handling</w:t>
        </w:r>
        <w:r w:rsidR="00720789">
          <w:rPr>
            <w:noProof/>
            <w:webHidden/>
          </w:rPr>
          <w:tab/>
        </w:r>
        <w:r w:rsidR="00720789">
          <w:rPr>
            <w:noProof/>
            <w:webHidden/>
          </w:rPr>
          <w:fldChar w:fldCharType="begin"/>
        </w:r>
        <w:r w:rsidR="00720789">
          <w:rPr>
            <w:noProof/>
            <w:webHidden/>
          </w:rPr>
          <w:instrText xml:space="preserve"> PAGEREF _Toc14176392 \h </w:instrText>
        </w:r>
        <w:r w:rsidR="00720789">
          <w:rPr>
            <w:noProof/>
            <w:webHidden/>
          </w:rPr>
        </w:r>
        <w:r w:rsidR="00720789">
          <w:rPr>
            <w:noProof/>
            <w:webHidden/>
          </w:rPr>
          <w:fldChar w:fldCharType="separate"/>
        </w:r>
        <w:r w:rsidR="00720789">
          <w:rPr>
            <w:noProof/>
            <w:webHidden/>
          </w:rPr>
          <w:t>32</w:t>
        </w:r>
        <w:r w:rsidR="00720789">
          <w:rPr>
            <w:noProof/>
            <w:webHidden/>
          </w:rPr>
          <w:fldChar w:fldCharType="end"/>
        </w:r>
      </w:hyperlink>
    </w:p>
    <w:p w14:paraId="144A0A9A" w14:textId="4ADCCDE4" w:rsidR="00720789" w:rsidRDefault="000E0B19">
      <w:pPr>
        <w:pStyle w:val="TOC2"/>
        <w:tabs>
          <w:tab w:val="left" w:pos="720"/>
        </w:tabs>
        <w:rPr>
          <w:rFonts w:asciiTheme="minorHAnsi" w:eastAsiaTheme="minorEastAsia" w:hAnsiTheme="minorHAnsi" w:cstheme="minorBidi"/>
          <w:smallCaps w:val="0"/>
          <w:noProof/>
          <w:sz w:val="22"/>
          <w:szCs w:val="22"/>
          <w:lang w:eastAsia="en-CA"/>
        </w:rPr>
      </w:pPr>
      <w:hyperlink w:anchor="_Toc14176393" w:history="1">
        <w:r w:rsidR="00720789" w:rsidRPr="002E3D1B">
          <w:rPr>
            <w:rStyle w:val="Hyperlink"/>
            <w:noProof/>
          </w:rPr>
          <w:t>8.2</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Cleanliness (contamination)</w:t>
        </w:r>
        <w:r w:rsidR="00720789">
          <w:rPr>
            <w:noProof/>
            <w:webHidden/>
          </w:rPr>
          <w:tab/>
        </w:r>
        <w:r w:rsidR="00720789">
          <w:rPr>
            <w:noProof/>
            <w:webHidden/>
          </w:rPr>
          <w:fldChar w:fldCharType="begin"/>
        </w:r>
        <w:r w:rsidR="00720789">
          <w:rPr>
            <w:noProof/>
            <w:webHidden/>
          </w:rPr>
          <w:instrText xml:space="preserve"> PAGEREF _Toc14176393 \h </w:instrText>
        </w:r>
        <w:r w:rsidR="00720789">
          <w:rPr>
            <w:noProof/>
            <w:webHidden/>
          </w:rPr>
        </w:r>
        <w:r w:rsidR="00720789">
          <w:rPr>
            <w:noProof/>
            <w:webHidden/>
          </w:rPr>
          <w:fldChar w:fldCharType="separate"/>
        </w:r>
        <w:r w:rsidR="00720789">
          <w:rPr>
            <w:noProof/>
            <w:webHidden/>
          </w:rPr>
          <w:t>32</w:t>
        </w:r>
        <w:r w:rsidR="00720789">
          <w:rPr>
            <w:noProof/>
            <w:webHidden/>
          </w:rPr>
          <w:fldChar w:fldCharType="end"/>
        </w:r>
      </w:hyperlink>
    </w:p>
    <w:p w14:paraId="77857C9A" w14:textId="5D1CB10E" w:rsidR="00720789" w:rsidRDefault="000E0B19">
      <w:pPr>
        <w:pStyle w:val="TOC1"/>
        <w:tabs>
          <w:tab w:val="left" w:pos="480"/>
        </w:tabs>
        <w:rPr>
          <w:rFonts w:asciiTheme="minorHAnsi" w:eastAsiaTheme="minorEastAsia" w:hAnsiTheme="minorHAnsi" w:cstheme="minorBidi"/>
          <w:b w:val="0"/>
          <w:smallCaps w:val="0"/>
          <w:noProof/>
          <w:sz w:val="22"/>
          <w:szCs w:val="22"/>
          <w:lang w:eastAsia="en-CA"/>
        </w:rPr>
      </w:pPr>
      <w:hyperlink w:anchor="_Toc14176394" w:history="1">
        <w:r w:rsidR="00720789" w:rsidRPr="002E3D1B">
          <w:rPr>
            <w:rStyle w:val="Hyperlink"/>
            <w:noProof/>
          </w:rPr>
          <w:t>9</w:t>
        </w:r>
        <w:r w:rsidR="00720789">
          <w:rPr>
            <w:rFonts w:asciiTheme="minorHAnsi" w:eastAsiaTheme="minorEastAsia" w:hAnsiTheme="minorHAnsi" w:cstheme="minorBidi"/>
            <w:b w:val="0"/>
            <w:smallCaps w:val="0"/>
            <w:noProof/>
            <w:sz w:val="22"/>
            <w:szCs w:val="22"/>
            <w:lang w:eastAsia="en-CA"/>
          </w:rPr>
          <w:tab/>
        </w:r>
        <w:r w:rsidR="00720789" w:rsidRPr="002E3D1B">
          <w:rPr>
            <w:rStyle w:val="Hyperlink"/>
            <w:noProof/>
          </w:rPr>
          <w:t>CERTIFICATION requirements</w:t>
        </w:r>
        <w:r w:rsidR="00720789">
          <w:rPr>
            <w:noProof/>
            <w:webHidden/>
          </w:rPr>
          <w:tab/>
        </w:r>
        <w:r w:rsidR="00720789">
          <w:rPr>
            <w:noProof/>
            <w:webHidden/>
          </w:rPr>
          <w:fldChar w:fldCharType="begin"/>
        </w:r>
        <w:r w:rsidR="00720789">
          <w:rPr>
            <w:noProof/>
            <w:webHidden/>
          </w:rPr>
          <w:instrText xml:space="preserve"> PAGEREF _Toc14176394 \h </w:instrText>
        </w:r>
        <w:r w:rsidR="00720789">
          <w:rPr>
            <w:noProof/>
            <w:webHidden/>
          </w:rPr>
        </w:r>
        <w:r w:rsidR="00720789">
          <w:rPr>
            <w:noProof/>
            <w:webHidden/>
          </w:rPr>
          <w:fldChar w:fldCharType="separate"/>
        </w:r>
        <w:r w:rsidR="00720789">
          <w:rPr>
            <w:noProof/>
            <w:webHidden/>
          </w:rPr>
          <w:t>33</w:t>
        </w:r>
        <w:r w:rsidR="00720789">
          <w:rPr>
            <w:noProof/>
            <w:webHidden/>
          </w:rPr>
          <w:fldChar w:fldCharType="end"/>
        </w:r>
      </w:hyperlink>
    </w:p>
    <w:p w14:paraId="570A04CC" w14:textId="4B2F6A85" w:rsidR="00720789" w:rsidRDefault="000E0B19">
      <w:pPr>
        <w:pStyle w:val="TOC1"/>
        <w:tabs>
          <w:tab w:val="left" w:pos="480"/>
        </w:tabs>
        <w:rPr>
          <w:rFonts w:asciiTheme="minorHAnsi" w:eastAsiaTheme="minorEastAsia" w:hAnsiTheme="minorHAnsi" w:cstheme="minorBidi"/>
          <w:b w:val="0"/>
          <w:smallCaps w:val="0"/>
          <w:noProof/>
          <w:sz w:val="22"/>
          <w:szCs w:val="22"/>
          <w:lang w:eastAsia="en-CA"/>
        </w:rPr>
      </w:pPr>
      <w:hyperlink w:anchor="_Toc14176395" w:history="1">
        <w:r w:rsidR="00720789" w:rsidRPr="002E3D1B">
          <w:rPr>
            <w:rStyle w:val="Hyperlink"/>
            <w:noProof/>
          </w:rPr>
          <w:t>10</w:t>
        </w:r>
        <w:r w:rsidR="00720789">
          <w:rPr>
            <w:rFonts w:asciiTheme="minorHAnsi" w:eastAsiaTheme="minorEastAsia" w:hAnsiTheme="minorHAnsi" w:cstheme="minorBidi"/>
            <w:b w:val="0"/>
            <w:smallCaps w:val="0"/>
            <w:noProof/>
            <w:sz w:val="22"/>
            <w:szCs w:val="22"/>
            <w:lang w:eastAsia="en-CA"/>
          </w:rPr>
          <w:tab/>
        </w:r>
        <w:r w:rsidR="00720789" w:rsidRPr="002E3D1B">
          <w:rPr>
            <w:rStyle w:val="Hyperlink"/>
            <w:noProof/>
          </w:rPr>
          <w:t>Recovery Procedure</w:t>
        </w:r>
        <w:r w:rsidR="00720789">
          <w:rPr>
            <w:noProof/>
            <w:webHidden/>
          </w:rPr>
          <w:tab/>
        </w:r>
        <w:r w:rsidR="00720789">
          <w:rPr>
            <w:noProof/>
            <w:webHidden/>
          </w:rPr>
          <w:fldChar w:fldCharType="begin"/>
        </w:r>
        <w:r w:rsidR="00720789">
          <w:rPr>
            <w:noProof/>
            <w:webHidden/>
          </w:rPr>
          <w:instrText xml:space="preserve"> PAGEREF _Toc14176395 \h </w:instrText>
        </w:r>
        <w:r w:rsidR="00720789">
          <w:rPr>
            <w:noProof/>
            <w:webHidden/>
          </w:rPr>
        </w:r>
        <w:r w:rsidR="00720789">
          <w:rPr>
            <w:noProof/>
            <w:webHidden/>
          </w:rPr>
          <w:fldChar w:fldCharType="separate"/>
        </w:r>
        <w:r w:rsidR="00720789">
          <w:rPr>
            <w:noProof/>
            <w:webHidden/>
          </w:rPr>
          <w:t>34</w:t>
        </w:r>
        <w:r w:rsidR="00720789">
          <w:rPr>
            <w:noProof/>
            <w:webHidden/>
          </w:rPr>
          <w:fldChar w:fldCharType="end"/>
        </w:r>
      </w:hyperlink>
    </w:p>
    <w:p w14:paraId="3666F2D5" w14:textId="758C3E9C" w:rsidR="00720789" w:rsidRDefault="000E0B19">
      <w:pPr>
        <w:pStyle w:val="TOC1"/>
        <w:tabs>
          <w:tab w:val="left" w:pos="480"/>
        </w:tabs>
        <w:rPr>
          <w:rFonts w:asciiTheme="minorHAnsi" w:eastAsiaTheme="minorEastAsia" w:hAnsiTheme="minorHAnsi" w:cstheme="minorBidi"/>
          <w:b w:val="0"/>
          <w:smallCaps w:val="0"/>
          <w:noProof/>
          <w:sz w:val="22"/>
          <w:szCs w:val="22"/>
          <w:lang w:eastAsia="en-CA"/>
        </w:rPr>
      </w:pPr>
      <w:hyperlink w:anchor="_Toc14176396" w:history="1">
        <w:r w:rsidR="00720789" w:rsidRPr="002E3D1B">
          <w:rPr>
            <w:rStyle w:val="Hyperlink"/>
            <w:noProof/>
            <w:lang w:val="fr-CA"/>
          </w:rPr>
          <w:t>11</w:t>
        </w:r>
        <w:r w:rsidR="00720789">
          <w:rPr>
            <w:rFonts w:asciiTheme="minorHAnsi" w:eastAsiaTheme="minorEastAsia" w:hAnsiTheme="minorHAnsi" w:cstheme="minorBidi"/>
            <w:b w:val="0"/>
            <w:smallCaps w:val="0"/>
            <w:noProof/>
            <w:sz w:val="22"/>
            <w:szCs w:val="22"/>
            <w:lang w:eastAsia="en-CA"/>
          </w:rPr>
          <w:tab/>
        </w:r>
        <w:r w:rsidR="00720789" w:rsidRPr="002E3D1B">
          <w:rPr>
            <w:rStyle w:val="Hyperlink"/>
            <w:noProof/>
            <w:lang w:val="fr-CA"/>
          </w:rPr>
          <w:t>RISK MITIGATION</w:t>
        </w:r>
        <w:r w:rsidR="00720789">
          <w:rPr>
            <w:noProof/>
            <w:webHidden/>
          </w:rPr>
          <w:tab/>
        </w:r>
        <w:r w:rsidR="00720789">
          <w:rPr>
            <w:noProof/>
            <w:webHidden/>
          </w:rPr>
          <w:fldChar w:fldCharType="begin"/>
        </w:r>
        <w:r w:rsidR="00720789">
          <w:rPr>
            <w:noProof/>
            <w:webHidden/>
          </w:rPr>
          <w:instrText xml:space="preserve"> PAGEREF _Toc14176396 \h </w:instrText>
        </w:r>
        <w:r w:rsidR="00720789">
          <w:rPr>
            <w:noProof/>
            <w:webHidden/>
          </w:rPr>
        </w:r>
        <w:r w:rsidR="00720789">
          <w:rPr>
            <w:noProof/>
            <w:webHidden/>
          </w:rPr>
          <w:fldChar w:fldCharType="separate"/>
        </w:r>
        <w:r w:rsidR="00720789">
          <w:rPr>
            <w:noProof/>
            <w:webHidden/>
          </w:rPr>
          <w:t>35</w:t>
        </w:r>
        <w:r w:rsidR="00720789">
          <w:rPr>
            <w:noProof/>
            <w:webHidden/>
          </w:rPr>
          <w:fldChar w:fldCharType="end"/>
        </w:r>
      </w:hyperlink>
    </w:p>
    <w:p w14:paraId="267E9E5C" w14:textId="45B7F64B" w:rsidR="00720789" w:rsidRDefault="000E0B19">
      <w:pPr>
        <w:pStyle w:val="TOC2"/>
        <w:tabs>
          <w:tab w:val="left" w:pos="960"/>
        </w:tabs>
        <w:rPr>
          <w:rFonts w:asciiTheme="minorHAnsi" w:eastAsiaTheme="minorEastAsia" w:hAnsiTheme="minorHAnsi" w:cstheme="minorBidi"/>
          <w:smallCaps w:val="0"/>
          <w:noProof/>
          <w:sz w:val="22"/>
          <w:szCs w:val="22"/>
          <w:lang w:eastAsia="en-CA"/>
        </w:rPr>
      </w:pPr>
      <w:hyperlink w:anchor="_Toc14176397" w:history="1">
        <w:r w:rsidR="00720789" w:rsidRPr="002E3D1B">
          <w:rPr>
            <w:rStyle w:val="Hyperlink"/>
            <w:noProof/>
            <w:lang w:val="fr-CA"/>
          </w:rPr>
          <w:t>11.1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lang w:val="fr-CA"/>
          </w:rPr>
          <w:t>S&amp;MA requirements</w:t>
        </w:r>
        <w:r w:rsidR="00720789">
          <w:rPr>
            <w:noProof/>
            <w:webHidden/>
          </w:rPr>
          <w:tab/>
        </w:r>
        <w:r w:rsidR="00720789">
          <w:rPr>
            <w:noProof/>
            <w:webHidden/>
          </w:rPr>
          <w:fldChar w:fldCharType="begin"/>
        </w:r>
        <w:r w:rsidR="00720789">
          <w:rPr>
            <w:noProof/>
            <w:webHidden/>
          </w:rPr>
          <w:instrText xml:space="preserve"> PAGEREF _Toc14176397 \h </w:instrText>
        </w:r>
        <w:r w:rsidR="00720789">
          <w:rPr>
            <w:noProof/>
            <w:webHidden/>
          </w:rPr>
        </w:r>
        <w:r w:rsidR="00720789">
          <w:rPr>
            <w:noProof/>
            <w:webHidden/>
          </w:rPr>
          <w:fldChar w:fldCharType="separate"/>
        </w:r>
        <w:r w:rsidR="00720789">
          <w:rPr>
            <w:noProof/>
            <w:webHidden/>
          </w:rPr>
          <w:t>35</w:t>
        </w:r>
        <w:r w:rsidR="00720789">
          <w:rPr>
            <w:noProof/>
            <w:webHidden/>
          </w:rPr>
          <w:fldChar w:fldCharType="end"/>
        </w:r>
      </w:hyperlink>
    </w:p>
    <w:p w14:paraId="628E061D" w14:textId="77C8096F" w:rsidR="00720789" w:rsidRDefault="000E0B19">
      <w:pPr>
        <w:pStyle w:val="TOC3"/>
        <w:tabs>
          <w:tab w:val="left" w:pos="1400"/>
        </w:tabs>
        <w:rPr>
          <w:rFonts w:asciiTheme="minorHAnsi" w:eastAsiaTheme="minorEastAsia" w:hAnsiTheme="minorHAnsi" w:cstheme="minorBidi"/>
          <w:i w:val="0"/>
          <w:noProof/>
          <w:sz w:val="22"/>
          <w:szCs w:val="22"/>
          <w:lang w:eastAsia="en-CA"/>
        </w:rPr>
      </w:pPr>
      <w:hyperlink w:anchor="_Toc14176398" w:history="1">
        <w:r w:rsidR="00720789" w:rsidRPr="002E3D1B">
          <w:rPr>
            <w:rStyle w:val="Hyperlink"/>
            <w:noProof/>
          </w:rPr>
          <w:t>11.1.1</w:t>
        </w:r>
        <w:r w:rsidR="00720789">
          <w:rPr>
            <w:rFonts w:asciiTheme="minorHAnsi" w:eastAsiaTheme="minorEastAsia" w:hAnsiTheme="minorHAnsi" w:cstheme="minorBidi"/>
            <w:i w:val="0"/>
            <w:noProof/>
            <w:sz w:val="22"/>
            <w:szCs w:val="22"/>
            <w:lang w:eastAsia="en-CA"/>
          </w:rPr>
          <w:tab/>
        </w:r>
        <w:r w:rsidR="00720789" w:rsidRPr="002E3D1B">
          <w:rPr>
            <w:rStyle w:val="Hyperlink"/>
            <w:noProof/>
          </w:rPr>
          <w:t>Application to PLG and PL</w:t>
        </w:r>
        <w:r w:rsidR="00720789">
          <w:rPr>
            <w:noProof/>
            <w:webHidden/>
          </w:rPr>
          <w:tab/>
        </w:r>
        <w:r w:rsidR="00720789">
          <w:rPr>
            <w:noProof/>
            <w:webHidden/>
          </w:rPr>
          <w:fldChar w:fldCharType="begin"/>
        </w:r>
        <w:r w:rsidR="00720789">
          <w:rPr>
            <w:noProof/>
            <w:webHidden/>
          </w:rPr>
          <w:instrText xml:space="preserve"> PAGEREF _Toc14176398 \h </w:instrText>
        </w:r>
        <w:r w:rsidR="00720789">
          <w:rPr>
            <w:noProof/>
            <w:webHidden/>
          </w:rPr>
        </w:r>
        <w:r w:rsidR="00720789">
          <w:rPr>
            <w:noProof/>
            <w:webHidden/>
          </w:rPr>
          <w:fldChar w:fldCharType="separate"/>
        </w:r>
        <w:r w:rsidR="00720789">
          <w:rPr>
            <w:noProof/>
            <w:webHidden/>
          </w:rPr>
          <w:t>35</w:t>
        </w:r>
        <w:r w:rsidR="00720789">
          <w:rPr>
            <w:noProof/>
            <w:webHidden/>
          </w:rPr>
          <w:fldChar w:fldCharType="end"/>
        </w:r>
      </w:hyperlink>
    </w:p>
    <w:p w14:paraId="7D8D6671" w14:textId="6315F56F" w:rsidR="00720789" w:rsidRDefault="000E0B19">
      <w:pPr>
        <w:pStyle w:val="TOC3"/>
        <w:tabs>
          <w:tab w:val="left" w:pos="1400"/>
        </w:tabs>
        <w:rPr>
          <w:rFonts w:asciiTheme="minorHAnsi" w:eastAsiaTheme="minorEastAsia" w:hAnsiTheme="minorHAnsi" w:cstheme="minorBidi"/>
          <w:i w:val="0"/>
          <w:noProof/>
          <w:sz w:val="22"/>
          <w:szCs w:val="22"/>
          <w:lang w:eastAsia="en-CA"/>
        </w:rPr>
      </w:pPr>
      <w:hyperlink w:anchor="_Toc14176399" w:history="1">
        <w:r w:rsidR="00720789" w:rsidRPr="002E3D1B">
          <w:rPr>
            <w:rStyle w:val="Hyperlink"/>
            <w:noProof/>
          </w:rPr>
          <w:t>11.1.2</w:t>
        </w:r>
        <w:r w:rsidR="00720789">
          <w:rPr>
            <w:rFonts w:asciiTheme="minorHAnsi" w:eastAsiaTheme="minorEastAsia" w:hAnsiTheme="minorHAnsi" w:cstheme="minorBidi"/>
            <w:i w:val="0"/>
            <w:noProof/>
            <w:sz w:val="22"/>
            <w:szCs w:val="22"/>
            <w:lang w:eastAsia="en-CA"/>
          </w:rPr>
          <w:tab/>
        </w:r>
        <w:r w:rsidR="00720789" w:rsidRPr="002E3D1B">
          <w:rPr>
            <w:rStyle w:val="Hyperlink"/>
            <w:noProof/>
          </w:rPr>
          <w:t>RISK IDENTIFICATION AND MITIGATION</w:t>
        </w:r>
        <w:r w:rsidR="00720789">
          <w:rPr>
            <w:noProof/>
            <w:webHidden/>
          </w:rPr>
          <w:tab/>
        </w:r>
        <w:r w:rsidR="00720789">
          <w:rPr>
            <w:noProof/>
            <w:webHidden/>
          </w:rPr>
          <w:fldChar w:fldCharType="begin"/>
        </w:r>
        <w:r w:rsidR="00720789">
          <w:rPr>
            <w:noProof/>
            <w:webHidden/>
          </w:rPr>
          <w:instrText xml:space="preserve"> PAGEREF _Toc14176399 \h </w:instrText>
        </w:r>
        <w:r w:rsidR="00720789">
          <w:rPr>
            <w:noProof/>
            <w:webHidden/>
          </w:rPr>
        </w:r>
        <w:r w:rsidR="00720789">
          <w:rPr>
            <w:noProof/>
            <w:webHidden/>
          </w:rPr>
          <w:fldChar w:fldCharType="separate"/>
        </w:r>
        <w:r w:rsidR="00720789">
          <w:rPr>
            <w:noProof/>
            <w:webHidden/>
          </w:rPr>
          <w:t>35</w:t>
        </w:r>
        <w:r w:rsidR="00720789">
          <w:rPr>
            <w:noProof/>
            <w:webHidden/>
          </w:rPr>
          <w:fldChar w:fldCharType="end"/>
        </w:r>
      </w:hyperlink>
    </w:p>
    <w:p w14:paraId="349FEA13" w14:textId="0CBCFACB" w:rsidR="00720789" w:rsidRDefault="000E0B19">
      <w:pPr>
        <w:pStyle w:val="TOC4"/>
        <w:tabs>
          <w:tab w:val="left" w:pos="1525"/>
        </w:tabs>
        <w:rPr>
          <w:rFonts w:asciiTheme="minorHAnsi" w:eastAsiaTheme="minorEastAsia" w:hAnsiTheme="minorHAnsi" w:cstheme="minorBidi"/>
          <w:i w:val="0"/>
          <w:noProof/>
          <w:sz w:val="22"/>
          <w:szCs w:val="22"/>
          <w:lang w:eastAsia="en-CA"/>
        </w:rPr>
      </w:pPr>
      <w:hyperlink w:anchor="_Toc14176400" w:history="1">
        <w:r w:rsidR="00720789" w:rsidRPr="002E3D1B">
          <w:rPr>
            <w:rStyle w:val="Hyperlink"/>
            <w:noProof/>
          </w:rPr>
          <w:t>11.1.2.1</w:t>
        </w:r>
        <w:r w:rsidR="00720789">
          <w:rPr>
            <w:rFonts w:asciiTheme="minorHAnsi" w:eastAsiaTheme="minorEastAsia" w:hAnsiTheme="minorHAnsi" w:cstheme="minorBidi"/>
            <w:i w:val="0"/>
            <w:noProof/>
            <w:sz w:val="22"/>
            <w:szCs w:val="22"/>
            <w:lang w:eastAsia="en-CA"/>
          </w:rPr>
          <w:tab/>
        </w:r>
        <w:r w:rsidR="00720789" w:rsidRPr="002E3D1B">
          <w:rPr>
            <w:rStyle w:val="Hyperlink"/>
            <w:noProof/>
          </w:rPr>
          <w:t>Control of fault propagation from the PLG to the aerostat</w:t>
        </w:r>
        <w:r w:rsidR="00720789">
          <w:rPr>
            <w:noProof/>
            <w:webHidden/>
          </w:rPr>
          <w:tab/>
        </w:r>
        <w:r w:rsidR="00720789">
          <w:rPr>
            <w:noProof/>
            <w:webHidden/>
          </w:rPr>
          <w:fldChar w:fldCharType="begin"/>
        </w:r>
        <w:r w:rsidR="00720789">
          <w:rPr>
            <w:noProof/>
            <w:webHidden/>
          </w:rPr>
          <w:instrText xml:space="preserve"> PAGEREF _Toc14176400 \h </w:instrText>
        </w:r>
        <w:r w:rsidR="00720789">
          <w:rPr>
            <w:noProof/>
            <w:webHidden/>
          </w:rPr>
        </w:r>
        <w:r w:rsidR="00720789">
          <w:rPr>
            <w:noProof/>
            <w:webHidden/>
          </w:rPr>
          <w:fldChar w:fldCharType="separate"/>
        </w:r>
        <w:r w:rsidR="00720789">
          <w:rPr>
            <w:noProof/>
            <w:webHidden/>
          </w:rPr>
          <w:t>35</w:t>
        </w:r>
        <w:r w:rsidR="00720789">
          <w:rPr>
            <w:noProof/>
            <w:webHidden/>
          </w:rPr>
          <w:fldChar w:fldCharType="end"/>
        </w:r>
      </w:hyperlink>
    </w:p>
    <w:p w14:paraId="75E39977" w14:textId="6FB40955" w:rsidR="00720789" w:rsidRDefault="000E0B19">
      <w:pPr>
        <w:pStyle w:val="TOC4"/>
        <w:tabs>
          <w:tab w:val="left" w:pos="1525"/>
        </w:tabs>
        <w:rPr>
          <w:rFonts w:asciiTheme="minorHAnsi" w:eastAsiaTheme="minorEastAsia" w:hAnsiTheme="minorHAnsi" w:cstheme="minorBidi"/>
          <w:i w:val="0"/>
          <w:noProof/>
          <w:sz w:val="22"/>
          <w:szCs w:val="22"/>
          <w:lang w:eastAsia="en-CA"/>
        </w:rPr>
      </w:pPr>
      <w:hyperlink w:anchor="_Toc14176401" w:history="1">
        <w:r w:rsidR="00720789" w:rsidRPr="002E3D1B">
          <w:rPr>
            <w:rStyle w:val="Hyperlink"/>
            <w:noProof/>
          </w:rPr>
          <w:t>11.1.2.2</w:t>
        </w:r>
        <w:r w:rsidR="00720789">
          <w:rPr>
            <w:rFonts w:asciiTheme="minorHAnsi" w:eastAsiaTheme="minorEastAsia" w:hAnsiTheme="minorHAnsi" w:cstheme="minorBidi"/>
            <w:i w:val="0"/>
            <w:noProof/>
            <w:sz w:val="22"/>
            <w:szCs w:val="22"/>
            <w:lang w:eastAsia="en-CA"/>
          </w:rPr>
          <w:tab/>
        </w:r>
        <w:r w:rsidR="00720789" w:rsidRPr="002E3D1B">
          <w:rPr>
            <w:rStyle w:val="Hyperlink"/>
            <w:noProof/>
          </w:rPr>
          <w:t>Robustness of mechanical elements connecting the PLG to the flight train</w:t>
        </w:r>
        <w:r w:rsidR="00720789">
          <w:rPr>
            <w:noProof/>
            <w:webHidden/>
          </w:rPr>
          <w:tab/>
        </w:r>
        <w:r w:rsidR="00720789">
          <w:rPr>
            <w:noProof/>
            <w:webHidden/>
          </w:rPr>
          <w:fldChar w:fldCharType="begin"/>
        </w:r>
        <w:r w:rsidR="00720789">
          <w:rPr>
            <w:noProof/>
            <w:webHidden/>
          </w:rPr>
          <w:instrText xml:space="preserve"> PAGEREF _Toc14176401 \h </w:instrText>
        </w:r>
        <w:r w:rsidR="00720789">
          <w:rPr>
            <w:noProof/>
            <w:webHidden/>
          </w:rPr>
        </w:r>
        <w:r w:rsidR="00720789">
          <w:rPr>
            <w:noProof/>
            <w:webHidden/>
          </w:rPr>
          <w:fldChar w:fldCharType="separate"/>
        </w:r>
        <w:r w:rsidR="00720789">
          <w:rPr>
            <w:noProof/>
            <w:webHidden/>
          </w:rPr>
          <w:t>36</w:t>
        </w:r>
        <w:r w:rsidR="00720789">
          <w:rPr>
            <w:noProof/>
            <w:webHidden/>
          </w:rPr>
          <w:fldChar w:fldCharType="end"/>
        </w:r>
      </w:hyperlink>
    </w:p>
    <w:p w14:paraId="37835DC5" w14:textId="716DD115" w:rsidR="00720789" w:rsidRDefault="000E0B19">
      <w:pPr>
        <w:pStyle w:val="TOC4"/>
        <w:tabs>
          <w:tab w:val="left" w:pos="1525"/>
        </w:tabs>
        <w:rPr>
          <w:rFonts w:asciiTheme="minorHAnsi" w:eastAsiaTheme="minorEastAsia" w:hAnsiTheme="minorHAnsi" w:cstheme="minorBidi"/>
          <w:i w:val="0"/>
          <w:noProof/>
          <w:sz w:val="22"/>
          <w:szCs w:val="22"/>
          <w:lang w:eastAsia="en-CA"/>
        </w:rPr>
      </w:pPr>
      <w:hyperlink w:anchor="_Toc14176402" w:history="1">
        <w:r w:rsidR="00720789" w:rsidRPr="002E3D1B">
          <w:rPr>
            <w:rStyle w:val="Hyperlink"/>
            <w:noProof/>
            <w:lang w:val="fr-CA"/>
          </w:rPr>
          <w:t>11.1.2.3</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fr-CA"/>
          </w:rPr>
          <w:t>Safety analysis</w:t>
        </w:r>
        <w:r w:rsidR="00720789">
          <w:rPr>
            <w:noProof/>
            <w:webHidden/>
          </w:rPr>
          <w:tab/>
        </w:r>
        <w:r w:rsidR="00720789">
          <w:rPr>
            <w:noProof/>
            <w:webHidden/>
          </w:rPr>
          <w:fldChar w:fldCharType="begin"/>
        </w:r>
        <w:r w:rsidR="00720789">
          <w:rPr>
            <w:noProof/>
            <w:webHidden/>
          </w:rPr>
          <w:instrText xml:space="preserve"> PAGEREF _Toc14176402 \h </w:instrText>
        </w:r>
        <w:r w:rsidR="00720789">
          <w:rPr>
            <w:noProof/>
            <w:webHidden/>
          </w:rPr>
        </w:r>
        <w:r w:rsidR="00720789">
          <w:rPr>
            <w:noProof/>
            <w:webHidden/>
          </w:rPr>
          <w:fldChar w:fldCharType="separate"/>
        </w:r>
        <w:r w:rsidR="00720789">
          <w:rPr>
            <w:noProof/>
            <w:webHidden/>
          </w:rPr>
          <w:t>36</w:t>
        </w:r>
        <w:r w:rsidR="00720789">
          <w:rPr>
            <w:noProof/>
            <w:webHidden/>
          </w:rPr>
          <w:fldChar w:fldCharType="end"/>
        </w:r>
      </w:hyperlink>
    </w:p>
    <w:p w14:paraId="45B12C01" w14:textId="4F44B947" w:rsidR="00720789" w:rsidRDefault="000E0B19">
      <w:pPr>
        <w:pStyle w:val="TOC4"/>
        <w:tabs>
          <w:tab w:val="left" w:pos="1525"/>
        </w:tabs>
        <w:rPr>
          <w:rFonts w:asciiTheme="minorHAnsi" w:eastAsiaTheme="minorEastAsia" w:hAnsiTheme="minorHAnsi" w:cstheme="minorBidi"/>
          <w:i w:val="0"/>
          <w:noProof/>
          <w:sz w:val="22"/>
          <w:szCs w:val="22"/>
          <w:lang w:eastAsia="en-CA"/>
        </w:rPr>
      </w:pPr>
      <w:hyperlink w:anchor="_Toc14176403" w:history="1">
        <w:r w:rsidR="00720789" w:rsidRPr="002E3D1B">
          <w:rPr>
            <w:rStyle w:val="Hyperlink"/>
            <w:noProof/>
          </w:rPr>
          <w:t>11.1.2.4</w:t>
        </w:r>
        <w:r w:rsidR="00720789">
          <w:rPr>
            <w:rFonts w:asciiTheme="minorHAnsi" w:eastAsiaTheme="minorEastAsia" w:hAnsiTheme="minorHAnsi" w:cstheme="minorBidi"/>
            <w:i w:val="0"/>
            <w:noProof/>
            <w:sz w:val="22"/>
            <w:szCs w:val="22"/>
            <w:lang w:eastAsia="en-CA"/>
          </w:rPr>
          <w:tab/>
        </w:r>
        <w:r w:rsidR="00720789" w:rsidRPr="002E3D1B">
          <w:rPr>
            <w:rStyle w:val="Hyperlink"/>
            <w:noProof/>
          </w:rPr>
          <w:t>Mitigating risks related to jettisoning elements</w:t>
        </w:r>
        <w:r w:rsidR="00720789">
          <w:rPr>
            <w:noProof/>
            <w:webHidden/>
          </w:rPr>
          <w:tab/>
        </w:r>
        <w:r w:rsidR="00720789">
          <w:rPr>
            <w:noProof/>
            <w:webHidden/>
          </w:rPr>
          <w:fldChar w:fldCharType="begin"/>
        </w:r>
        <w:r w:rsidR="00720789">
          <w:rPr>
            <w:noProof/>
            <w:webHidden/>
          </w:rPr>
          <w:instrText xml:space="preserve"> PAGEREF _Toc14176403 \h </w:instrText>
        </w:r>
        <w:r w:rsidR="00720789">
          <w:rPr>
            <w:noProof/>
            <w:webHidden/>
          </w:rPr>
        </w:r>
        <w:r w:rsidR="00720789">
          <w:rPr>
            <w:noProof/>
            <w:webHidden/>
          </w:rPr>
          <w:fldChar w:fldCharType="separate"/>
        </w:r>
        <w:r w:rsidR="00720789">
          <w:rPr>
            <w:noProof/>
            <w:webHidden/>
          </w:rPr>
          <w:t>36</w:t>
        </w:r>
        <w:r w:rsidR="00720789">
          <w:rPr>
            <w:noProof/>
            <w:webHidden/>
          </w:rPr>
          <w:fldChar w:fldCharType="end"/>
        </w:r>
      </w:hyperlink>
    </w:p>
    <w:p w14:paraId="38F1E93F" w14:textId="635CC661" w:rsidR="00720789" w:rsidRDefault="000E0B19">
      <w:pPr>
        <w:pStyle w:val="TOC1"/>
        <w:rPr>
          <w:rFonts w:asciiTheme="minorHAnsi" w:eastAsiaTheme="minorEastAsia" w:hAnsiTheme="minorHAnsi" w:cstheme="minorBidi"/>
          <w:b w:val="0"/>
          <w:smallCaps w:val="0"/>
          <w:noProof/>
          <w:sz w:val="22"/>
          <w:szCs w:val="22"/>
          <w:lang w:eastAsia="en-CA"/>
        </w:rPr>
      </w:pPr>
      <w:hyperlink w:anchor="_Toc14176404" w:history="1">
        <w:r w:rsidR="00720789" w:rsidRPr="002E3D1B">
          <w:rPr>
            <w:rStyle w:val="Hyperlink"/>
            <w:noProof/>
          </w:rPr>
          <w:t>Appendix A</w:t>
        </w:r>
        <w:r w:rsidR="00720789">
          <w:rPr>
            <w:noProof/>
            <w:webHidden/>
          </w:rPr>
          <w:tab/>
        </w:r>
        <w:r w:rsidR="00720789">
          <w:rPr>
            <w:noProof/>
            <w:webHidden/>
          </w:rPr>
          <w:fldChar w:fldCharType="begin"/>
        </w:r>
        <w:r w:rsidR="00720789">
          <w:rPr>
            <w:noProof/>
            <w:webHidden/>
          </w:rPr>
          <w:instrText xml:space="preserve"> PAGEREF _Toc14176404 \h </w:instrText>
        </w:r>
        <w:r w:rsidR="00720789">
          <w:rPr>
            <w:noProof/>
            <w:webHidden/>
          </w:rPr>
        </w:r>
        <w:r w:rsidR="00720789">
          <w:rPr>
            <w:noProof/>
            <w:webHidden/>
          </w:rPr>
          <w:fldChar w:fldCharType="separate"/>
        </w:r>
        <w:r w:rsidR="00720789">
          <w:rPr>
            <w:noProof/>
            <w:webHidden/>
          </w:rPr>
          <w:t>38</w:t>
        </w:r>
        <w:r w:rsidR="00720789">
          <w:rPr>
            <w:noProof/>
            <w:webHidden/>
          </w:rPr>
          <w:fldChar w:fldCharType="end"/>
        </w:r>
      </w:hyperlink>
    </w:p>
    <w:p w14:paraId="338DE948" w14:textId="5D401BBF" w:rsidR="00720789" w:rsidRDefault="000E0B19">
      <w:pPr>
        <w:pStyle w:val="TOC2"/>
        <w:tabs>
          <w:tab w:val="left" w:pos="960"/>
        </w:tabs>
        <w:rPr>
          <w:rFonts w:asciiTheme="minorHAnsi" w:eastAsiaTheme="minorEastAsia" w:hAnsiTheme="minorHAnsi" w:cstheme="minorBidi"/>
          <w:smallCaps w:val="0"/>
          <w:noProof/>
          <w:sz w:val="22"/>
          <w:szCs w:val="22"/>
          <w:lang w:eastAsia="en-CA"/>
        </w:rPr>
      </w:pPr>
      <w:hyperlink w:anchor="_Toc14176405" w:history="1">
        <w:r w:rsidR="00720789" w:rsidRPr="002E3D1B">
          <w:rPr>
            <w:rStyle w:val="Hyperlink"/>
            <w:rFonts w:cs="Arial"/>
            <w:noProof/>
            <w:lang w:val="fr-CA"/>
          </w:rPr>
          <w:t>A.1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lang w:val="fr-CA"/>
          </w:rPr>
          <w:t>RISK ANALYSIS</w:t>
        </w:r>
        <w:r w:rsidR="00720789">
          <w:rPr>
            <w:noProof/>
            <w:webHidden/>
          </w:rPr>
          <w:tab/>
        </w:r>
        <w:r w:rsidR="00720789">
          <w:rPr>
            <w:noProof/>
            <w:webHidden/>
          </w:rPr>
          <w:fldChar w:fldCharType="begin"/>
        </w:r>
        <w:r w:rsidR="00720789">
          <w:rPr>
            <w:noProof/>
            <w:webHidden/>
          </w:rPr>
          <w:instrText xml:space="preserve"> PAGEREF _Toc14176405 \h </w:instrText>
        </w:r>
        <w:r w:rsidR="00720789">
          <w:rPr>
            <w:noProof/>
            <w:webHidden/>
          </w:rPr>
        </w:r>
        <w:r w:rsidR="00720789">
          <w:rPr>
            <w:noProof/>
            <w:webHidden/>
          </w:rPr>
          <w:fldChar w:fldCharType="separate"/>
        </w:r>
        <w:r w:rsidR="00720789">
          <w:rPr>
            <w:noProof/>
            <w:webHidden/>
          </w:rPr>
          <w:t>39</w:t>
        </w:r>
        <w:r w:rsidR="00720789">
          <w:rPr>
            <w:noProof/>
            <w:webHidden/>
          </w:rPr>
          <w:fldChar w:fldCharType="end"/>
        </w:r>
      </w:hyperlink>
    </w:p>
    <w:p w14:paraId="663B4F5D" w14:textId="02CE3ACA" w:rsidR="00720789" w:rsidRDefault="000E0B19">
      <w:pPr>
        <w:pStyle w:val="TOC2"/>
        <w:tabs>
          <w:tab w:val="left" w:pos="960"/>
        </w:tabs>
        <w:rPr>
          <w:rFonts w:asciiTheme="minorHAnsi" w:eastAsiaTheme="minorEastAsia" w:hAnsiTheme="minorHAnsi" w:cstheme="minorBidi"/>
          <w:smallCaps w:val="0"/>
          <w:noProof/>
          <w:sz w:val="22"/>
          <w:szCs w:val="22"/>
          <w:lang w:eastAsia="en-CA"/>
        </w:rPr>
      </w:pPr>
      <w:hyperlink w:anchor="_Toc14176406" w:history="1">
        <w:r w:rsidR="00720789" w:rsidRPr="002E3D1B">
          <w:rPr>
            <w:rStyle w:val="Hyperlink"/>
            <w:rFonts w:cs="Arial"/>
            <w:noProof/>
            <w:lang w:val="fr-CA"/>
          </w:rPr>
          <w:t>A.2</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HAZARD Summary</w:t>
        </w:r>
        <w:r w:rsidR="00720789">
          <w:rPr>
            <w:noProof/>
            <w:webHidden/>
          </w:rPr>
          <w:tab/>
        </w:r>
        <w:r w:rsidR="00720789">
          <w:rPr>
            <w:noProof/>
            <w:webHidden/>
          </w:rPr>
          <w:fldChar w:fldCharType="begin"/>
        </w:r>
        <w:r w:rsidR="00720789">
          <w:rPr>
            <w:noProof/>
            <w:webHidden/>
          </w:rPr>
          <w:instrText xml:space="preserve"> PAGEREF _Toc14176406 \h </w:instrText>
        </w:r>
        <w:r w:rsidR="00720789">
          <w:rPr>
            <w:noProof/>
            <w:webHidden/>
          </w:rPr>
        </w:r>
        <w:r w:rsidR="00720789">
          <w:rPr>
            <w:noProof/>
            <w:webHidden/>
          </w:rPr>
          <w:fldChar w:fldCharType="separate"/>
        </w:r>
        <w:r w:rsidR="00720789">
          <w:rPr>
            <w:noProof/>
            <w:webHidden/>
          </w:rPr>
          <w:t>42</w:t>
        </w:r>
        <w:r w:rsidR="00720789">
          <w:rPr>
            <w:noProof/>
            <w:webHidden/>
          </w:rPr>
          <w:fldChar w:fldCharType="end"/>
        </w:r>
      </w:hyperlink>
    </w:p>
    <w:p w14:paraId="0C608552" w14:textId="7A0EB0BA" w:rsidR="00720789" w:rsidRDefault="000E0B19">
      <w:pPr>
        <w:pStyle w:val="TOC1"/>
        <w:rPr>
          <w:rFonts w:asciiTheme="minorHAnsi" w:eastAsiaTheme="minorEastAsia" w:hAnsiTheme="minorHAnsi" w:cstheme="minorBidi"/>
          <w:b w:val="0"/>
          <w:smallCaps w:val="0"/>
          <w:noProof/>
          <w:sz w:val="22"/>
          <w:szCs w:val="22"/>
          <w:lang w:eastAsia="en-CA"/>
        </w:rPr>
      </w:pPr>
      <w:hyperlink w:anchor="_Toc14176407" w:history="1">
        <w:r w:rsidR="00720789" w:rsidRPr="002E3D1B">
          <w:rPr>
            <w:rStyle w:val="Hyperlink"/>
            <w:noProof/>
          </w:rPr>
          <w:t>Appendix B</w:t>
        </w:r>
        <w:r w:rsidR="00720789">
          <w:rPr>
            <w:noProof/>
            <w:webHidden/>
          </w:rPr>
          <w:tab/>
        </w:r>
        <w:r w:rsidR="00720789">
          <w:rPr>
            <w:noProof/>
            <w:webHidden/>
          </w:rPr>
          <w:fldChar w:fldCharType="begin"/>
        </w:r>
        <w:r w:rsidR="00720789">
          <w:rPr>
            <w:noProof/>
            <w:webHidden/>
          </w:rPr>
          <w:instrText xml:space="preserve"> PAGEREF _Toc14176407 \h </w:instrText>
        </w:r>
        <w:r w:rsidR="00720789">
          <w:rPr>
            <w:noProof/>
            <w:webHidden/>
          </w:rPr>
        </w:r>
        <w:r w:rsidR="00720789">
          <w:rPr>
            <w:noProof/>
            <w:webHidden/>
          </w:rPr>
          <w:fldChar w:fldCharType="separate"/>
        </w:r>
        <w:r w:rsidR="00720789">
          <w:rPr>
            <w:noProof/>
            <w:webHidden/>
          </w:rPr>
          <w:t>43</w:t>
        </w:r>
        <w:r w:rsidR="00720789">
          <w:rPr>
            <w:noProof/>
            <w:webHidden/>
          </w:rPr>
          <w:fldChar w:fldCharType="end"/>
        </w:r>
      </w:hyperlink>
    </w:p>
    <w:p w14:paraId="6DE748CB" w14:textId="010914DE" w:rsidR="00720789" w:rsidRDefault="000E0B19">
      <w:pPr>
        <w:pStyle w:val="TOC2"/>
        <w:tabs>
          <w:tab w:val="left" w:pos="960"/>
        </w:tabs>
        <w:rPr>
          <w:rFonts w:asciiTheme="minorHAnsi" w:eastAsiaTheme="minorEastAsia" w:hAnsiTheme="minorHAnsi" w:cstheme="minorBidi"/>
          <w:smallCaps w:val="0"/>
          <w:noProof/>
          <w:sz w:val="22"/>
          <w:szCs w:val="22"/>
          <w:lang w:eastAsia="en-CA"/>
        </w:rPr>
      </w:pPr>
      <w:hyperlink w:anchor="_Toc14176408" w:history="1">
        <w:r w:rsidR="00720789" w:rsidRPr="002E3D1B">
          <w:rPr>
            <w:rStyle w:val="Hyperlink"/>
            <w:rFonts w:cs="Arial"/>
            <w:noProof/>
            <w:lang w:val="fr-CA"/>
          </w:rPr>
          <w:t>B.1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compliance MATRIX for PLG and payload on board of ZPB</w:t>
        </w:r>
        <w:r w:rsidR="00720789">
          <w:rPr>
            <w:noProof/>
            <w:webHidden/>
          </w:rPr>
          <w:tab/>
        </w:r>
        <w:r w:rsidR="00720789">
          <w:rPr>
            <w:noProof/>
            <w:webHidden/>
          </w:rPr>
          <w:fldChar w:fldCharType="begin"/>
        </w:r>
        <w:r w:rsidR="00720789">
          <w:rPr>
            <w:noProof/>
            <w:webHidden/>
          </w:rPr>
          <w:instrText xml:space="preserve"> PAGEREF _Toc14176408 \h </w:instrText>
        </w:r>
        <w:r w:rsidR="00720789">
          <w:rPr>
            <w:noProof/>
            <w:webHidden/>
          </w:rPr>
        </w:r>
        <w:r w:rsidR="00720789">
          <w:rPr>
            <w:noProof/>
            <w:webHidden/>
          </w:rPr>
          <w:fldChar w:fldCharType="separate"/>
        </w:r>
        <w:r w:rsidR="00720789">
          <w:rPr>
            <w:noProof/>
            <w:webHidden/>
          </w:rPr>
          <w:t>44</w:t>
        </w:r>
        <w:r w:rsidR="00720789">
          <w:rPr>
            <w:noProof/>
            <w:webHidden/>
          </w:rPr>
          <w:fldChar w:fldCharType="end"/>
        </w:r>
      </w:hyperlink>
    </w:p>
    <w:p w14:paraId="5CE081D0" w14:textId="7F4CBAB6" w:rsidR="00720789" w:rsidRDefault="000E0B19">
      <w:pPr>
        <w:pStyle w:val="TOC1"/>
        <w:rPr>
          <w:rFonts w:asciiTheme="minorHAnsi" w:eastAsiaTheme="minorEastAsia" w:hAnsiTheme="minorHAnsi" w:cstheme="minorBidi"/>
          <w:b w:val="0"/>
          <w:smallCaps w:val="0"/>
          <w:noProof/>
          <w:sz w:val="22"/>
          <w:szCs w:val="22"/>
          <w:lang w:eastAsia="en-CA"/>
        </w:rPr>
      </w:pPr>
      <w:hyperlink w:anchor="_Toc14176409" w:history="1">
        <w:r w:rsidR="00720789" w:rsidRPr="002E3D1B">
          <w:rPr>
            <w:rStyle w:val="Hyperlink"/>
            <w:noProof/>
          </w:rPr>
          <w:t>Appendix C</w:t>
        </w:r>
        <w:r w:rsidR="00720789">
          <w:rPr>
            <w:noProof/>
            <w:webHidden/>
          </w:rPr>
          <w:tab/>
        </w:r>
        <w:r w:rsidR="00720789">
          <w:rPr>
            <w:noProof/>
            <w:webHidden/>
          </w:rPr>
          <w:fldChar w:fldCharType="begin"/>
        </w:r>
        <w:r w:rsidR="00720789">
          <w:rPr>
            <w:noProof/>
            <w:webHidden/>
          </w:rPr>
          <w:instrText xml:space="preserve"> PAGEREF _Toc14176409 \h </w:instrText>
        </w:r>
        <w:r w:rsidR="00720789">
          <w:rPr>
            <w:noProof/>
            <w:webHidden/>
          </w:rPr>
        </w:r>
        <w:r w:rsidR="00720789">
          <w:rPr>
            <w:noProof/>
            <w:webHidden/>
          </w:rPr>
          <w:fldChar w:fldCharType="separate"/>
        </w:r>
        <w:r w:rsidR="00720789">
          <w:rPr>
            <w:noProof/>
            <w:webHidden/>
          </w:rPr>
          <w:t>59</w:t>
        </w:r>
        <w:r w:rsidR="00720789">
          <w:rPr>
            <w:noProof/>
            <w:webHidden/>
          </w:rPr>
          <w:fldChar w:fldCharType="end"/>
        </w:r>
      </w:hyperlink>
    </w:p>
    <w:p w14:paraId="2BE10253" w14:textId="1D77603C" w:rsidR="00720789" w:rsidRDefault="000E0B19">
      <w:pPr>
        <w:pStyle w:val="TOC2"/>
        <w:tabs>
          <w:tab w:val="left" w:pos="960"/>
        </w:tabs>
        <w:rPr>
          <w:rFonts w:asciiTheme="minorHAnsi" w:eastAsiaTheme="minorEastAsia" w:hAnsiTheme="minorHAnsi" w:cstheme="minorBidi"/>
          <w:smallCaps w:val="0"/>
          <w:noProof/>
          <w:sz w:val="22"/>
          <w:szCs w:val="22"/>
          <w:lang w:eastAsia="en-CA"/>
        </w:rPr>
      </w:pPr>
      <w:hyperlink w:anchor="_Toc14176410" w:history="1">
        <w:r w:rsidR="00720789" w:rsidRPr="002E3D1B">
          <w:rPr>
            <w:rStyle w:val="Hyperlink"/>
            <w:rFonts w:cs="Arial"/>
            <w:noProof/>
            <w:lang w:val="fr-CA"/>
          </w:rPr>
          <w:t>C.1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lang w:val="fr-CA"/>
          </w:rPr>
          <w:t>COMPLIANCE STATEMENT REFERENCES</w:t>
        </w:r>
        <w:r w:rsidR="00720789">
          <w:rPr>
            <w:noProof/>
            <w:webHidden/>
          </w:rPr>
          <w:tab/>
        </w:r>
        <w:r w:rsidR="00720789">
          <w:rPr>
            <w:noProof/>
            <w:webHidden/>
          </w:rPr>
          <w:fldChar w:fldCharType="begin"/>
        </w:r>
        <w:r w:rsidR="00720789">
          <w:rPr>
            <w:noProof/>
            <w:webHidden/>
          </w:rPr>
          <w:instrText xml:space="preserve"> PAGEREF _Toc14176410 \h </w:instrText>
        </w:r>
        <w:r w:rsidR="00720789">
          <w:rPr>
            <w:noProof/>
            <w:webHidden/>
          </w:rPr>
        </w:r>
        <w:r w:rsidR="00720789">
          <w:rPr>
            <w:noProof/>
            <w:webHidden/>
          </w:rPr>
          <w:fldChar w:fldCharType="separate"/>
        </w:r>
        <w:r w:rsidR="00720789">
          <w:rPr>
            <w:noProof/>
            <w:webHidden/>
          </w:rPr>
          <w:t>60</w:t>
        </w:r>
        <w:r w:rsidR="00720789">
          <w:rPr>
            <w:noProof/>
            <w:webHidden/>
          </w:rPr>
          <w:fldChar w:fldCharType="end"/>
        </w:r>
      </w:hyperlink>
    </w:p>
    <w:p w14:paraId="7222E3FF" w14:textId="7BFF6C15"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411" w:history="1">
        <w:r w:rsidR="00720789" w:rsidRPr="002E3D1B">
          <w:rPr>
            <w:rStyle w:val="Hyperlink"/>
            <w:noProof/>
            <w:lang w:val="fr-CA"/>
          </w:rPr>
          <w:t>C.1.1</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fr-CA"/>
          </w:rPr>
          <w:t>MECHANICAL ANALYSIS</w:t>
        </w:r>
        <w:r w:rsidR="00720789">
          <w:rPr>
            <w:noProof/>
            <w:webHidden/>
          </w:rPr>
          <w:tab/>
        </w:r>
        <w:r w:rsidR="00720789">
          <w:rPr>
            <w:noProof/>
            <w:webHidden/>
          </w:rPr>
          <w:fldChar w:fldCharType="begin"/>
        </w:r>
        <w:r w:rsidR="00720789">
          <w:rPr>
            <w:noProof/>
            <w:webHidden/>
          </w:rPr>
          <w:instrText xml:space="preserve"> PAGEREF _Toc14176411 \h </w:instrText>
        </w:r>
        <w:r w:rsidR="00720789">
          <w:rPr>
            <w:noProof/>
            <w:webHidden/>
          </w:rPr>
        </w:r>
        <w:r w:rsidR="00720789">
          <w:rPr>
            <w:noProof/>
            <w:webHidden/>
          </w:rPr>
          <w:fldChar w:fldCharType="separate"/>
        </w:r>
        <w:r w:rsidR="00720789">
          <w:rPr>
            <w:noProof/>
            <w:webHidden/>
          </w:rPr>
          <w:t>60</w:t>
        </w:r>
        <w:r w:rsidR="00720789">
          <w:rPr>
            <w:noProof/>
            <w:webHidden/>
          </w:rPr>
          <w:fldChar w:fldCharType="end"/>
        </w:r>
      </w:hyperlink>
    </w:p>
    <w:p w14:paraId="3F91902B" w14:textId="43D0813F" w:rsidR="00720789" w:rsidRDefault="000E0B19">
      <w:pPr>
        <w:pStyle w:val="TOC3"/>
        <w:tabs>
          <w:tab w:val="left" w:pos="1195"/>
        </w:tabs>
        <w:rPr>
          <w:rFonts w:asciiTheme="minorHAnsi" w:eastAsiaTheme="minorEastAsia" w:hAnsiTheme="minorHAnsi" w:cstheme="minorBidi"/>
          <w:i w:val="0"/>
          <w:noProof/>
          <w:sz w:val="22"/>
          <w:szCs w:val="22"/>
          <w:lang w:eastAsia="en-CA"/>
        </w:rPr>
      </w:pPr>
      <w:hyperlink w:anchor="_Toc14176412" w:history="1">
        <w:r w:rsidR="00720789" w:rsidRPr="002E3D1B">
          <w:rPr>
            <w:rStyle w:val="Hyperlink"/>
            <w:noProof/>
            <w:lang w:val="fr-CA"/>
          </w:rPr>
          <w:t>C.1.2</w:t>
        </w:r>
        <w:r w:rsidR="00720789">
          <w:rPr>
            <w:rFonts w:asciiTheme="minorHAnsi" w:eastAsiaTheme="minorEastAsia" w:hAnsiTheme="minorHAnsi" w:cstheme="minorBidi"/>
            <w:i w:val="0"/>
            <w:noProof/>
            <w:sz w:val="22"/>
            <w:szCs w:val="22"/>
            <w:lang w:eastAsia="en-CA"/>
          </w:rPr>
          <w:tab/>
        </w:r>
        <w:r w:rsidR="00720789" w:rsidRPr="002E3D1B">
          <w:rPr>
            <w:rStyle w:val="Hyperlink"/>
            <w:noProof/>
            <w:lang w:val="fr-CA"/>
          </w:rPr>
          <w:t>TESTS</w:t>
        </w:r>
        <w:r w:rsidR="00720789">
          <w:rPr>
            <w:noProof/>
            <w:webHidden/>
          </w:rPr>
          <w:tab/>
        </w:r>
        <w:r w:rsidR="00720789">
          <w:rPr>
            <w:noProof/>
            <w:webHidden/>
          </w:rPr>
          <w:fldChar w:fldCharType="begin"/>
        </w:r>
        <w:r w:rsidR="00720789">
          <w:rPr>
            <w:noProof/>
            <w:webHidden/>
          </w:rPr>
          <w:instrText xml:space="preserve"> PAGEREF _Toc14176412 \h </w:instrText>
        </w:r>
        <w:r w:rsidR="00720789">
          <w:rPr>
            <w:noProof/>
            <w:webHidden/>
          </w:rPr>
        </w:r>
        <w:r w:rsidR="00720789">
          <w:rPr>
            <w:noProof/>
            <w:webHidden/>
          </w:rPr>
          <w:fldChar w:fldCharType="separate"/>
        </w:r>
        <w:r w:rsidR="00720789">
          <w:rPr>
            <w:noProof/>
            <w:webHidden/>
          </w:rPr>
          <w:t>60</w:t>
        </w:r>
        <w:r w:rsidR="00720789">
          <w:rPr>
            <w:noProof/>
            <w:webHidden/>
          </w:rPr>
          <w:fldChar w:fldCharType="end"/>
        </w:r>
      </w:hyperlink>
    </w:p>
    <w:p w14:paraId="4E549611" w14:textId="5B76AF3A" w:rsidR="00720789" w:rsidRDefault="000E0B19">
      <w:pPr>
        <w:pStyle w:val="TOC1"/>
        <w:rPr>
          <w:rFonts w:asciiTheme="minorHAnsi" w:eastAsiaTheme="minorEastAsia" w:hAnsiTheme="minorHAnsi" w:cstheme="minorBidi"/>
          <w:b w:val="0"/>
          <w:smallCaps w:val="0"/>
          <w:noProof/>
          <w:sz w:val="22"/>
          <w:szCs w:val="22"/>
          <w:lang w:eastAsia="en-CA"/>
        </w:rPr>
      </w:pPr>
      <w:hyperlink w:anchor="_Toc14176413" w:history="1">
        <w:r w:rsidR="00720789" w:rsidRPr="002E3D1B">
          <w:rPr>
            <w:rStyle w:val="Hyperlink"/>
            <w:noProof/>
          </w:rPr>
          <w:t>Appendix D</w:t>
        </w:r>
        <w:r w:rsidR="00720789">
          <w:rPr>
            <w:noProof/>
            <w:webHidden/>
          </w:rPr>
          <w:tab/>
        </w:r>
        <w:r w:rsidR="00720789">
          <w:rPr>
            <w:noProof/>
            <w:webHidden/>
          </w:rPr>
          <w:fldChar w:fldCharType="begin"/>
        </w:r>
        <w:r w:rsidR="00720789">
          <w:rPr>
            <w:noProof/>
            <w:webHidden/>
          </w:rPr>
          <w:instrText xml:space="preserve"> PAGEREF _Toc14176413 \h </w:instrText>
        </w:r>
        <w:r w:rsidR="00720789">
          <w:rPr>
            <w:noProof/>
            <w:webHidden/>
          </w:rPr>
        </w:r>
        <w:r w:rsidR="00720789">
          <w:rPr>
            <w:noProof/>
            <w:webHidden/>
          </w:rPr>
          <w:fldChar w:fldCharType="separate"/>
        </w:r>
        <w:r w:rsidR="00720789">
          <w:rPr>
            <w:noProof/>
            <w:webHidden/>
          </w:rPr>
          <w:t>61</w:t>
        </w:r>
        <w:r w:rsidR="00720789">
          <w:rPr>
            <w:noProof/>
            <w:webHidden/>
          </w:rPr>
          <w:fldChar w:fldCharType="end"/>
        </w:r>
      </w:hyperlink>
    </w:p>
    <w:p w14:paraId="1E0DD8DA" w14:textId="11BA489E" w:rsidR="00720789" w:rsidRDefault="000E0B19">
      <w:pPr>
        <w:pStyle w:val="TOC2"/>
        <w:tabs>
          <w:tab w:val="left" w:pos="960"/>
        </w:tabs>
        <w:rPr>
          <w:rFonts w:asciiTheme="minorHAnsi" w:eastAsiaTheme="minorEastAsia" w:hAnsiTheme="minorHAnsi" w:cstheme="minorBidi"/>
          <w:smallCaps w:val="0"/>
          <w:noProof/>
          <w:sz w:val="22"/>
          <w:szCs w:val="22"/>
          <w:lang w:eastAsia="en-CA"/>
        </w:rPr>
      </w:pPr>
      <w:hyperlink w:anchor="_Toc14176414" w:history="1">
        <w:r w:rsidR="00720789" w:rsidRPr="002E3D1B">
          <w:rPr>
            <w:rStyle w:val="Hyperlink"/>
            <w:rFonts w:cs="Arial"/>
            <w:noProof/>
            <w:lang w:val="fr-CA"/>
          </w:rPr>
          <w:t>D.1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rPr>
          <w:t>THORLABS GC25075-RB - Rubidium Borosilicate Reference Cell</w:t>
        </w:r>
        <w:r w:rsidR="00720789">
          <w:rPr>
            <w:noProof/>
            <w:webHidden/>
          </w:rPr>
          <w:tab/>
        </w:r>
        <w:r w:rsidR="00720789">
          <w:rPr>
            <w:noProof/>
            <w:webHidden/>
          </w:rPr>
          <w:fldChar w:fldCharType="begin"/>
        </w:r>
        <w:r w:rsidR="00720789">
          <w:rPr>
            <w:noProof/>
            <w:webHidden/>
          </w:rPr>
          <w:instrText xml:space="preserve"> PAGEREF _Toc14176414 \h </w:instrText>
        </w:r>
        <w:r w:rsidR="00720789">
          <w:rPr>
            <w:noProof/>
            <w:webHidden/>
          </w:rPr>
        </w:r>
        <w:r w:rsidR="00720789">
          <w:rPr>
            <w:noProof/>
            <w:webHidden/>
          </w:rPr>
          <w:fldChar w:fldCharType="separate"/>
        </w:r>
        <w:r w:rsidR="00720789">
          <w:rPr>
            <w:noProof/>
            <w:webHidden/>
          </w:rPr>
          <w:t>62</w:t>
        </w:r>
        <w:r w:rsidR="00720789">
          <w:rPr>
            <w:noProof/>
            <w:webHidden/>
          </w:rPr>
          <w:fldChar w:fldCharType="end"/>
        </w:r>
      </w:hyperlink>
    </w:p>
    <w:p w14:paraId="1444F266" w14:textId="4AD00230" w:rsidR="00720789" w:rsidRDefault="000E0B19">
      <w:pPr>
        <w:pStyle w:val="TOC1"/>
        <w:rPr>
          <w:rFonts w:asciiTheme="minorHAnsi" w:eastAsiaTheme="minorEastAsia" w:hAnsiTheme="minorHAnsi" w:cstheme="minorBidi"/>
          <w:b w:val="0"/>
          <w:smallCaps w:val="0"/>
          <w:noProof/>
          <w:sz w:val="22"/>
          <w:szCs w:val="22"/>
          <w:lang w:eastAsia="en-CA"/>
        </w:rPr>
      </w:pPr>
      <w:hyperlink w:anchor="_Toc14176415" w:history="1">
        <w:r w:rsidR="00720789" w:rsidRPr="002E3D1B">
          <w:rPr>
            <w:rStyle w:val="Hyperlink"/>
            <w:noProof/>
          </w:rPr>
          <w:t>Appendix E</w:t>
        </w:r>
        <w:r w:rsidR="00720789">
          <w:rPr>
            <w:noProof/>
            <w:webHidden/>
          </w:rPr>
          <w:tab/>
        </w:r>
        <w:r w:rsidR="00720789">
          <w:rPr>
            <w:noProof/>
            <w:webHidden/>
          </w:rPr>
          <w:fldChar w:fldCharType="begin"/>
        </w:r>
        <w:r w:rsidR="00720789">
          <w:rPr>
            <w:noProof/>
            <w:webHidden/>
          </w:rPr>
          <w:instrText xml:space="preserve"> PAGEREF _Toc14176415 \h </w:instrText>
        </w:r>
        <w:r w:rsidR="00720789">
          <w:rPr>
            <w:noProof/>
            <w:webHidden/>
          </w:rPr>
        </w:r>
        <w:r w:rsidR="00720789">
          <w:rPr>
            <w:noProof/>
            <w:webHidden/>
          </w:rPr>
          <w:fldChar w:fldCharType="separate"/>
        </w:r>
        <w:r w:rsidR="00720789">
          <w:rPr>
            <w:noProof/>
            <w:webHidden/>
          </w:rPr>
          <w:t>63</w:t>
        </w:r>
        <w:r w:rsidR="00720789">
          <w:rPr>
            <w:noProof/>
            <w:webHidden/>
          </w:rPr>
          <w:fldChar w:fldCharType="end"/>
        </w:r>
      </w:hyperlink>
    </w:p>
    <w:p w14:paraId="3413E64F" w14:textId="7E66BD4F" w:rsidR="00720789" w:rsidRDefault="000E0B19">
      <w:pPr>
        <w:pStyle w:val="TOC2"/>
        <w:tabs>
          <w:tab w:val="left" w:pos="960"/>
        </w:tabs>
        <w:rPr>
          <w:rFonts w:asciiTheme="minorHAnsi" w:eastAsiaTheme="minorEastAsia" w:hAnsiTheme="minorHAnsi" w:cstheme="minorBidi"/>
          <w:smallCaps w:val="0"/>
          <w:noProof/>
          <w:sz w:val="22"/>
          <w:szCs w:val="22"/>
          <w:lang w:eastAsia="en-CA"/>
        </w:rPr>
      </w:pPr>
      <w:hyperlink w:anchor="_Toc14176416" w:history="1">
        <w:r w:rsidR="00720789" w:rsidRPr="002E3D1B">
          <w:rPr>
            <w:rStyle w:val="Hyperlink"/>
            <w:rFonts w:cs="Arial"/>
            <w:noProof/>
            <w:lang w:val="fr-CA"/>
          </w:rPr>
          <w:t>E.1</w:t>
        </w:r>
        <w:r w:rsidR="00720789">
          <w:rPr>
            <w:rFonts w:asciiTheme="minorHAnsi" w:eastAsiaTheme="minorEastAsia" w:hAnsiTheme="minorHAnsi" w:cstheme="minorBidi"/>
            <w:smallCaps w:val="0"/>
            <w:noProof/>
            <w:sz w:val="22"/>
            <w:szCs w:val="22"/>
            <w:lang w:eastAsia="en-CA"/>
          </w:rPr>
          <w:tab/>
        </w:r>
        <w:r w:rsidR="00720789" w:rsidRPr="002E3D1B">
          <w:rPr>
            <w:rStyle w:val="Hyperlink"/>
            <w:noProof/>
            <w:lang w:val="fr-CA"/>
          </w:rPr>
          <w:t>RECOVERY PROCEDURE</w:t>
        </w:r>
        <w:r w:rsidR="00720789">
          <w:rPr>
            <w:noProof/>
            <w:webHidden/>
          </w:rPr>
          <w:tab/>
        </w:r>
        <w:r w:rsidR="00720789">
          <w:rPr>
            <w:noProof/>
            <w:webHidden/>
          </w:rPr>
          <w:fldChar w:fldCharType="begin"/>
        </w:r>
        <w:r w:rsidR="00720789">
          <w:rPr>
            <w:noProof/>
            <w:webHidden/>
          </w:rPr>
          <w:instrText xml:space="preserve"> PAGEREF _Toc14176416 \h </w:instrText>
        </w:r>
        <w:r w:rsidR="00720789">
          <w:rPr>
            <w:noProof/>
            <w:webHidden/>
          </w:rPr>
        </w:r>
        <w:r w:rsidR="00720789">
          <w:rPr>
            <w:noProof/>
            <w:webHidden/>
          </w:rPr>
          <w:fldChar w:fldCharType="separate"/>
        </w:r>
        <w:r w:rsidR="00720789">
          <w:rPr>
            <w:noProof/>
            <w:webHidden/>
          </w:rPr>
          <w:t>64</w:t>
        </w:r>
        <w:r w:rsidR="00720789">
          <w:rPr>
            <w:noProof/>
            <w:webHidden/>
          </w:rPr>
          <w:fldChar w:fldCharType="end"/>
        </w:r>
      </w:hyperlink>
    </w:p>
    <w:p w14:paraId="0291DFBE" w14:textId="4A4F2C4D" w:rsidR="007C0897" w:rsidRPr="00FB7930" w:rsidRDefault="007C0897" w:rsidP="007C0897">
      <w:pPr>
        <w:pStyle w:val="TOC1"/>
      </w:pPr>
      <w:r w:rsidRPr="00FB7930">
        <w:fldChar w:fldCharType="end"/>
      </w:r>
    </w:p>
    <w:p w14:paraId="31413C77" w14:textId="77777777" w:rsidR="007C0897" w:rsidRPr="00FB7930" w:rsidRDefault="007C0897" w:rsidP="007C0897">
      <w:r w:rsidRPr="00FB7930">
        <w:br w:type="page"/>
      </w:r>
    </w:p>
    <w:bookmarkEnd w:id="3"/>
    <w:bookmarkEnd w:id="4"/>
    <w:p w14:paraId="2EB95CCD" w14:textId="77777777" w:rsidR="007C0897" w:rsidRPr="00FB7930" w:rsidRDefault="007C0897" w:rsidP="007C0897">
      <w:pPr>
        <w:pStyle w:val="BodyText"/>
      </w:pPr>
    </w:p>
    <w:p w14:paraId="1829FE77" w14:textId="77777777" w:rsidR="007C0897" w:rsidRPr="00FB7930" w:rsidRDefault="00696BF3" w:rsidP="007C0897">
      <w:pPr>
        <w:pStyle w:val="Heading-unnumbered"/>
        <w:jc w:val="left"/>
      </w:pPr>
      <w:r w:rsidRPr="00FB7930">
        <w:t xml:space="preserve">List of figures / </w:t>
      </w:r>
      <w:r w:rsidR="007C0897" w:rsidRPr="00FB7930">
        <w:t>Liste des Figures</w:t>
      </w:r>
    </w:p>
    <w:p w14:paraId="1E13D47A" w14:textId="77777777" w:rsidR="007C0897" w:rsidRPr="00FB7930" w:rsidRDefault="007C0897" w:rsidP="007C0897">
      <w:pPr>
        <w:pStyle w:val="Heading-unnumbered"/>
        <w:jc w:val="left"/>
      </w:pPr>
    </w:p>
    <w:p w14:paraId="5718477B" w14:textId="7DF03A2E" w:rsidR="00720789" w:rsidRDefault="007C0897">
      <w:pPr>
        <w:pStyle w:val="TableofFigures"/>
        <w:rPr>
          <w:rFonts w:asciiTheme="minorHAnsi" w:eastAsiaTheme="minorEastAsia" w:hAnsiTheme="minorHAnsi" w:cstheme="minorBidi"/>
          <w:caps w:val="0"/>
          <w:noProof/>
          <w:sz w:val="22"/>
          <w:szCs w:val="22"/>
          <w:lang w:eastAsia="en-CA"/>
        </w:rPr>
      </w:pPr>
      <w:r w:rsidRPr="00FB7930">
        <w:fldChar w:fldCharType="begin"/>
      </w:r>
      <w:r w:rsidRPr="00871BC0">
        <w:instrText xml:space="preserve"> TOC \h \z \c "Figure" </w:instrText>
      </w:r>
      <w:r w:rsidRPr="00FB7930">
        <w:fldChar w:fldCharType="separate"/>
      </w:r>
      <w:hyperlink w:anchor="_Toc14176417" w:history="1">
        <w:r w:rsidR="00720789" w:rsidRPr="00E13C2A">
          <w:rPr>
            <w:rStyle w:val="Hyperlink"/>
            <w:noProof/>
          </w:rPr>
          <w:t>Figure 4</w:t>
        </w:r>
        <w:r w:rsidR="00720789" w:rsidRPr="00E13C2A">
          <w:rPr>
            <w:rStyle w:val="Hyperlink"/>
            <w:noProof/>
          </w:rPr>
          <w:noBreakHyphen/>
          <w:t>1: Laser diode package (left) and laser control board and mount (right).</w:t>
        </w:r>
        <w:r w:rsidR="00720789">
          <w:rPr>
            <w:noProof/>
            <w:webHidden/>
          </w:rPr>
          <w:tab/>
        </w:r>
        <w:r w:rsidR="00720789">
          <w:rPr>
            <w:noProof/>
            <w:webHidden/>
          </w:rPr>
          <w:fldChar w:fldCharType="begin"/>
        </w:r>
        <w:r w:rsidR="00720789">
          <w:rPr>
            <w:noProof/>
            <w:webHidden/>
          </w:rPr>
          <w:instrText xml:space="preserve"> PAGEREF _Toc14176417 \h </w:instrText>
        </w:r>
        <w:r w:rsidR="00720789">
          <w:rPr>
            <w:noProof/>
            <w:webHidden/>
          </w:rPr>
        </w:r>
        <w:r w:rsidR="00720789">
          <w:rPr>
            <w:noProof/>
            <w:webHidden/>
          </w:rPr>
          <w:fldChar w:fldCharType="separate"/>
        </w:r>
        <w:r w:rsidR="00720789">
          <w:rPr>
            <w:noProof/>
            <w:webHidden/>
          </w:rPr>
          <w:t>13</w:t>
        </w:r>
        <w:r w:rsidR="00720789">
          <w:rPr>
            <w:noProof/>
            <w:webHidden/>
          </w:rPr>
          <w:fldChar w:fldCharType="end"/>
        </w:r>
      </w:hyperlink>
    </w:p>
    <w:p w14:paraId="597B2907" w14:textId="0952E49C" w:rsidR="00720789" w:rsidRDefault="000E0B19">
      <w:pPr>
        <w:pStyle w:val="TableofFigures"/>
        <w:rPr>
          <w:rFonts w:asciiTheme="minorHAnsi" w:eastAsiaTheme="minorEastAsia" w:hAnsiTheme="minorHAnsi" w:cstheme="minorBidi"/>
          <w:caps w:val="0"/>
          <w:noProof/>
          <w:sz w:val="22"/>
          <w:szCs w:val="22"/>
          <w:lang w:eastAsia="en-CA"/>
        </w:rPr>
      </w:pPr>
      <w:hyperlink w:anchor="_Toc14176418" w:history="1">
        <w:r w:rsidR="00720789" w:rsidRPr="00E13C2A">
          <w:rPr>
            <w:rStyle w:val="Hyperlink"/>
            <w:noProof/>
          </w:rPr>
          <w:t>Figure 4</w:t>
        </w:r>
        <w:r w:rsidR="00720789" w:rsidRPr="00E13C2A">
          <w:rPr>
            <w:rStyle w:val="Hyperlink"/>
            <w:noProof/>
          </w:rPr>
          <w:noBreakHyphen/>
          <w:t>2: Schematic of a physics package (inclusive to the dashed line) with control and data storage electronics. The components in the grey box are not included in the flight configuration</w:t>
        </w:r>
        <w:r w:rsidR="00720789">
          <w:rPr>
            <w:noProof/>
            <w:webHidden/>
          </w:rPr>
          <w:tab/>
        </w:r>
        <w:r w:rsidR="00720789">
          <w:rPr>
            <w:noProof/>
            <w:webHidden/>
          </w:rPr>
          <w:fldChar w:fldCharType="begin"/>
        </w:r>
        <w:r w:rsidR="00720789">
          <w:rPr>
            <w:noProof/>
            <w:webHidden/>
          </w:rPr>
          <w:instrText xml:space="preserve"> PAGEREF _Toc14176418 \h </w:instrText>
        </w:r>
        <w:r w:rsidR="00720789">
          <w:rPr>
            <w:noProof/>
            <w:webHidden/>
          </w:rPr>
        </w:r>
        <w:r w:rsidR="00720789">
          <w:rPr>
            <w:noProof/>
            <w:webHidden/>
          </w:rPr>
          <w:fldChar w:fldCharType="separate"/>
        </w:r>
        <w:r w:rsidR="00720789">
          <w:rPr>
            <w:noProof/>
            <w:webHidden/>
          </w:rPr>
          <w:t>14</w:t>
        </w:r>
        <w:r w:rsidR="00720789">
          <w:rPr>
            <w:noProof/>
            <w:webHidden/>
          </w:rPr>
          <w:fldChar w:fldCharType="end"/>
        </w:r>
      </w:hyperlink>
    </w:p>
    <w:p w14:paraId="64E1C83C" w14:textId="3E18DA02" w:rsidR="00720789" w:rsidRDefault="000E0B19">
      <w:pPr>
        <w:pStyle w:val="TableofFigures"/>
        <w:rPr>
          <w:rFonts w:asciiTheme="minorHAnsi" w:eastAsiaTheme="minorEastAsia" w:hAnsiTheme="minorHAnsi" w:cstheme="minorBidi"/>
          <w:caps w:val="0"/>
          <w:noProof/>
          <w:sz w:val="22"/>
          <w:szCs w:val="22"/>
          <w:lang w:eastAsia="en-CA"/>
        </w:rPr>
      </w:pPr>
      <w:hyperlink w:anchor="_Toc14176419" w:history="1">
        <w:r w:rsidR="00720789" w:rsidRPr="00E13C2A">
          <w:rPr>
            <w:rStyle w:val="Hyperlink"/>
            <w:noProof/>
          </w:rPr>
          <w:t>Figure 4</w:t>
        </w:r>
        <w:r w:rsidR="00720789" w:rsidRPr="00E13C2A">
          <w:rPr>
            <w:rStyle w:val="Hyperlink"/>
            <w:noProof/>
          </w:rPr>
          <w:noBreakHyphen/>
          <w:t>3: Storm iM2275 Pelican case showing the main mounting breadboard and its position at the base of the case. All optical components lie on the breadboard. Electronics are stowed in board-mount boxes within the lid of the case.</w:t>
        </w:r>
        <w:r w:rsidR="00720789">
          <w:rPr>
            <w:noProof/>
            <w:webHidden/>
          </w:rPr>
          <w:tab/>
        </w:r>
        <w:r w:rsidR="00720789">
          <w:rPr>
            <w:noProof/>
            <w:webHidden/>
          </w:rPr>
          <w:fldChar w:fldCharType="begin"/>
        </w:r>
        <w:r w:rsidR="00720789">
          <w:rPr>
            <w:noProof/>
            <w:webHidden/>
          </w:rPr>
          <w:instrText xml:space="preserve"> PAGEREF _Toc14176419 \h </w:instrText>
        </w:r>
        <w:r w:rsidR="00720789">
          <w:rPr>
            <w:noProof/>
            <w:webHidden/>
          </w:rPr>
        </w:r>
        <w:r w:rsidR="00720789">
          <w:rPr>
            <w:noProof/>
            <w:webHidden/>
          </w:rPr>
          <w:fldChar w:fldCharType="separate"/>
        </w:r>
        <w:r w:rsidR="00720789">
          <w:rPr>
            <w:noProof/>
            <w:webHidden/>
          </w:rPr>
          <w:t>17</w:t>
        </w:r>
        <w:r w:rsidR="00720789">
          <w:rPr>
            <w:noProof/>
            <w:webHidden/>
          </w:rPr>
          <w:fldChar w:fldCharType="end"/>
        </w:r>
      </w:hyperlink>
    </w:p>
    <w:p w14:paraId="44CB85B5" w14:textId="1A3EF017" w:rsidR="00720789" w:rsidRDefault="000E0B19">
      <w:pPr>
        <w:pStyle w:val="TableofFigures"/>
        <w:rPr>
          <w:rFonts w:asciiTheme="minorHAnsi" w:eastAsiaTheme="minorEastAsia" w:hAnsiTheme="minorHAnsi" w:cstheme="minorBidi"/>
          <w:caps w:val="0"/>
          <w:noProof/>
          <w:sz w:val="22"/>
          <w:szCs w:val="22"/>
          <w:lang w:eastAsia="en-CA"/>
        </w:rPr>
      </w:pPr>
      <w:hyperlink w:anchor="_Toc14176420" w:history="1">
        <w:r w:rsidR="00720789" w:rsidRPr="00E13C2A">
          <w:rPr>
            <w:rStyle w:val="Hyperlink"/>
            <w:noProof/>
          </w:rPr>
          <w:t>Figure 4</w:t>
        </w:r>
        <w:r w:rsidR="00720789" w:rsidRPr="00E13C2A">
          <w:rPr>
            <w:rStyle w:val="Hyperlink"/>
            <w:noProof/>
          </w:rPr>
          <w:noBreakHyphen/>
          <w:t>4: Configuration of SORCE showing two physics packages. The white boxes indicate the position of photodiodes which utilize batteries for power.</w:t>
        </w:r>
        <w:r w:rsidR="00720789">
          <w:rPr>
            <w:noProof/>
            <w:webHidden/>
          </w:rPr>
          <w:tab/>
        </w:r>
        <w:r w:rsidR="00720789">
          <w:rPr>
            <w:noProof/>
            <w:webHidden/>
          </w:rPr>
          <w:fldChar w:fldCharType="begin"/>
        </w:r>
        <w:r w:rsidR="00720789">
          <w:rPr>
            <w:noProof/>
            <w:webHidden/>
          </w:rPr>
          <w:instrText xml:space="preserve"> PAGEREF _Toc14176420 \h </w:instrText>
        </w:r>
        <w:r w:rsidR="00720789">
          <w:rPr>
            <w:noProof/>
            <w:webHidden/>
          </w:rPr>
        </w:r>
        <w:r w:rsidR="00720789">
          <w:rPr>
            <w:noProof/>
            <w:webHidden/>
          </w:rPr>
          <w:fldChar w:fldCharType="separate"/>
        </w:r>
        <w:r w:rsidR="00720789">
          <w:rPr>
            <w:noProof/>
            <w:webHidden/>
          </w:rPr>
          <w:t>18</w:t>
        </w:r>
        <w:r w:rsidR="00720789">
          <w:rPr>
            <w:noProof/>
            <w:webHidden/>
          </w:rPr>
          <w:fldChar w:fldCharType="end"/>
        </w:r>
      </w:hyperlink>
    </w:p>
    <w:p w14:paraId="4ED53769" w14:textId="38DDB861" w:rsidR="00720789" w:rsidRDefault="000E0B19">
      <w:pPr>
        <w:pStyle w:val="TableofFigures"/>
        <w:rPr>
          <w:rFonts w:asciiTheme="minorHAnsi" w:eastAsiaTheme="minorEastAsia" w:hAnsiTheme="minorHAnsi" w:cstheme="minorBidi"/>
          <w:caps w:val="0"/>
          <w:noProof/>
          <w:sz w:val="22"/>
          <w:szCs w:val="22"/>
          <w:lang w:eastAsia="en-CA"/>
        </w:rPr>
      </w:pPr>
      <w:hyperlink w:anchor="_Toc14176421" w:history="1">
        <w:r w:rsidR="00720789" w:rsidRPr="00E13C2A">
          <w:rPr>
            <w:rStyle w:val="Hyperlink"/>
            <w:rFonts w:ascii="Arial" w:hAnsi="Arial" w:cs="Arial"/>
            <w:noProof/>
          </w:rPr>
          <w:t>Figure 4</w:t>
        </w:r>
        <w:r w:rsidR="00720789" w:rsidRPr="00E13C2A">
          <w:rPr>
            <w:rStyle w:val="Hyperlink"/>
            <w:rFonts w:ascii="Arial" w:hAnsi="Arial" w:cs="Arial"/>
            <w:noProof/>
          </w:rPr>
          <w:noBreakHyphen/>
          <w:t>5: SORCE payload with electronics mounted at the top of the Pelican case. This is accomplished via an aluminum plate bolted to the top lid of the case. All components are either screwed into the plate, or strapped with Velcro straps.</w:t>
        </w:r>
        <w:r w:rsidR="00720789">
          <w:rPr>
            <w:noProof/>
            <w:webHidden/>
          </w:rPr>
          <w:tab/>
        </w:r>
        <w:r w:rsidR="00720789">
          <w:rPr>
            <w:noProof/>
            <w:webHidden/>
          </w:rPr>
          <w:fldChar w:fldCharType="begin"/>
        </w:r>
        <w:r w:rsidR="00720789">
          <w:rPr>
            <w:noProof/>
            <w:webHidden/>
          </w:rPr>
          <w:instrText xml:space="preserve"> PAGEREF _Toc14176421 \h </w:instrText>
        </w:r>
        <w:r w:rsidR="00720789">
          <w:rPr>
            <w:noProof/>
            <w:webHidden/>
          </w:rPr>
        </w:r>
        <w:r w:rsidR="00720789">
          <w:rPr>
            <w:noProof/>
            <w:webHidden/>
          </w:rPr>
          <w:fldChar w:fldCharType="separate"/>
        </w:r>
        <w:r w:rsidR="00720789">
          <w:rPr>
            <w:noProof/>
            <w:webHidden/>
          </w:rPr>
          <w:t>18</w:t>
        </w:r>
        <w:r w:rsidR="00720789">
          <w:rPr>
            <w:noProof/>
            <w:webHidden/>
          </w:rPr>
          <w:fldChar w:fldCharType="end"/>
        </w:r>
      </w:hyperlink>
    </w:p>
    <w:p w14:paraId="64BB9BFF" w14:textId="7DAEC75F" w:rsidR="00720789" w:rsidRDefault="000E0B19">
      <w:pPr>
        <w:pStyle w:val="TableofFigures"/>
        <w:rPr>
          <w:rFonts w:asciiTheme="minorHAnsi" w:eastAsiaTheme="minorEastAsia" w:hAnsiTheme="minorHAnsi" w:cstheme="minorBidi"/>
          <w:caps w:val="0"/>
          <w:noProof/>
          <w:sz w:val="22"/>
          <w:szCs w:val="22"/>
          <w:lang w:eastAsia="en-CA"/>
        </w:rPr>
      </w:pPr>
      <w:hyperlink w:anchor="_Toc14176422" w:history="1">
        <w:r w:rsidR="00720789" w:rsidRPr="00E13C2A">
          <w:rPr>
            <w:rStyle w:val="Hyperlink"/>
            <w:rFonts w:ascii="Arial" w:hAnsi="Arial" w:cs="Arial"/>
            <w:noProof/>
          </w:rPr>
          <w:t>Figure 4</w:t>
        </w:r>
        <w:r w:rsidR="00720789" w:rsidRPr="00E13C2A">
          <w:rPr>
            <w:rStyle w:val="Hyperlink"/>
            <w:rFonts w:ascii="Arial" w:hAnsi="Arial" w:cs="Arial"/>
            <w:noProof/>
          </w:rPr>
          <w:noBreakHyphen/>
          <w:t>6: Configuration of SORCE components on breadboard with Center of Mass marked on the left.</w:t>
        </w:r>
        <w:r w:rsidR="00720789">
          <w:rPr>
            <w:noProof/>
            <w:webHidden/>
          </w:rPr>
          <w:tab/>
        </w:r>
        <w:r w:rsidR="00720789">
          <w:rPr>
            <w:noProof/>
            <w:webHidden/>
          </w:rPr>
          <w:fldChar w:fldCharType="begin"/>
        </w:r>
        <w:r w:rsidR="00720789">
          <w:rPr>
            <w:noProof/>
            <w:webHidden/>
          </w:rPr>
          <w:instrText xml:space="preserve"> PAGEREF _Toc14176422 \h </w:instrText>
        </w:r>
        <w:r w:rsidR="00720789">
          <w:rPr>
            <w:noProof/>
            <w:webHidden/>
          </w:rPr>
        </w:r>
        <w:r w:rsidR="00720789">
          <w:rPr>
            <w:noProof/>
            <w:webHidden/>
          </w:rPr>
          <w:fldChar w:fldCharType="separate"/>
        </w:r>
        <w:r w:rsidR="00720789">
          <w:rPr>
            <w:noProof/>
            <w:webHidden/>
          </w:rPr>
          <w:t>19</w:t>
        </w:r>
        <w:r w:rsidR="00720789">
          <w:rPr>
            <w:noProof/>
            <w:webHidden/>
          </w:rPr>
          <w:fldChar w:fldCharType="end"/>
        </w:r>
      </w:hyperlink>
    </w:p>
    <w:p w14:paraId="0C5C7236" w14:textId="477D0466" w:rsidR="00720789" w:rsidRDefault="000E0B19">
      <w:pPr>
        <w:pStyle w:val="TableofFigures"/>
        <w:rPr>
          <w:rFonts w:asciiTheme="minorHAnsi" w:eastAsiaTheme="minorEastAsia" w:hAnsiTheme="minorHAnsi" w:cstheme="minorBidi"/>
          <w:caps w:val="0"/>
          <w:noProof/>
          <w:sz w:val="22"/>
          <w:szCs w:val="22"/>
          <w:lang w:eastAsia="en-CA"/>
        </w:rPr>
      </w:pPr>
      <w:hyperlink w:anchor="_Toc14176423" w:history="1">
        <w:r w:rsidR="00720789" w:rsidRPr="00E13C2A">
          <w:rPr>
            <w:rStyle w:val="Hyperlink"/>
            <w:noProof/>
            <w:lang w:val="en-US"/>
          </w:rPr>
          <w:t>Figure 4</w:t>
        </w:r>
        <w:r w:rsidR="00720789" w:rsidRPr="00E13C2A">
          <w:rPr>
            <w:rStyle w:val="Hyperlink"/>
            <w:noProof/>
            <w:lang w:val="en-US"/>
          </w:rPr>
          <w:noBreakHyphen/>
          <w:t xml:space="preserve">7: </w:t>
        </w:r>
        <w:r w:rsidR="00720789" w:rsidRPr="00E13C2A">
          <w:rPr>
            <w:rStyle w:val="Hyperlink"/>
            <w:bCs/>
            <w:noProof/>
            <w:lang w:val="en-US"/>
          </w:rPr>
          <w:t xml:space="preserve">The Storm iM2275 Pelican case features recessed sections where straps (here in orange) secure the payload to the gondola. </w:t>
        </w:r>
        <w:r w:rsidR="00720789" w:rsidRPr="00E13C2A">
          <w:rPr>
            <w:rStyle w:val="Hyperlink"/>
            <w:bCs/>
            <w:i/>
            <w:noProof/>
            <w:lang w:val="en-US"/>
          </w:rPr>
          <w:t>Credit: AlbertaSat</w:t>
        </w:r>
        <w:r w:rsidR="00720789">
          <w:rPr>
            <w:noProof/>
            <w:webHidden/>
          </w:rPr>
          <w:tab/>
        </w:r>
        <w:r w:rsidR="00720789">
          <w:rPr>
            <w:noProof/>
            <w:webHidden/>
          </w:rPr>
          <w:fldChar w:fldCharType="begin"/>
        </w:r>
        <w:r w:rsidR="00720789">
          <w:rPr>
            <w:noProof/>
            <w:webHidden/>
          </w:rPr>
          <w:instrText xml:space="preserve"> PAGEREF _Toc14176423 \h </w:instrText>
        </w:r>
        <w:r w:rsidR="00720789">
          <w:rPr>
            <w:noProof/>
            <w:webHidden/>
          </w:rPr>
        </w:r>
        <w:r w:rsidR="00720789">
          <w:rPr>
            <w:noProof/>
            <w:webHidden/>
          </w:rPr>
          <w:fldChar w:fldCharType="separate"/>
        </w:r>
        <w:r w:rsidR="00720789">
          <w:rPr>
            <w:noProof/>
            <w:webHidden/>
          </w:rPr>
          <w:t>20</w:t>
        </w:r>
        <w:r w:rsidR="00720789">
          <w:rPr>
            <w:noProof/>
            <w:webHidden/>
          </w:rPr>
          <w:fldChar w:fldCharType="end"/>
        </w:r>
      </w:hyperlink>
    </w:p>
    <w:p w14:paraId="51963CA9" w14:textId="502D9B2B" w:rsidR="00720789" w:rsidRDefault="000E0B19">
      <w:pPr>
        <w:pStyle w:val="TableofFigures"/>
        <w:rPr>
          <w:rFonts w:asciiTheme="minorHAnsi" w:eastAsiaTheme="minorEastAsia" w:hAnsiTheme="minorHAnsi" w:cstheme="minorBidi"/>
          <w:caps w:val="0"/>
          <w:noProof/>
          <w:sz w:val="22"/>
          <w:szCs w:val="22"/>
          <w:lang w:eastAsia="en-CA"/>
        </w:rPr>
      </w:pPr>
      <w:hyperlink w:anchor="_Toc14176424" w:history="1">
        <w:r w:rsidR="00720789" w:rsidRPr="00E13C2A">
          <w:rPr>
            <w:rStyle w:val="Hyperlink"/>
            <w:noProof/>
          </w:rPr>
          <w:t>Figure 4</w:t>
        </w:r>
        <w:r w:rsidR="00720789" w:rsidRPr="00E13C2A">
          <w:rPr>
            <w:rStyle w:val="Hyperlink"/>
            <w:noProof/>
          </w:rPr>
          <w:noBreakHyphen/>
          <w:t>8: Applied loads and constraints for mechanical strain/stress analysis. Results are shown in Figure 4</w:t>
        </w:r>
        <w:r w:rsidR="00720789" w:rsidRPr="00E13C2A">
          <w:rPr>
            <w:rStyle w:val="Hyperlink"/>
            <w:noProof/>
          </w:rPr>
          <w:noBreakHyphen/>
          <w:t>10.</w:t>
        </w:r>
        <w:r w:rsidR="00720789">
          <w:rPr>
            <w:noProof/>
            <w:webHidden/>
          </w:rPr>
          <w:tab/>
        </w:r>
        <w:r w:rsidR="00720789">
          <w:rPr>
            <w:noProof/>
            <w:webHidden/>
          </w:rPr>
          <w:fldChar w:fldCharType="begin"/>
        </w:r>
        <w:r w:rsidR="00720789">
          <w:rPr>
            <w:noProof/>
            <w:webHidden/>
          </w:rPr>
          <w:instrText xml:space="preserve"> PAGEREF _Toc14176424 \h </w:instrText>
        </w:r>
        <w:r w:rsidR="00720789">
          <w:rPr>
            <w:noProof/>
            <w:webHidden/>
          </w:rPr>
        </w:r>
        <w:r w:rsidR="00720789">
          <w:rPr>
            <w:noProof/>
            <w:webHidden/>
          </w:rPr>
          <w:fldChar w:fldCharType="separate"/>
        </w:r>
        <w:r w:rsidR="00720789">
          <w:rPr>
            <w:noProof/>
            <w:webHidden/>
          </w:rPr>
          <w:t>22</w:t>
        </w:r>
        <w:r w:rsidR="00720789">
          <w:rPr>
            <w:noProof/>
            <w:webHidden/>
          </w:rPr>
          <w:fldChar w:fldCharType="end"/>
        </w:r>
      </w:hyperlink>
    </w:p>
    <w:p w14:paraId="0BA1FE55" w14:textId="1FC534A6" w:rsidR="00720789" w:rsidRDefault="000E0B19">
      <w:pPr>
        <w:pStyle w:val="TableofFigures"/>
        <w:rPr>
          <w:rFonts w:asciiTheme="minorHAnsi" w:eastAsiaTheme="minorEastAsia" w:hAnsiTheme="minorHAnsi" w:cstheme="minorBidi"/>
          <w:caps w:val="0"/>
          <w:noProof/>
          <w:sz w:val="22"/>
          <w:szCs w:val="22"/>
          <w:lang w:eastAsia="en-CA"/>
        </w:rPr>
      </w:pPr>
      <w:hyperlink w:anchor="_Toc14176425" w:history="1">
        <w:r w:rsidR="00720789" w:rsidRPr="00E13C2A">
          <w:rPr>
            <w:rStyle w:val="Hyperlink"/>
            <w:rFonts w:ascii="Arial" w:hAnsi="Arial" w:cs="Arial"/>
            <w:noProof/>
          </w:rPr>
          <w:t>Figure 4</w:t>
        </w:r>
        <w:r w:rsidR="00720789" w:rsidRPr="00E13C2A">
          <w:rPr>
            <w:rStyle w:val="Hyperlink"/>
            <w:rFonts w:ascii="Arial" w:hAnsi="Arial" w:cs="Arial"/>
            <w:noProof/>
          </w:rPr>
          <w:noBreakHyphen/>
          <w:t xml:space="preserve">9: </w:t>
        </w:r>
        <w:r w:rsidR="00720789" w:rsidRPr="00E13C2A">
          <w:rPr>
            <w:rStyle w:val="Hyperlink"/>
            <w:rFonts w:ascii="Arial" w:hAnsi="Arial" w:cs="Arial"/>
            <w:noProof/>
            <w:lang w:eastAsia="en-CA" w:bidi="en-CA"/>
          </w:rPr>
          <w:t xml:space="preserve">Two analyses were performed on the cell and cell mount. The resulting overall displacements of the aluminum plate were </w:t>
        </w:r>
        <w:r w:rsidR="00720789" w:rsidRPr="00E13C2A">
          <w:rPr>
            <w:rStyle w:val="Hyperlink"/>
            <w:rFonts w:ascii="Arial" w:hAnsi="Arial" w:cs="Arial"/>
            <w:noProof/>
          </w:rPr>
          <w:t>0.00003 in</w:t>
        </w:r>
        <w:r w:rsidR="00720789" w:rsidRPr="00E13C2A">
          <w:rPr>
            <w:rStyle w:val="Hyperlink"/>
            <w:rFonts w:ascii="Arial" w:hAnsi="Arial" w:cs="Arial"/>
            <w:noProof/>
            <w:lang w:eastAsia="en-CA" w:bidi="en-CA"/>
          </w:rPr>
          <w:t xml:space="preserve"> and </w:t>
        </w:r>
        <w:r w:rsidR="00720789" w:rsidRPr="00E13C2A">
          <w:rPr>
            <w:rStyle w:val="Hyperlink"/>
            <w:rFonts w:ascii="Arial" w:hAnsi="Arial" w:cs="Arial"/>
            <w:noProof/>
          </w:rPr>
          <w:t>0.00005 in for 6.94 g and 10 g, respectively. The displacements are exaggerated in the pictures. These displacements are both less than 1 thou, are not greater than 1 layer of Kapton tape, and therefore do not result in any deflection of the glass cell. The safety factor is above 11 everywhere for each case.</w:t>
        </w:r>
        <w:r w:rsidR="00720789">
          <w:rPr>
            <w:noProof/>
            <w:webHidden/>
          </w:rPr>
          <w:tab/>
        </w:r>
        <w:r w:rsidR="00720789">
          <w:rPr>
            <w:noProof/>
            <w:webHidden/>
          </w:rPr>
          <w:fldChar w:fldCharType="begin"/>
        </w:r>
        <w:r w:rsidR="00720789">
          <w:rPr>
            <w:noProof/>
            <w:webHidden/>
          </w:rPr>
          <w:instrText xml:space="preserve"> PAGEREF _Toc14176425 \h </w:instrText>
        </w:r>
        <w:r w:rsidR="00720789">
          <w:rPr>
            <w:noProof/>
            <w:webHidden/>
          </w:rPr>
        </w:r>
        <w:r w:rsidR="00720789">
          <w:rPr>
            <w:noProof/>
            <w:webHidden/>
          </w:rPr>
          <w:fldChar w:fldCharType="separate"/>
        </w:r>
        <w:r w:rsidR="00720789">
          <w:rPr>
            <w:noProof/>
            <w:webHidden/>
          </w:rPr>
          <w:t>23</w:t>
        </w:r>
        <w:r w:rsidR="00720789">
          <w:rPr>
            <w:noProof/>
            <w:webHidden/>
          </w:rPr>
          <w:fldChar w:fldCharType="end"/>
        </w:r>
      </w:hyperlink>
    </w:p>
    <w:p w14:paraId="60A6BBAC" w14:textId="2BADB684" w:rsidR="00720789" w:rsidRDefault="000E0B19">
      <w:pPr>
        <w:pStyle w:val="TableofFigures"/>
        <w:rPr>
          <w:rFonts w:asciiTheme="minorHAnsi" w:eastAsiaTheme="minorEastAsia" w:hAnsiTheme="minorHAnsi" w:cstheme="minorBidi"/>
          <w:caps w:val="0"/>
          <w:noProof/>
          <w:sz w:val="22"/>
          <w:szCs w:val="22"/>
          <w:lang w:eastAsia="en-CA"/>
        </w:rPr>
      </w:pPr>
      <w:hyperlink w:anchor="_Toc14176426" w:history="1">
        <w:r w:rsidR="00720789" w:rsidRPr="00E13C2A">
          <w:rPr>
            <w:rStyle w:val="Hyperlink"/>
            <w:noProof/>
          </w:rPr>
          <w:t>Figure 4</w:t>
        </w:r>
        <w:r w:rsidR="00720789" w:rsidRPr="00E13C2A">
          <w:rPr>
            <w:rStyle w:val="Hyperlink"/>
            <w:noProof/>
          </w:rPr>
          <w:noBreakHyphen/>
          <w:t>10: Mechanical strain/stress analysis (safety factor and displacements in each axis) for all four load levels.</w:t>
        </w:r>
        <w:r w:rsidR="00720789">
          <w:rPr>
            <w:noProof/>
            <w:webHidden/>
          </w:rPr>
          <w:tab/>
        </w:r>
        <w:r w:rsidR="00720789">
          <w:rPr>
            <w:noProof/>
            <w:webHidden/>
          </w:rPr>
          <w:fldChar w:fldCharType="begin"/>
        </w:r>
        <w:r w:rsidR="00720789">
          <w:rPr>
            <w:noProof/>
            <w:webHidden/>
          </w:rPr>
          <w:instrText xml:space="preserve"> PAGEREF _Toc14176426 \h </w:instrText>
        </w:r>
        <w:r w:rsidR="00720789">
          <w:rPr>
            <w:noProof/>
            <w:webHidden/>
          </w:rPr>
        </w:r>
        <w:r w:rsidR="00720789">
          <w:rPr>
            <w:noProof/>
            <w:webHidden/>
          </w:rPr>
          <w:fldChar w:fldCharType="separate"/>
        </w:r>
        <w:r w:rsidR="00720789">
          <w:rPr>
            <w:noProof/>
            <w:webHidden/>
          </w:rPr>
          <w:t>24</w:t>
        </w:r>
        <w:r w:rsidR="00720789">
          <w:rPr>
            <w:noProof/>
            <w:webHidden/>
          </w:rPr>
          <w:fldChar w:fldCharType="end"/>
        </w:r>
      </w:hyperlink>
    </w:p>
    <w:p w14:paraId="777AA98C" w14:textId="03A2F635" w:rsidR="00720789" w:rsidRDefault="000E0B19">
      <w:pPr>
        <w:pStyle w:val="TableofFigures"/>
        <w:rPr>
          <w:rFonts w:asciiTheme="minorHAnsi" w:eastAsiaTheme="minorEastAsia" w:hAnsiTheme="minorHAnsi" w:cstheme="minorBidi"/>
          <w:caps w:val="0"/>
          <w:noProof/>
          <w:sz w:val="22"/>
          <w:szCs w:val="22"/>
          <w:lang w:eastAsia="en-CA"/>
        </w:rPr>
      </w:pPr>
      <w:hyperlink w:anchor="_Toc14176427" w:history="1">
        <w:r w:rsidR="00720789" w:rsidRPr="00E13C2A">
          <w:rPr>
            <w:rStyle w:val="Hyperlink"/>
            <w:noProof/>
          </w:rPr>
          <w:t>Figure 5</w:t>
        </w:r>
        <w:r w:rsidR="00720789" w:rsidRPr="00E13C2A">
          <w:rPr>
            <w:rStyle w:val="Hyperlink"/>
            <w:noProof/>
          </w:rPr>
          <w:noBreakHyphen/>
          <w:t>1: Preliminary flight profile of the LIFE gondola.</w:t>
        </w:r>
        <w:r w:rsidR="00720789">
          <w:rPr>
            <w:noProof/>
            <w:webHidden/>
          </w:rPr>
          <w:tab/>
        </w:r>
        <w:r w:rsidR="00720789">
          <w:rPr>
            <w:noProof/>
            <w:webHidden/>
          </w:rPr>
          <w:fldChar w:fldCharType="begin"/>
        </w:r>
        <w:r w:rsidR="00720789">
          <w:rPr>
            <w:noProof/>
            <w:webHidden/>
          </w:rPr>
          <w:instrText xml:space="preserve"> PAGEREF _Toc14176427 \h </w:instrText>
        </w:r>
        <w:r w:rsidR="00720789">
          <w:rPr>
            <w:noProof/>
            <w:webHidden/>
          </w:rPr>
        </w:r>
        <w:r w:rsidR="00720789">
          <w:rPr>
            <w:noProof/>
            <w:webHidden/>
          </w:rPr>
          <w:fldChar w:fldCharType="separate"/>
        </w:r>
        <w:r w:rsidR="00720789">
          <w:rPr>
            <w:noProof/>
            <w:webHidden/>
          </w:rPr>
          <w:t>25</w:t>
        </w:r>
        <w:r w:rsidR="00720789">
          <w:rPr>
            <w:noProof/>
            <w:webHidden/>
          </w:rPr>
          <w:fldChar w:fldCharType="end"/>
        </w:r>
      </w:hyperlink>
    </w:p>
    <w:p w14:paraId="37C74790" w14:textId="0264EF7F" w:rsidR="00720789" w:rsidRDefault="000E0B19">
      <w:pPr>
        <w:pStyle w:val="TableofFigures"/>
        <w:rPr>
          <w:rFonts w:asciiTheme="minorHAnsi" w:eastAsiaTheme="minorEastAsia" w:hAnsiTheme="minorHAnsi" w:cstheme="minorBidi"/>
          <w:caps w:val="0"/>
          <w:noProof/>
          <w:sz w:val="22"/>
          <w:szCs w:val="22"/>
          <w:lang w:eastAsia="en-CA"/>
        </w:rPr>
      </w:pPr>
      <w:hyperlink w:anchor="_Toc14176428" w:history="1">
        <w:r w:rsidR="00720789" w:rsidRPr="00E13C2A">
          <w:rPr>
            <w:rStyle w:val="Hyperlink"/>
            <w:noProof/>
          </w:rPr>
          <w:t>Figure 6</w:t>
        </w:r>
        <w:r w:rsidR="00720789" w:rsidRPr="00E13C2A">
          <w:rPr>
            <w:rStyle w:val="Hyperlink"/>
            <w:noProof/>
          </w:rPr>
          <w:noBreakHyphen/>
          <w:t>1: Configuration of the electronics plate stored within the lid of the Pelican case. Parts are color coded by DC-DC converter supply.</w:t>
        </w:r>
        <w:r w:rsidR="00720789">
          <w:rPr>
            <w:noProof/>
            <w:webHidden/>
          </w:rPr>
          <w:tab/>
        </w:r>
        <w:r w:rsidR="00720789">
          <w:rPr>
            <w:noProof/>
            <w:webHidden/>
          </w:rPr>
          <w:fldChar w:fldCharType="begin"/>
        </w:r>
        <w:r w:rsidR="00720789">
          <w:rPr>
            <w:noProof/>
            <w:webHidden/>
          </w:rPr>
          <w:instrText xml:space="preserve"> PAGEREF _Toc14176428 \h </w:instrText>
        </w:r>
        <w:r w:rsidR="00720789">
          <w:rPr>
            <w:noProof/>
            <w:webHidden/>
          </w:rPr>
        </w:r>
        <w:r w:rsidR="00720789">
          <w:rPr>
            <w:noProof/>
            <w:webHidden/>
          </w:rPr>
          <w:fldChar w:fldCharType="separate"/>
        </w:r>
        <w:r w:rsidR="00720789">
          <w:rPr>
            <w:noProof/>
            <w:webHidden/>
          </w:rPr>
          <w:t>28</w:t>
        </w:r>
        <w:r w:rsidR="00720789">
          <w:rPr>
            <w:noProof/>
            <w:webHidden/>
          </w:rPr>
          <w:fldChar w:fldCharType="end"/>
        </w:r>
      </w:hyperlink>
    </w:p>
    <w:p w14:paraId="731121C5" w14:textId="58ADEFBC" w:rsidR="00720789" w:rsidRDefault="000E0B19">
      <w:pPr>
        <w:pStyle w:val="TableofFigures"/>
        <w:rPr>
          <w:rFonts w:asciiTheme="minorHAnsi" w:eastAsiaTheme="minorEastAsia" w:hAnsiTheme="minorHAnsi" w:cstheme="minorBidi"/>
          <w:caps w:val="0"/>
          <w:noProof/>
          <w:sz w:val="22"/>
          <w:szCs w:val="22"/>
          <w:lang w:eastAsia="en-CA"/>
        </w:rPr>
      </w:pPr>
      <w:hyperlink w:anchor="_Toc14176429" w:history="1">
        <w:r w:rsidR="00720789" w:rsidRPr="00E13C2A">
          <w:rPr>
            <w:rStyle w:val="Hyperlink"/>
            <w:noProof/>
          </w:rPr>
          <w:t>Figure 6</w:t>
        </w:r>
        <w:r w:rsidR="00720789" w:rsidRPr="00E13C2A">
          <w:rPr>
            <w:rStyle w:val="Hyperlink"/>
            <w:noProof/>
          </w:rPr>
          <w:noBreakHyphen/>
          <w:t>2: Current interconnection diagram for the SORCE payload.</w:t>
        </w:r>
        <w:r w:rsidR="00720789">
          <w:rPr>
            <w:noProof/>
            <w:webHidden/>
          </w:rPr>
          <w:tab/>
        </w:r>
        <w:r w:rsidR="00720789">
          <w:rPr>
            <w:noProof/>
            <w:webHidden/>
          </w:rPr>
          <w:fldChar w:fldCharType="begin"/>
        </w:r>
        <w:r w:rsidR="00720789">
          <w:rPr>
            <w:noProof/>
            <w:webHidden/>
          </w:rPr>
          <w:instrText xml:space="preserve"> PAGEREF _Toc14176429 \h </w:instrText>
        </w:r>
        <w:r w:rsidR="00720789">
          <w:rPr>
            <w:noProof/>
            <w:webHidden/>
          </w:rPr>
        </w:r>
        <w:r w:rsidR="00720789">
          <w:rPr>
            <w:noProof/>
            <w:webHidden/>
          </w:rPr>
          <w:fldChar w:fldCharType="separate"/>
        </w:r>
        <w:r w:rsidR="00720789">
          <w:rPr>
            <w:noProof/>
            <w:webHidden/>
          </w:rPr>
          <w:t>29</w:t>
        </w:r>
        <w:r w:rsidR="00720789">
          <w:rPr>
            <w:noProof/>
            <w:webHidden/>
          </w:rPr>
          <w:fldChar w:fldCharType="end"/>
        </w:r>
      </w:hyperlink>
    </w:p>
    <w:p w14:paraId="61BC9B63" w14:textId="4A65155E" w:rsidR="007C0897" w:rsidRPr="00FB7930" w:rsidRDefault="007C0897" w:rsidP="007C0897">
      <w:pPr>
        <w:pStyle w:val="Heading-unnumbered"/>
        <w:jc w:val="left"/>
      </w:pPr>
      <w:r w:rsidRPr="00FB7930">
        <w:fldChar w:fldCharType="end"/>
      </w:r>
    </w:p>
    <w:p w14:paraId="1BA21A15" w14:textId="77777777" w:rsidR="007C0897" w:rsidRPr="00866BF1" w:rsidRDefault="00696BF3" w:rsidP="007C0897">
      <w:pPr>
        <w:pStyle w:val="Heading-unnumbered"/>
        <w:jc w:val="left"/>
        <w:rPr>
          <w:lang w:val="fr-CA"/>
        </w:rPr>
      </w:pPr>
      <w:r w:rsidRPr="00866BF1">
        <w:rPr>
          <w:lang w:val="fr-CA"/>
        </w:rPr>
        <w:t xml:space="preserve">List of tables / </w:t>
      </w:r>
      <w:r w:rsidR="007C0897" w:rsidRPr="00866BF1">
        <w:rPr>
          <w:lang w:val="fr-CA"/>
        </w:rPr>
        <w:t>Liste des Tables</w:t>
      </w:r>
    </w:p>
    <w:p w14:paraId="34CF476F" w14:textId="77777777" w:rsidR="007C0897" w:rsidRPr="00866BF1" w:rsidRDefault="007C0897" w:rsidP="007C0897">
      <w:pPr>
        <w:pStyle w:val="Heading-unnumbered"/>
        <w:jc w:val="left"/>
        <w:rPr>
          <w:lang w:val="fr-CA"/>
        </w:rPr>
      </w:pPr>
    </w:p>
    <w:p w14:paraId="1B7ACD39" w14:textId="3DE16DE4" w:rsidR="00720789" w:rsidRDefault="007C0897">
      <w:pPr>
        <w:pStyle w:val="TableofFigures"/>
        <w:rPr>
          <w:rFonts w:asciiTheme="minorHAnsi" w:eastAsiaTheme="minorEastAsia" w:hAnsiTheme="minorHAnsi" w:cstheme="minorBidi"/>
          <w:caps w:val="0"/>
          <w:noProof/>
          <w:sz w:val="22"/>
          <w:szCs w:val="22"/>
          <w:lang w:eastAsia="en-CA"/>
        </w:rPr>
      </w:pPr>
      <w:r w:rsidRPr="00FB7930">
        <w:fldChar w:fldCharType="begin"/>
      </w:r>
      <w:r w:rsidRPr="00871BC0">
        <w:instrText xml:space="preserve"> TOC \h \z \c "Table" </w:instrText>
      </w:r>
      <w:r w:rsidRPr="00FB7930">
        <w:fldChar w:fldCharType="separate"/>
      </w:r>
      <w:hyperlink w:anchor="_Toc14176430" w:history="1">
        <w:r w:rsidR="00720789" w:rsidRPr="006D5622">
          <w:rPr>
            <w:rStyle w:val="Hyperlink"/>
            <w:noProof/>
            <w:lang w:val="en-US"/>
          </w:rPr>
          <w:t>Table 1</w:t>
        </w:r>
        <w:r w:rsidR="00720789" w:rsidRPr="006D5622">
          <w:rPr>
            <w:rStyle w:val="Hyperlink"/>
            <w:noProof/>
            <w:lang w:val="en-US"/>
          </w:rPr>
          <w:noBreakHyphen/>
          <w:t>1 : Summary of Phases S&amp;MA</w:t>
        </w:r>
        <w:r w:rsidR="00720789">
          <w:rPr>
            <w:noProof/>
            <w:webHidden/>
          </w:rPr>
          <w:tab/>
        </w:r>
        <w:r w:rsidR="00720789">
          <w:rPr>
            <w:noProof/>
            <w:webHidden/>
          </w:rPr>
          <w:fldChar w:fldCharType="begin"/>
        </w:r>
        <w:r w:rsidR="00720789">
          <w:rPr>
            <w:noProof/>
            <w:webHidden/>
          </w:rPr>
          <w:instrText xml:space="preserve"> PAGEREF _Toc14176430 \h </w:instrText>
        </w:r>
        <w:r w:rsidR="00720789">
          <w:rPr>
            <w:noProof/>
            <w:webHidden/>
          </w:rPr>
        </w:r>
        <w:r w:rsidR="00720789">
          <w:rPr>
            <w:noProof/>
            <w:webHidden/>
          </w:rPr>
          <w:fldChar w:fldCharType="separate"/>
        </w:r>
        <w:r w:rsidR="00720789">
          <w:rPr>
            <w:noProof/>
            <w:webHidden/>
          </w:rPr>
          <w:t>9</w:t>
        </w:r>
        <w:r w:rsidR="00720789">
          <w:rPr>
            <w:noProof/>
            <w:webHidden/>
          </w:rPr>
          <w:fldChar w:fldCharType="end"/>
        </w:r>
      </w:hyperlink>
    </w:p>
    <w:p w14:paraId="511FC87E" w14:textId="3FBC6F58" w:rsidR="00720789" w:rsidRDefault="000E0B19">
      <w:pPr>
        <w:pStyle w:val="TableofFigures"/>
        <w:rPr>
          <w:rFonts w:asciiTheme="minorHAnsi" w:eastAsiaTheme="minorEastAsia" w:hAnsiTheme="minorHAnsi" w:cstheme="minorBidi"/>
          <w:caps w:val="0"/>
          <w:noProof/>
          <w:sz w:val="22"/>
          <w:szCs w:val="22"/>
          <w:lang w:eastAsia="en-CA"/>
        </w:rPr>
      </w:pPr>
      <w:hyperlink w:anchor="_Toc14176431" w:history="1">
        <w:r w:rsidR="00720789" w:rsidRPr="006D5622">
          <w:rPr>
            <w:rStyle w:val="Hyperlink"/>
            <w:noProof/>
            <w:lang w:val="fr-CA"/>
          </w:rPr>
          <w:t>Table 2</w:t>
        </w:r>
        <w:r w:rsidR="00720789" w:rsidRPr="006D5622">
          <w:rPr>
            <w:rStyle w:val="Hyperlink"/>
            <w:noProof/>
            <w:lang w:val="fr-CA"/>
          </w:rPr>
          <w:noBreakHyphen/>
          <w:t>1 : Documents applicables et de référence</w:t>
        </w:r>
        <w:r w:rsidR="00720789">
          <w:rPr>
            <w:noProof/>
            <w:webHidden/>
          </w:rPr>
          <w:tab/>
        </w:r>
        <w:r w:rsidR="00720789">
          <w:rPr>
            <w:noProof/>
            <w:webHidden/>
          </w:rPr>
          <w:fldChar w:fldCharType="begin"/>
        </w:r>
        <w:r w:rsidR="00720789">
          <w:rPr>
            <w:noProof/>
            <w:webHidden/>
          </w:rPr>
          <w:instrText xml:space="preserve"> PAGEREF _Toc14176431 \h </w:instrText>
        </w:r>
        <w:r w:rsidR="00720789">
          <w:rPr>
            <w:noProof/>
            <w:webHidden/>
          </w:rPr>
        </w:r>
        <w:r w:rsidR="00720789">
          <w:rPr>
            <w:noProof/>
            <w:webHidden/>
          </w:rPr>
          <w:fldChar w:fldCharType="separate"/>
        </w:r>
        <w:r w:rsidR="00720789">
          <w:rPr>
            <w:noProof/>
            <w:webHidden/>
          </w:rPr>
          <w:t>10</w:t>
        </w:r>
        <w:r w:rsidR="00720789">
          <w:rPr>
            <w:noProof/>
            <w:webHidden/>
          </w:rPr>
          <w:fldChar w:fldCharType="end"/>
        </w:r>
      </w:hyperlink>
    </w:p>
    <w:p w14:paraId="4B5B59DF" w14:textId="22BEA53D" w:rsidR="00720789" w:rsidRDefault="000E0B19">
      <w:pPr>
        <w:pStyle w:val="TableofFigures"/>
        <w:rPr>
          <w:rFonts w:asciiTheme="minorHAnsi" w:eastAsiaTheme="minorEastAsia" w:hAnsiTheme="minorHAnsi" w:cstheme="minorBidi"/>
          <w:caps w:val="0"/>
          <w:noProof/>
          <w:sz w:val="22"/>
          <w:szCs w:val="22"/>
          <w:lang w:eastAsia="en-CA"/>
        </w:rPr>
      </w:pPr>
      <w:hyperlink w:anchor="_Toc14176432" w:history="1">
        <w:r w:rsidR="00720789" w:rsidRPr="006D5622">
          <w:rPr>
            <w:rStyle w:val="Hyperlink"/>
            <w:noProof/>
            <w:lang w:val="en-US"/>
          </w:rPr>
          <w:t>Table 3</w:t>
        </w:r>
        <w:r w:rsidR="00720789" w:rsidRPr="006D5622">
          <w:rPr>
            <w:rStyle w:val="Hyperlink"/>
            <w:noProof/>
            <w:lang w:val="en-US"/>
          </w:rPr>
          <w:noBreakHyphen/>
          <w:t>1 : List of abbreviations</w:t>
        </w:r>
        <w:r w:rsidR="00720789">
          <w:rPr>
            <w:noProof/>
            <w:webHidden/>
          </w:rPr>
          <w:tab/>
        </w:r>
        <w:r w:rsidR="00720789">
          <w:rPr>
            <w:noProof/>
            <w:webHidden/>
          </w:rPr>
          <w:fldChar w:fldCharType="begin"/>
        </w:r>
        <w:r w:rsidR="00720789">
          <w:rPr>
            <w:noProof/>
            <w:webHidden/>
          </w:rPr>
          <w:instrText xml:space="preserve"> PAGEREF _Toc14176432 \h </w:instrText>
        </w:r>
        <w:r w:rsidR="00720789">
          <w:rPr>
            <w:noProof/>
            <w:webHidden/>
          </w:rPr>
        </w:r>
        <w:r w:rsidR="00720789">
          <w:rPr>
            <w:noProof/>
            <w:webHidden/>
          </w:rPr>
          <w:fldChar w:fldCharType="separate"/>
        </w:r>
        <w:r w:rsidR="00720789">
          <w:rPr>
            <w:noProof/>
            <w:webHidden/>
          </w:rPr>
          <w:t>11</w:t>
        </w:r>
        <w:r w:rsidR="00720789">
          <w:rPr>
            <w:noProof/>
            <w:webHidden/>
          </w:rPr>
          <w:fldChar w:fldCharType="end"/>
        </w:r>
      </w:hyperlink>
    </w:p>
    <w:p w14:paraId="0A93A086" w14:textId="3916592A" w:rsidR="00720789" w:rsidRDefault="000E0B19">
      <w:pPr>
        <w:pStyle w:val="TableofFigures"/>
        <w:rPr>
          <w:rFonts w:asciiTheme="minorHAnsi" w:eastAsiaTheme="minorEastAsia" w:hAnsiTheme="minorHAnsi" w:cstheme="minorBidi"/>
          <w:caps w:val="0"/>
          <w:noProof/>
          <w:sz w:val="22"/>
          <w:szCs w:val="22"/>
          <w:lang w:eastAsia="en-CA"/>
        </w:rPr>
      </w:pPr>
      <w:hyperlink w:anchor="_Toc14176433" w:history="1">
        <w:r w:rsidR="00720789" w:rsidRPr="006D5622">
          <w:rPr>
            <w:rStyle w:val="Hyperlink"/>
            <w:noProof/>
          </w:rPr>
          <w:t>Table 4</w:t>
        </w:r>
        <w:r w:rsidR="00720789" w:rsidRPr="006D5622">
          <w:rPr>
            <w:rStyle w:val="Hyperlink"/>
            <w:noProof/>
          </w:rPr>
          <w:noBreakHyphen/>
          <w:t>1: Objectives of the SORCE experiment including primary and secondary success criteria.</w:t>
        </w:r>
        <w:r w:rsidR="00720789">
          <w:rPr>
            <w:noProof/>
            <w:webHidden/>
          </w:rPr>
          <w:tab/>
        </w:r>
        <w:r w:rsidR="00720789">
          <w:rPr>
            <w:noProof/>
            <w:webHidden/>
          </w:rPr>
          <w:fldChar w:fldCharType="begin"/>
        </w:r>
        <w:r w:rsidR="00720789">
          <w:rPr>
            <w:noProof/>
            <w:webHidden/>
          </w:rPr>
          <w:instrText xml:space="preserve"> PAGEREF _Toc14176433 \h </w:instrText>
        </w:r>
        <w:r w:rsidR="00720789">
          <w:rPr>
            <w:noProof/>
            <w:webHidden/>
          </w:rPr>
        </w:r>
        <w:r w:rsidR="00720789">
          <w:rPr>
            <w:noProof/>
            <w:webHidden/>
          </w:rPr>
          <w:fldChar w:fldCharType="separate"/>
        </w:r>
        <w:r w:rsidR="00720789">
          <w:rPr>
            <w:noProof/>
            <w:webHidden/>
          </w:rPr>
          <w:t>12</w:t>
        </w:r>
        <w:r w:rsidR="00720789">
          <w:rPr>
            <w:noProof/>
            <w:webHidden/>
          </w:rPr>
          <w:fldChar w:fldCharType="end"/>
        </w:r>
      </w:hyperlink>
    </w:p>
    <w:p w14:paraId="5C81E65B" w14:textId="759378CC" w:rsidR="00720789" w:rsidRDefault="000E0B19">
      <w:pPr>
        <w:pStyle w:val="TableofFigures"/>
        <w:rPr>
          <w:rFonts w:asciiTheme="minorHAnsi" w:eastAsiaTheme="minorEastAsia" w:hAnsiTheme="minorHAnsi" w:cstheme="minorBidi"/>
          <w:caps w:val="0"/>
          <w:noProof/>
          <w:sz w:val="22"/>
          <w:szCs w:val="22"/>
          <w:lang w:eastAsia="en-CA"/>
        </w:rPr>
      </w:pPr>
      <w:hyperlink w:anchor="_Toc14176434" w:history="1">
        <w:r w:rsidR="00720789" w:rsidRPr="006D5622">
          <w:rPr>
            <w:rStyle w:val="Hyperlink"/>
            <w:noProof/>
          </w:rPr>
          <w:t>Table 4</w:t>
        </w:r>
        <w:r w:rsidR="00720789" w:rsidRPr="006D5622">
          <w:rPr>
            <w:rStyle w:val="Hyperlink"/>
            <w:noProof/>
          </w:rPr>
          <w:noBreakHyphen/>
          <w:t>2: H10721-110 photosensor module specifications.</w:t>
        </w:r>
        <w:r w:rsidR="00720789">
          <w:rPr>
            <w:noProof/>
            <w:webHidden/>
          </w:rPr>
          <w:tab/>
        </w:r>
        <w:r w:rsidR="00720789">
          <w:rPr>
            <w:noProof/>
            <w:webHidden/>
          </w:rPr>
          <w:fldChar w:fldCharType="begin"/>
        </w:r>
        <w:r w:rsidR="00720789">
          <w:rPr>
            <w:noProof/>
            <w:webHidden/>
          </w:rPr>
          <w:instrText xml:space="preserve"> PAGEREF _Toc14176434 \h </w:instrText>
        </w:r>
        <w:r w:rsidR="00720789">
          <w:rPr>
            <w:noProof/>
            <w:webHidden/>
          </w:rPr>
        </w:r>
        <w:r w:rsidR="00720789">
          <w:rPr>
            <w:noProof/>
            <w:webHidden/>
          </w:rPr>
          <w:fldChar w:fldCharType="separate"/>
        </w:r>
        <w:r w:rsidR="00720789">
          <w:rPr>
            <w:noProof/>
            <w:webHidden/>
          </w:rPr>
          <w:t>14</w:t>
        </w:r>
        <w:r w:rsidR="00720789">
          <w:rPr>
            <w:noProof/>
            <w:webHidden/>
          </w:rPr>
          <w:fldChar w:fldCharType="end"/>
        </w:r>
      </w:hyperlink>
    </w:p>
    <w:p w14:paraId="7E6F1B4E" w14:textId="3A6D51BE" w:rsidR="00720789" w:rsidRDefault="000E0B19">
      <w:pPr>
        <w:pStyle w:val="TableofFigures"/>
        <w:rPr>
          <w:rFonts w:asciiTheme="minorHAnsi" w:eastAsiaTheme="minorEastAsia" w:hAnsiTheme="minorHAnsi" w:cstheme="minorBidi"/>
          <w:caps w:val="0"/>
          <w:noProof/>
          <w:sz w:val="22"/>
          <w:szCs w:val="22"/>
          <w:lang w:eastAsia="en-CA"/>
        </w:rPr>
      </w:pPr>
      <w:hyperlink w:anchor="_Toc14176435" w:history="1">
        <w:r w:rsidR="00720789" w:rsidRPr="006D5622">
          <w:rPr>
            <w:rStyle w:val="Hyperlink"/>
            <w:noProof/>
          </w:rPr>
          <w:t>Table 4</w:t>
        </w:r>
        <w:r w:rsidR="00720789" w:rsidRPr="006D5622">
          <w:rPr>
            <w:rStyle w:val="Hyperlink"/>
            <w:noProof/>
          </w:rPr>
          <w:noBreakHyphen/>
          <w:t>3: BME280 environmental sensor specifications.</w:t>
        </w:r>
        <w:r w:rsidR="00720789">
          <w:rPr>
            <w:noProof/>
            <w:webHidden/>
          </w:rPr>
          <w:tab/>
        </w:r>
        <w:r w:rsidR="00720789">
          <w:rPr>
            <w:noProof/>
            <w:webHidden/>
          </w:rPr>
          <w:fldChar w:fldCharType="begin"/>
        </w:r>
        <w:r w:rsidR="00720789">
          <w:rPr>
            <w:noProof/>
            <w:webHidden/>
          </w:rPr>
          <w:instrText xml:space="preserve"> PAGEREF _Toc14176435 \h </w:instrText>
        </w:r>
        <w:r w:rsidR="00720789">
          <w:rPr>
            <w:noProof/>
            <w:webHidden/>
          </w:rPr>
        </w:r>
        <w:r w:rsidR="00720789">
          <w:rPr>
            <w:noProof/>
            <w:webHidden/>
          </w:rPr>
          <w:fldChar w:fldCharType="separate"/>
        </w:r>
        <w:r w:rsidR="00720789">
          <w:rPr>
            <w:noProof/>
            <w:webHidden/>
          </w:rPr>
          <w:t>16</w:t>
        </w:r>
        <w:r w:rsidR="00720789">
          <w:rPr>
            <w:noProof/>
            <w:webHidden/>
          </w:rPr>
          <w:fldChar w:fldCharType="end"/>
        </w:r>
      </w:hyperlink>
    </w:p>
    <w:p w14:paraId="07776EE8" w14:textId="5FE719B3" w:rsidR="00720789" w:rsidRDefault="000E0B19">
      <w:pPr>
        <w:pStyle w:val="TableofFigures"/>
        <w:rPr>
          <w:rFonts w:asciiTheme="minorHAnsi" w:eastAsiaTheme="minorEastAsia" w:hAnsiTheme="minorHAnsi" w:cstheme="minorBidi"/>
          <w:caps w:val="0"/>
          <w:noProof/>
          <w:sz w:val="22"/>
          <w:szCs w:val="22"/>
          <w:lang w:eastAsia="en-CA"/>
        </w:rPr>
      </w:pPr>
      <w:hyperlink w:anchor="_Toc14176436" w:history="1">
        <w:r w:rsidR="00720789" w:rsidRPr="006D5622">
          <w:rPr>
            <w:rStyle w:val="Hyperlink"/>
            <w:noProof/>
            <w:lang w:val="en-US"/>
          </w:rPr>
          <w:t>Table 4</w:t>
        </w:r>
        <w:r w:rsidR="00720789" w:rsidRPr="006D5622">
          <w:rPr>
            <w:rStyle w:val="Hyperlink"/>
            <w:noProof/>
            <w:lang w:val="en-US"/>
          </w:rPr>
          <w:noBreakHyphen/>
          <w:t>4: Mass budget for SORCE with margins. The second column is indicative of the status of the mass estimate; E = estimated mass, M0 = calculated using a 3D solid model, M1 = taken from a manufacturer spec sheet, M2 = measured using a scale.</w:t>
        </w:r>
        <w:r w:rsidR="00720789">
          <w:rPr>
            <w:noProof/>
            <w:webHidden/>
          </w:rPr>
          <w:tab/>
        </w:r>
        <w:r w:rsidR="00720789">
          <w:rPr>
            <w:noProof/>
            <w:webHidden/>
          </w:rPr>
          <w:fldChar w:fldCharType="begin"/>
        </w:r>
        <w:r w:rsidR="00720789">
          <w:rPr>
            <w:noProof/>
            <w:webHidden/>
          </w:rPr>
          <w:instrText xml:space="preserve"> PAGEREF _Toc14176436 \h </w:instrText>
        </w:r>
        <w:r w:rsidR="00720789">
          <w:rPr>
            <w:noProof/>
            <w:webHidden/>
          </w:rPr>
        </w:r>
        <w:r w:rsidR="00720789">
          <w:rPr>
            <w:noProof/>
            <w:webHidden/>
          </w:rPr>
          <w:fldChar w:fldCharType="separate"/>
        </w:r>
        <w:r w:rsidR="00720789">
          <w:rPr>
            <w:noProof/>
            <w:webHidden/>
          </w:rPr>
          <w:t>16</w:t>
        </w:r>
        <w:r w:rsidR="00720789">
          <w:rPr>
            <w:noProof/>
            <w:webHidden/>
          </w:rPr>
          <w:fldChar w:fldCharType="end"/>
        </w:r>
      </w:hyperlink>
    </w:p>
    <w:p w14:paraId="0BE67F98" w14:textId="450A8DF2" w:rsidR="00720789" w:rsidRDefault="000E0B19">
      <w:pPr>
        <w:pStyle w:val="TableofFigures"/>
        <w:rPr>
          <w:rFonts w:asciiTheme="minorHAnsi" w:eastAsiaTheme="minorEastAsia" w:hAnsiTheme="minorHAnsi" w:cstheme="minorBidi"/>
          <w:caps w:val="0"/>
          <w:noProof/>
          <w:sz w:val="22"/>
          <w:szCs w:val="22"/>
          <w:lang w:eastAsia="en-CA"/>
        </w:rPr>
      </w:pPr>
      <w:hyperlink w:anchor="_Toc14176437" w:history="1">
        <w:r w:rsidR="00720789" w:rsidRPr="006D5622">
          <w:rPr>
            <w:rStyle w:val="Hyperlink"/>
            <w:noProof/>
            <w:lang w:val="en-US"/>
          </w:rPr>
          <w:t>Table 4</w:t>
        </w:r>
        <w:r w:rsidR="00720789" w:rsidRPr="006D5622">
          <w:rPr>
            <w:rStyle w:val="Hyperlink"/>
            <w:noProof/>
            <w:lang w:val="en-US"/>
          </w:rPr>
          <w:noBreakHyphen/>
          <w:t>5: CARMENCITA mass and limit loads.</w:t>
        </w:r>
        <w:r w:rsidR="00720789">
          <w:rPr>
            <w:noProof/>
            <w:webHidden/>
          </w:rPr>
          <w:tab/>
        </w:r>
        <w:r w:rsidR="00720789">
          <w:rPr>
            <w:noProof/>
            <w:webHidden/>
          </w:rPr>
          <w:fldChar w:fldCharType="begin"/>
        </w:r>
        <w:r w:rsidR="00720789">
          <w:rPr>
            <w:noProof/>
            <w:webHidden/>
          </w:rPr>
          <w:instrText xml:space="preserve"> PAGEREF _Toc14176437 \h </w:instrText>
        </w:r>
        <w:r w:rsidR="00720789">
          <w:rPr>
            <w:noProof/>
            <w:webHidden/>
          </w:rPr>
        </w:r>
        <w:r w:rsidR="00720789">
          <w:rPr>
            <w:noProof/>
            <w:webHidden/>
          </w:rPr>
          <w:fldChar w:fldCharType="separate"/>
        </w:r>
        <w:r w:rsidR="00720789">
          <w:rPr>
            <w:noProof/>
            <w:webHidden/>
          </w:rPr>
          <w:t>21</w:t>
        </w:r>
        <w:r w:rsidR="00720789">
          <w:rPr>
            <w:noProof/>
            <w:webHidden/>
          </w:rPr>
          <w:fldChar w:fldCharType="end"/>
        </w:r>
      </w:hyperlink>
    </w:p>
    <w:p w14:paraId="24B99E5F" w14:textId="0663A1A7" w:rsidR="00720789" w:rsidRDefault="000E0B19">
      <w:pPr>
        <w:pStyle w:val="TableofFigures"/>
        <w:rPr>
          <w:rFonts w:asciiTheme="minorHAnsi" w:eastAsiaTheme="minorEastAsia" w:hAnsiTheme="minorHAnsi" w:cstheme="minorBidi"/>
          <w:caps w:val="0"/>
          <w:noProof/>
          <w:sz w:val="22"/>
          <w:szCs w:val="22"/>
          <w:lang w:eastAsia="en-CA"/>
        </w:rPr>
      </w:pPr>
      <w:hyperlink w:anchor="_Toc14176438" w:history="1">
        <w:r w:rsidR="00720789" w:rsidRPr="006D5622">
          <w:rPr>
            <w:rStyle w:val="Hyperlink"/>
            <w:noProof/>
            <w:lang w:val="en-US"/>
          </w:rPr>
          <w:t>Table 4</w:t>
        </w:r>
        <w:r w:rsidR="00720789" w:rsidRPr="006D5622">
          <w:rPr>
            <w:rStyle w:val="Hyperlink"/>
            <w:noProof/>
            <w:lang w:val="en-US"/>
          </w:rPr>
          <w:noBreakHyphen/>
          <w:t>6 : Summary of Safety Margins</w:t>
        </w:r>
        <w:r w:rsidR="00720789">
          <w:rPr>
            <w:noProof/>
            <w:webHidden/>
          </w:rPr>
          <w:tab/>
        </w:r>
        <w:r w:rsidR="00720789">
          <w:rPr>
            <w:noProof/>
            <w:webHidden/>
          </w:rPr>
          <w:fldChar w:fldCharType="begin"/>
        </w:r>
        <w:r w:rsidR="00720789">
          <w:rPr>
            <w:noProof/>
            <w:webHidden/>
          </w:rPr>
          <w:instrText xml:space="preserve"> PAGEREF _Toc14176438 \h </w:instrText>
        </w:r>
        <w:r w:rsidR="00720789">
          <w:rPr>
            <w:noProof/>
            <w:webHidden/>
          </w:rPr>
        </w:r>
        <w:r w:rsidR="00720789">
          <w:rPr>
            <w:noProof/>
            <w:webHidden/>
          </w:rPr>
          <w:fldChar w:fldCharType="separate"/>
        </w:r>
        <w:r w:rsidR="00720789">
          <w:rPr>
            <w:noProof/>
            <w:webHidden/>
          </w:rPr>
          <w:t>23</w:t>
        </w:r>
        <w:r w:rsidR="00720789">
          <w:rPr>
            <w:noProof/>
            <w:webHidden/>
          </w:rPr>
          <w:fldChar w:fldCharType="end"/>
        </w:r>
      </w:hyperlink>
    </w:p>
    <w:p w14:paraId="7FFD662B" w14:textId="30DE070A" w:rsidR="00720789" w:rsidRDefault="000E0B19">
      <w:pPr>
        <w:pStyle w:val="TableofFigures"/>
        <w:rPr>
          <w:rFonts w:asciiTheme="minorHAnsi" w:eastAsiaTheme="minorEastAsia" w:hAnsiTheme="minorHAnsi" w:cstheme="minorBidi"/>
          <w:caps w:val="0"/>
          <w:noProof/>
          <w:sz w:val="22"/>
          <w:szCs w:val="22"/>
          <w:lang w:eastAsia="en-CA"/>
        </w:rPr>
      </w:pPr>
      <w:hyperlink w:anchor="_Toc14176439" w:history="1">
        <w:r w:rsidR="00720789" w:rsidRPr="006D5622">
          <w:rPr>
            <w:rStyle w:val="Hyperlink"/>
            <w:noProof/>
          </w:rPr>
          <w:t>Table 5</w:t>
        </w:r>
        <w:r w:rsidR="00720789" w:rsidRPr="006D5622">
          <w:rPr>
            <w:rStyle w:val="Hyperlink"/>
            <w:noProof/>
          </w:rPr>
          <w:noBreakHyphen/>
          <w:t>1: Summary of operating temperatures for various components.</w:t>
        </w:r>
        <w:r w:rsidR="00720789">
          <w:rPr>
            <w:noProof/>
            <w:webHidden/>
          </w:rPr>
          <w:tab/>
        </w:r>
        <w:r w:rsidR="00720789">
          <w:rPr>
            <w:noProof/>
            <w:webHidden/>
          </w:rPr>
          <w:fldChar w:fldCharType="begin"/>
        </w:r>
        <w:r w:rsidR="00720789">
          <w:rPr>
            <w:noProof/>
            <w:webHidden/>
          </w:rPr>
          <w:instrText xml:space="preserve"> PAGEREF _Toc14176439 \h </w:instrText>
        </w:r>
        <w:r w:rsidR="00720789">
          <w:rPr>
            <w:noProof/>
            <w:webHidden/>
          </w:rPr>
        </w:r>
        <w:r w:rsidR="00720789">
          <w:rPr>
            <w:noProof/>
            <w:webHidden/>
          </w:rPr>
          <w:fldChar w:fldCharType="separate"/>
        </w:r>
        <w:r w:rsidR="00720789">
          <w:rPr>
            <w:noProof/>
            <w:webHidden/>
          </w:rPr>
          <w:t>26</w:t>
        </w:r>
        <w:r w:rsidR="00720789">
          <w:rPr>
            <w:noProof/>
            <w:webHidden/>
          </w:rPr>
          <w:fldChar w:fldCharType="end"/>
        </w:r>
      </w:hyperlink>
    </w:p>
    <w:p w14:paraId="374580A6" w14:textId="66D95622" w:rsidR="00720789" w:rsidRDefault="000E0B19">
      <w:pPr>
        <w:pStyle w:val="TableofFigures"/>
        <w:rPr>
          <w:rFonts w:asciiTheme="minorHAnsi" w:eastAsiaTheme="minorEastAsia" w:hAnsiTheme="minorHAnsi" w:cstheme="minorBidi"/>
          <w:caps w:val="0"/>
          <w:noProof/>
          <w:sz w:val="22"/>
          <w:szCs w:val="22"/>
          <w:lang w:eastAsia="en-CA"/>
        </w:rPr>
      </w:pPr>
      <w:hyperlink w:anchor="_Toc14176440" w:history="1">
        <w:r w:rsidR="00720789" w:rsidRPr="006D5622">
          <w:rPr>
            <w:rStyle w:val="Hyperlink"/>
            <w:noProof/>
          </w:rPr>
          <w:t>Table 6</w:t>
        </w:r>
        <w:r w:rsidR="00720789" w:rsidRPr="006D5622">
          <w:rPr>
            <w:rStyle w:val="Hyperlink"/>
            <w:noProof/>
          </w:rPr>
          <w:noBreakHyphen/>
          <w:t>1: Power consumption of various components on SORCE during three different operational modes. Power consumption estimates do not include DC/DC converter efficiencies.</w:t>
        </w:r>
        <w:r w:rsidR="00720789">
          <w:rPr>
            <w:noProof/>
            <w:webHidden/>
          </w:rPr>
          <w:tab/>
        </w:r>
        <w:r w:rsidR="00720789">
          <w:rPr>
            <w:noProof/>
            <w:webHidden/>
          </w:rPr>
          <w:fldChar w:fldCharType="begin"/>
        </w:r>
        <w:r w:rsidR="00720789">
          <w:rPr>
            <w:noProof/>
            <w:webHidden/>
          </w:rPr>
          <w:instrText xml:space="preserve"> PAGEREF _Toc14176440 \h </w:instrText>
        </w:r>
        <w:r w:rsidR="00720789">
          <w:rPr>
            <w:noProof/>
            <w:webHidden/>
          </w:rPr>
        </w:r>
        <w:r w:rsidR="00720789">
          <w:rPr>
            <w:noProof/>
            <w:webHidden/>
          </w:rPr>
          <w:fldChar w:fldCharType="separate"/>
        </w:r>
        <w:r w:rsidR="00720789">
          <w:rPr>
            <w:noProof/>
            <w:webHidden/>
          </w:rPr>
          <w:t>27</w:t>
        </w:r>
        <w:r w:rsidR="00720789">
          <w:rPr>
            <w:noProof/>
            <w:webHidden/>
          </w:rPr>
          <w:fldChar w:fldCharType="end"/>
        </w:r>
      </w:hyperlink>
    </w:p>
    <w:p w14:paraId="0065320E" w14:textId="4874577B" w:rsidR="00720789" w:rsidRDefault="000E0B19">
      <w:pPr>
        <w:pStyle w:val="TableofFigures"/>
        <w:rPr>
          <w:rFonts w:asciiTheme="minorHAnsi" w:eastAsiaTheme="minorEastAsia" w:hAnsiTheme="minorHAnsi" w:cstheme="minorBidi"/>
          <w:caps w:val="0"/>
          <w:noProof/>
          <w:sz w:val="22"/>
          <w:szCs w:val="22"/>
          <w:lang w:eastAsia="en-CA"/>
        </w:rPr>
      </w:pPr>
      <w:hyperlink w:anchor="_Toc14176441" w:history="1">
        <w:r w:rsidR="00720789" w:rsidRPr="006D5622">
          <w:rPr>
            <w:rStyle w:val="Hyperlink"/>
            <w:noProof/>
          </w:rPr>
          <w:t>Table 7</w:t>
        </w:r>
        <w:r w:rsidR="00720789" w:rsidRPr="006D5622">
          <w:rPr>
            <w:rStyle w:val="Hyperlink"/>
            <w:noProof/>
          </w:rPr>
          <w:noBreakHyphen/>
          <w:t>1: Frequency summary.</w:t>
        </w:r>
        <w:r w:rsidR="00720789">
          <w:rPr>
            <w:noProof/>
            <w:webHidden/>
          </w:rPr>
          <w:tab/>
        </w:r>
        <w:r w:rsidR="00720789">
          <w:rPr>
            <w:noProof/>
            <w:webHidden/>
          </w:rPr>
          <w:fldChar w:fldCharType="begin"/>
        </w:r>
        <w:r w:rsidR="00720789">
          <w:rPr>
            <w:noProof/>
            <w:webHidden/>
          </w:rPr>
          <w:instrText xml:space="preserve"> PAGEREF _Toc14176441 \h </w:instrText>
        </w:r>
        <w:r w:rsidR="00720789">
          <w:rPr>
            <w:noProof/>
            <w:webHidden/>
          </w:rPr>
        </w:r>
        <w:r w:rsidR="00720789">
          <w:rPr>
            <w:noProof/>
            <w:webHidden/>
          </w:rPr>
          <w:fldChar w:fldCharType="separate"/>
        </w:r>
        <w:r w:rsidR="00720789">
          <w:rPr>
            <w:noProof/>
            <w:webHidden/>
          </w:rPr>
          <w:t>31</w:t>
        </w:r>
        <w:r w:rsidR="00720789">
          <w:rPr>
            <w:noProof/>
            <w:webHidden/>
          </w:rPr>
          <w:fldChar w:fldCharType="end"/>
        </w:r>
      </w:hyperlink>
    </w:p>
    <w:p w14:paraId="453DFD15" w14:textId="387FE4E8" w:rsidR="00720789" w:rsidRDefault="000E0B19">
      <w:pPr>
        <w:pStyle w:val="TableofFigures"/>
        <w:rPr>
          <w:rFonts w:asciiTheme="minorHAnsi" w:eastAsiaTheme="minorEastAsia" w:hAnsiTheme="minorHAnsi" w:cstheme="minorBidi"/>
          <w:caps w:val="0"/>
          <w:noProof/>
          <w:sz w:val="22"/>
          <w:szCs w:val="22"/>
          <w:lang w:eastAsia="en-CA"/>
        </w:rPr>
      </w:pPr>
      <w:hyperlink w:anchor="_Toc14176442" w:history="1">
        <w:r w:rsidR="00720789" w:rsidRPr="006D5622">
          <w:rPr>
            <w:rStyle w:val="Hyperlink"/>
            <w:noProof/>
          </w:rPr>
          <w:t>Table 10</w:t>
        </w:r>
        <w:r w:rsidR="00720789" w:rsidRPr="006D5622">
          <w:rPr>
            <w:rStyle w:val="Hyperlink"/>
            <w:noProof/>
          </w:rPr>
          <w:noBreakHyphen/>
          <w:t>1: Hazard summary.</w:t>
        </w:r>
        <w:r w:rsidR="00720789">
          <w:rPr>
            <w:noProof/>
            <w:webHidden/>
          </w:rPr>
          <w:tab/>
        </w:r>
        <w:r w:rsidR="00720789">
          <w:rPr>
            <w:noProof/>
            <w:webHidden/>
          </w:rPr>
          <w:fldChar w:fldCharType="begin"/>
        </w:r>
        <w:r w:rsidR="00720789">
          <w:rPr>
            <w:noProof/>
            <w:webHidden/>
          </w:rPr>
          <w:instrText xml:space="preserve"> PAGEREF _Toc14176442 \h </w:instrText>
        </w:r>
        <w:r w:rsidR="00720789">
          <w:rPr>
            <w:noProof/>
            <w:webHidden/>
          </w:rPr>
        </w:r>
        <w:r w:rsidR="00720789">
          <w:rPr>
            <w:noProof/>
            <w:webHidden/>
          </w:rPr>
          <w:fldChar w:fldCharType="separate"/>
        </w:r>
        <w:r w:rsidR="00720789">
          <w:rPr>
            <w:noProof/>
            <w:webHidden/>
          </w:rPr>
          <w:t>42</w:t>
        </w:r>
        <w:r w:rsidR="00720789">
          <w:rPr>
            <w:noProof/>
            <w:webHidden/>
          </w:rPr>
          <w:fldChar w:fldCharType="end"/>
        </w:r>
      </w:hyperlink>
    </w:p>
    <w:p w14:paraId="4362CC50" w14:textId="6064945A" w:rsidR="007C0897" w:rsidRPr="00FB7930" w:rsidRDefault="007C0897" w:rsidP="007C0897">
      <w:pPr>
        <w:pStyle w:val="TableofFigures"/>
      </w:pPr>
      <w:r w:rsidRPr="00FB7930">
        <w:fldChar w:fldCharType="end"/>
      </w:r>
    </w:p>
    <w:p w14:paraId="4044E591" w14:textId="77777777" w:rsidR="007C0897" w:rsidRPr="00FB7930" w:rsidRDefault="007C0897" w:rsidP="007C0897">
      <w:pPr>
        <w:pStyle w:val="Heading1"/>
      </w:pPr>
      <w:bookmarkStart w:id="5" w:name="_Hlt513623422"/>
      <w:bookmarkStart w:id="6" w:name="_Ref513538937"/>
      <w:bookmarkStart w:id="7" w:name="_Toc14176356"/>
      <w:bookmarkEnd w:id="5"/>
      <w:r w:rsidRPr="00FB7930">
        <w:lastRenderedPageBreak/>
        <w:t>Introduction</w:t>
      </w:r>
      <w:bookmarkEnd w:id="6"/>
      <w:bookmarkEnd w:id="7"/>
    </w:p>
    <w:p w14:paraId="2E27B09C" w14:textId="77777777" w:rsidR="007C0897" w:rsidRPr="00FB7930" w:rsidRDefault="005E1FEE" w:rsidP="007C0897">
      <w:pPr>
        <w:pStyle w:val="Heading2"/>
      </w:pPr>
      <w:bookmarkStart w:id="8" w:name="_Toc14176357"/>
      <w:r w:rsidRPr="00FB7930">
        <w:t xml:space="preserve">PURPOSE / </w:t>
      </w:r>
      <w:r w:rsidR="007C0897" w:rsidRPr="00FB7930">
        <w:t>objet</w:t>
      </w:r>
      <w:bookmarkEnd w:id="8"/>
    </w:p>
    <w:p w14:paraId="32E3CE9C" w14:textId="5DBD9642" w:rsidR="000337F6" w:rsidRPr="00AB1A37" w:rsidRDefault="000337F6" w:rsidP="007C0897">
      <w:pPr>
        <w:rPr>
          <w:i/>
        </w:rPr>
      </w:pPr>
      <w:r w:rsidRPr="00AB1A37">
        <w:rPr>
          <w:i/>
        </w:rPr>
        <w:t xml:space="preserve">This document contains the </w:t>
      </w:r>
      <w:r w:rsidR="005E1FEE" w:rsidRPr="00AB1A37">
        <w:rPr>
          <w:i/>
        </w:rPr>
        <w:t xml:space="preserve">safety related data </w:t>
      </w:r>
      <w:r w:rsidRPr="00AB1A37">
        <w:rPr>
          <w:i/>
        </w:rPr>
        <w:t xml:space="preserve">for the integration of </w:t>
      </w:r>
      <w:r w:rsidR="00B13EB1" w:rsidRPr="00AB1A37">
        <w:rPr>
          <w:i/>
        </w:rPr>
        <w:t>a p</w:t>
      </w:r>
      <w:r w:rsidR="00FB7D2F" w:rsidRPr="00AB1A37">
        <w:rPr>
          <w:i/>
        </w:rPr>
        <w:t xml:space="preserve">ayload </w:t>
      </w:r>
      <w:r w:rsidR="00A66C73" w:rsidRPr="00AB1A37">
        <w:rPr>
          <w:i/>
        </w:rPr>
        <w:t>(</w:t>
      </w:r>
      <w:r w:rsidR="00B13EB1" w:rsidRPr="00AB1A37">
        <w:rPr>
          <w:i/>
        </w:rPr>
        <w:t>or a payload gondola</w:t>
      </w:r>
      <w:r w:rsidR="00A66C73" w:rsidRPr="00AB1A37">
        <w:rPr>
          <w:i/>
        </w:rPr>
        <w:t>)</w:t>
      </w:r>
      <w:r w:rsidR="00B13EB1" w:rsidRPr="00AB1A37">
        <w:rPr>
          <w:i/>
        </w:rPr>
        <w:t xml:space="preserve"> </w:t>
      </w:r>
      <w:r w:rsidR="002062BC" w:rsidRPr="00AB1A37">
        <w:rPr>
          <w:i/>
        </w:rPr>
        <w:t>dedicated to</w:t>
      </w:r>
      <w:r w:rsidRPr="00AB1A37">
        <w:rPr>
          <w:i/>
        </w:rPr>
        <w:t xml:space="preserve"> fly on </w:t>
      </w:r>
      <w:r w:rsidR="002062BC" w:rsidRPr="00AB1A37">
        <w:rPr>
          <w:i/>
        </w:rPr>
        <w:t xml:space="preserve">board a CNES </w:t>
      </w:r>
      <w:r w:rsidR="004F4C32" w:rsidRPr="00AB1A37">
        <w:rPr>
          <w:i/>
        </w:rPr>
        <w:t xml:space="preserve">BSO </w:t>
      </w:r>
      <w:r w:rsidR="00C27F72" w:rsidRPr="00AB1A37">
        <w:rPr>
          <w:i/>
        </w:rPr>
        <w:t xml:space="preserve">(ZPB) </w:t>
      </w:r>
      <w:r w:rsidR="002062BC" w:rsidRPr="00AB1A37">
        <w:rPr>
          <w:i/>
        </w:rPr>
        <w:t xml:space="preserve">aerostat. This </w:t>
      </w:r>
      <w:r w:rsidR="00A5558D" w:rsidRPr="00AB1A37">
        <w:rPr>
          <w:i/>
        </w:rPr>
        <w:t>certification package</w:t>
      </w:r>
      <w:r w:rsidRPr="00AB1A37">
        <w:rPr>
          <w:i/>
        </w:rPr>
        <w:t xml:space="preserve"> meets the </w:t>
      </w:r>
      <w:r w:rsidR="005E1FEE" w:rsidRPr="00AB1A37">
        <w:rPr>
          <w:i/>
        </w:rPr>
        <w:t>safety</w:t>
      </w:r>
      <w:r w:rsidRPr="00AB1A37">
        <w:rPr>
          <w:i/>
        </w:rPr>
        <w:t xml:space="preserve"> requirements for </w:t>
      </w:r>
      <w:r w:rsidR="005E1FEE" w:rsidRPr="00AB1A37">
        <w:rPr>
          <w:i/>
        </w:rPr>
        <w:t xml:space="preserve">the integration of Canadian </w:t>
      </w:r>
      <w:r w:rsidRPr="00AB1A37">
        <w:rPr>
          <w:i/>
        </w:rPr>
        <w:t xml:space="preserve">payloads </w:t>
      </w:r>
      <w:r w:rsidR="00B13EB1" w:rsidRPr="00AB1A37">
        <w:rPr>
          <w:i/>
        </w:rPr>
        <w:t xml:space="preserve">on board the aerostat, </w:t>
      </w:r>
      <w:r w:rsidR="00CB64D8" w:rsidRPr="00AB1A37">
        <w:rPr>
          <w:i/>
        </w:rPr>
        <w:t>according to</w:t>
      </w:r>
      <w:r w:rsidRPr="00AB1A37">
        <w:rPr>
          <w:i/>
        </w:rPr>
        <w:t xml:space="preserve"> </w:t>
      </w:r>
      <w:r w:rsidR="002062BC" w:rsidRPr="00AB1A37">
        <w:rPr>
          <w:i/>
        </w:rPr>
        <w:t xml:space="preserve">the CNES user manual </w:t>
      </w:r>
      <w:r w:rsidR="00046DDD" w:rsidRPr="00AB1A37">
        <w:rPr>
          <w:i/>
        </w:rPr>
        <w:t>(AD4)</w:t>
      </w:r>
      <w:r w:rsidR="005E1FEE" w:rsidRPr="00AB1A37">
        <w:rPr>
          <w:i/>
        </w:rPr>
        <w:t>.</w:t>
      </w:r>
    </w:p>
    <w:p w14:paraId="245B3176" w14:textId="456F5BEC" w:rsidR="00A5558D" w:rsidRPr="00AB1A37" w:rsidRDefault="00A5558D" w:rsidP="00A5558D">
      <w:pPr>
        <w:rPr>
          <w:i/>
        </w:rPr>
      </w:pPr>
      <w:r w:rsidRPr="00AB1A37">
        <w:rPr>
          <w:i/>
        </w:rPr>
        <w:t xml:space="preserve">The </w:t>
      </w:r>
      <w:r w:rsidR="003E574A" w:rsidRPr="00AB1A37">
        <w:rPr>
          <w:i/>
        </w:rPr>
        <w:t xml:space="preserve">Safety Data Package </w:t>
      </w:r>
      <w:r w:rsidRPr="00AB1A37">
        <w:rPr>
          <w:i/>
        </w:rPr>
        <w:t xml:space="preserve">of a payload </w:t>
      </w:r>
      <w:r w:rsidR="00A66C73" w:rsidRPr="00AB1A37">
        <w:rPr>
          <w:i/>
        </w:rPr>
        <w:t>(</w:t>
      </w:r>
      <w:r w:rsidRPr="00AB1A37">
        <w:rPr>
          <w:i/>
        </w:rPr>
        <w:t>or a payload gondola</w:t>
      </w:r>
      <w:r w:rsidR="00A66C73" w:rsidRPr="00AB1A37">
        <w:rPr>
          <w:i/>
        </w:rPr>
        <w:t>)</w:t>
      </w:r>
      <w:r w:rsidRPr="00AB1A37">
        <w:rPr>
          <w:i/>
        </w:rPr>
        <w:t xml:space="preserve"> includes:</w:t>
      </w:r>
    </w:p>
    <w:p w14:paraId="69362972" w14:textId="73CC0CD3" w:rsidR="00A5558D" w:rsidRPr="00AB1A37" w:rsidRDefault="00A5558D" w:rsidP="00E968AA">
      <w:pPr>
        <w:pStyle w:val="ListParagraph"/>
        <w:numPr>
          <w:ilvl w:val="0"/>
          <w:numId w:val="31"/>
        </w:numPr>
        <w:rPr>
          <w:i/>
          <w:lang w:val="en-US"/>
        </w:rPr>
      </w:pPr>
      <w:r w:rsidRPr="00AB1A37">
        <w:rPr>
          <w:i/>
          <w:lang w:val="en-US"/>
        </w:rPr>
        <w:t>The complete</w:t>
      </w:r>
      <w:r w:rsidR="00022B10" w:rsidRPr="00AB1A37">
        <w:rPr>
          <w:i/>
          <w:lang w:val="en-US"/>
        </w:rPr>
        <w:t>d technical questionnaire (DA3)</w:t>
      </w:r>
    </w:p>
    <w:p w14:paraId="5DE0D873" w14:textId="591C8B1F" w:rsidR="00A5558D" w:rsidRPr="00AB1A37" w:rsidRDefault="00A5558D" w:rsidP="00E968AA">
      <w:pPr>
        <w:pStyle w:val="ListParagraph"/>
        <w:numPr>
          <w:ilvl w:val="0"/>
          <w:numId w:val="31"/>
        </w:numPr>
        <w:rPr>
          <w:i/>
          <w:lang w:val="en-US"/>
        </w:rPr>
      </w:pPr>
      <w:r w:rsidRPr="00AB1A37">
        <w:rPr>
          <w:i/>
          <w:lang w:val="en-US"/>
        </w:rPr>
        <w:t>The mechanical and electrical justifications</w:t>
      </w:r>
    </w:p>
    <w:p w14:paraId="7D2E9FB9" w14:textId="0A2CD98E" w:rsidR="00022B10" w:rsidRPr="00AB1A37" w:rsidRDefault="00022B10" w:rsidP="00E968AA">
      <w:pPr>
        <w:pStyle w:val="ListParagraph"/>
        <w:numPr>
          <w:ilvl w:val="0"/>
          <w:numId w:val="31"/>
        </w:numPr>
        <w:rPr>
          <w:i/>
          <w:lang w:val="en-US"/>
        </w:rPr>
      </w:pPr>
      <w:r w:rsidRPr="00AB1A37">
        <w:rPr>
          <w:i/>
          <w:lang w:val="en-US"/>
        </w:rPr>
        <w:t>The present document</w:t>
      </w:r>
      <w:r w:rsidR="00A05C36" w:rsidRPr="00AB1A37">
        <w:rPr>
          <w:i/>
          <w:lang w:val="en-US"/>
        </w:rPr>
        <w:t>,</w:t>
      </w:r>
      <w:r w:rsidRPr="00AB1A37">
        <w:rPr>
          <w:i/>
          <w:lang w:val="en-US"/>
        </w:rPr>
        <w:t xml:space="preserve"> through three phases</w:t>
      </w:r>
      <w:r w:rsidR="00FB4716" w:rsidRPr="00AB1A37">
        <w:rPr>
          <w:i/>
          <w:lang w:val="en-US"/>
        </w:rPr>
        <w:t xml:space="preserve"> (Table 1</w:t>
      </w:r>
      <w:r w:rsidR="00FB4716" w:rsidRPr="00AB1A37">
        <w:rPr>
          <w:i/>
          <w:lang w:val="en-US"/>
        </w:rPr>
        <w:noBreakHyphen/>
      </w:r>
      <w:r w:rsidR="004E474D" w:rsidRPr="00AB1A37">
        <w:rPr>
          <w:i/>
          <w:lang w:val="en-US"/>
        </w:rPr>
        <w:t>1</w:t>
      </w:r>
      <w:r w:rsidR="00FB4716" w:rsidRPr="00AB1A37">
        <w:rPr>
          <w:i/>
          <w:lang w:val="en-US"/>
        </w:rPr>
        <w:t>)</w:t>
      </w:r>
      <w:r w:rsidRPr="00AB1A37">
        <w:rPr>
          <w:i/>
          <w:lang w:val="en-US"/>
        </w:rPr>
        <w:t>:</w:t>
      </w:r>
    </w:p>
    <w:p w14:paraId="293E6E39" w14:textId="69009DA1" w:rsidR="00022B10" w:rsidRPr="00AB1A37" w:rsidRDefault="00022B10" w:rsidP="00022B10">
      <w:pPr>
        <w:rPr>
          <w:i/>
          <w:u w:val="single"/>
        </w:rPr>
      </w:pPr>
      <w:r w:rsidRPr="00AB1A37">
        <w:rPr>
          <w:i/>
          <w:u w:val="single"/>
        </w:rPr>
        <w:t>Phase 1</w:t>
      </w:r>
    </w:p>
    <w:p w14:paraId="5B174BDC" w14:textId="5CFCEC58" w:rsidR="00022B10" w:rsidRPr="00AB1A37" w:rsidRDefault="003E4220" w:rsidP="00E968AA">
      <w:pPr>
        <w:pStyle w:val="ListParagraph"/>
        <w:numPr>
          <w:ilvl w:val="0"/>
          <w:numId w:val="29"/>
        </w:numPr>
        <w:rPr>
          <w:i/>
          <w:lang w:val="en-US"/>
        </w:rPr>
      </w:pPr>
      <w:r w:rsidRPr="00AB1A37">
        <w:rPr>
          <w:i/>
          <w:lang w:val="en-US"/>
        </w:rPr>
        <w:t>Fill out this document by providing</w:t>
      </w:r>
      <w:r w:rsidR="00022B10" w:rsidRPr="00AB1A37">
        <w:rPr>
          <w:i/>
          <w:lang w:val="en-US"/>
        </w:rPr>
        <w:t xml:space="preserve"> a preliminary </w:t>
      </w:r>
      <w:r w:rsidRPr="00AB1A37">
        <w:rPr>
          <w:i/>
          <w:lang w:val="en-US"/>
        </w:rPr>
        <w:t>design</w:t>
      </w:r>
      <w:r w:rsidR="00022B10" w:rsidRPr="00AB1A37">
        <w:rPr>
          <w:i/>
          <w:lang w:val="en-US"/>
        </w:rPr>
        <w:t xml:space="preserve"> with foreseen steps (Pictures of the payload components in a lab environment or CAD model screenshots can be use).</w:t>
      </w:r>
    </w:p>
    <w:p w14:paraId="1BA2EC2C" w14:textId="30C0E4E8" w:rsidR="00022B10" w:rsidRPr="00AB1A37" w:rsidRDefault="003E574A" w:rsidP="00E968AA">
      <w:pPr>
        <w:pStyle w:val="ListParagraph"/>
        <w:numPr>
          <w:ilvl w:val="0"/>
          <w:numId w:val="29"/>
        </w:numPr>
        <w:rPr>
          <w:i/>
          <w:lang w:val="en-US"/>
        </w:rPr>
      </w:pPr>
      <w:r w:rsidRPr="00AB1A37">
        <w:rPr>
          <w:i/>
          <w:lang w:val="en-US"/>
        </w:rPr>
        <w:t xml:space="preserve">Also </w:t>
      </w:r>
      <w:r w:rsidR="003E4220" w:rsidRPr="00AB1A37">
        <w:rPr>
          <w:i/>
          <w:lang w:val="en-US"/>
        </w:rPr>
        <w:t xml:space="preserve">fill appendix B without </w:t>
      </w:r>
      <w:r w:rsidRPr="00AB1A37">
        <w:rPr>
          <w:i/>
          <w:lang w:val="en-US"/>
        </w:rPr>
        <w:t xml:space="preserve">providing </w:t>
      </w:r>
      <w:r w:rsidR="003E4220" w:rsidRPr="00AB1A37">
        <w:rPr>
          <w:i/>
          <w:lang w:val="en-US"/>
        </w:rPr>
        <w:t>justification</w:t>
      </w:r>
      <w:r w:rsidRPr="00AB1A37">
        <w:rPr>
          <w:i/>
          <w:lang w:val="en-US"/>
        </w:rPr>
        <w:t>s</w:t>
      </w:r>
      <w:r w:rsidR="003E4220" w:rsidRPr="00AB1A37">
        <w:rPr>
          <w:i/>
          <w:lang w:val="en-US"/>
        </w:rPr>
        <w:t xml:space="preserve"> (only your compliance intention</w:t>
      </w:r>
      <w:r w:rsidRPr="00AB1A37">
        <w:rPr>
          <w:i/>
          <w:lang w:val="en-US"/>
        </w:rPr>
        <w:t xml:space="preserve"> to the requirements</w:t>
      </w:r>
      <w:r w:rsidR="003E4220" w:rsidRPr="00AB1A37">
        <w:rPr>
          <w:i/>
          <w:lang w:val="en-US"/>
        </w:rPr>
        <w:t>)</w:t>
      </w:r>
    </w:p>
    <w:p w14:paraId="758EEE39" w14:textId="5C26F321" w:rsidR="00022B10" w:rsidRPr="00AB1A37" w:rsidRDefault="00022B10" w:rsidP="00022B10">
      <w:pPr>
        <w:rPr>
          <w:i/>
          <w:u w:val="single"/>
        </w:rPr>
      </w:pPr>
      <w:r w:rsidRPr="00AB1A37">
        <w:rPr>
          <w:i/>
          <w:u w:val="single"/>
        </w:rPr>
        <w:t>Phase 2</w:t>
      </w:r>
    </w:p>
    <w:p w14:paraId="0C60103B" w14:textId="46E1DC2D" w:rsidR="003E4220" w:rsidRPr="00AB1A37" w:rsidRDefault="003E4220" w:rsidP="003E4220">
      <w:pPr>
        <w:rPr>
          <w:i/>
        </w:rPr>
      </w:pPr>
      <w:r w:rsidRPr="00AB1A37">
        <w:rPr>
          <w:i/>
        </w:rPr>
        <w:t>Update preliminary design, by providing the detailed design (if applicable)</w:t>
      </w:r>
    </w:p>
    <w:p w14:paraId="68F135B7" w14:textId="11D52547" w:rsidR="00022B10" w:rsidRPr="00AB1A37" w:rsidRDefault="003E4220" w:rsidP="003E4220">
      <w:pPr>
        <w:rPr>
          <w:i/>
        </w:rPr>
      </w:pPr>
      <w:r w:rsidRPr="00AB1A37">
        <w:rPr>
          <w:i/>
        </w:rPr>
        <w:t xml:space="preserve">Update appendix B and provide all mechanical and </w:t>
      </w:r>
      <w:r w:rsidR="00B10141" w:rsidRPr="00AB1A37">
        <w:rPr>
          <w:i/>
        </w:rPr>
        <w:t>electronic</w:t>
      </w:r>
      <w:r w:rsidRPr="00AB1A37">
        <w:rPr>
          <w:i/>
        </w:rPr>
        <w:t xml:space="preserve"> justifications (analysis, calculations, </w:t>
      </w:r>
      <w:r w:rsidR="00031D5E" w:rsidRPr="00AB1A37">
        <w:rPr>
          <w:i/>
        </w:rPr>
        <w:t xml:space="preserve">test report, </w:t>
      </w:r>
      <w:r w:rsidRPr="00AB1A37">
        <w:rPr>
          <w:i/>
        </w:rPr>
        <w:t>etc.)</w:t>
      </w:r>
    </w:p>
    <w:p w14:paraId="0755F899" w14:textId="694BDA0C" w:rsidR="00022B10" w:rsidRPr="00AB1A37" w:rsidRDefault="00022B10" w:rsidP="00022B10">
      <w:pPr>
        <w:rPr>
          <w:i/>
          <w:u w:val="single"/>
        </w:rPr>
      </w:pPr>
      <w:r w:rsidRPr="00AB1A37">
        <w:rPr>
          <w:i/>
          <w:u w:val="single"/>
        </w:rPr>
        <w:t>Phase 3</w:t>
      </w:r>
    </w:p>
    <w:p w14:paraId="45FC4745" w14:textId="285A9A66" w:rsidR="00CB64D8" w:rsidRPr="00AB1A37" w:rsidRDefault="003E4220" w:rsidP="00E968AA">
      <w:pPr>
        <w:pStyle w:val="ListParagraph"/>
        <w:numPr>
          <w:ilvl w:val="0"/>
          <w:numId w:val="30"/>
        </w:numPr>
        <w:rPr>
          <w:i/>
          <w:lang w:val="en-US"/>
        </w:rPr>
      </w:pPr>
      <w:r w:rsidRPr="00AB1A37">
        <w:rPr>
          <w:i/>
          <w:lang w:val="en-US"/>
        </w:rPr>
        <w:t xml:space="preserve">Update, answer to CSA comments and provide final version of the Safety Data Package. </w:t>
      </w:r>
    </w:p>
    <w:p w14:paraId="1C72E214" w14:textId="3DB9CBEE" w:rsidR="003E4220" w:rsidRPr="00AB1A37" w:rsidRDefault="00CB64D8" w:rsidP="00CB64D8">
      <w:pPr>
        <w:rPr>
          <w:i/>
        </w:rPr>
      </w:pPr>
      <w:r w:rsidRPr="00AB1A37">
        <w:rPr>
          <w:i/>
        </w:rPr>
        <w:t>The safety Data Package will be reviewed and approved by the CSA through a Formal Technical Review before the campaign. And a</w:t>
      </w:r>
      <w:r w:rsidR="003E4220" w:rsidRPr="00AB1A37">
        <w:rPr>
          <w:i/>
        </w:rPr>
        <w:t xml:space="preserve"> compliance certificate issued by S&amp;MA representative at the launching base.</w:t>
      </w:r>
    </w:p>
    <w:p w14:paraId="76C9C369" w14:textId="15750874" w:rsidR="00A5558D" w:rsidRPr="00AB1A37" w:rsidRDefault="00A5558D" w:rsidP="00A5558D">
      <w:pPr>
        <w:rPr>
          <w:i/>
        </w:rPr>
      </w:pPr>
    </w:p>
    <w:p w14:paraId="4FFB4A14" w14:textId="77777777" w:rsidR="00FB4716" w:rsidRPr="00AB1A37" w:rsidRDefault="00FB4716" w:rsidP="00A5558D">
      <w:pPr>
        <w:rPr>
          <w:rStyle w:val="tlid-translation"/>
          <w:i/>
        </w:rPr>
      </w:pPr>
      <w:r w:rsidRPr="00AB1A37">
        <w:rPr>
          <w:rStyle w:val="tlid-translation"/>
          <w:i/>
        </w:rPr>
        <w:t>The document can be completed in French or English</w:t>
      </w:r>
    </w:p>
    <w:p w14:paraId="40237228" w14:textId="574E6A3F" w:rsidR="00263ED4" w:rsidRPr="00FB7930" w:rsidRDefault="00263ED4" w:rsidP="00263ED4"/>
    <w:p w14:paraId="764EE41A" w14:textId="421FEEFF" w:rsidR="00263ED4" w:rsidRPr="00FB7930" w:rsidRDefault="0001105A" w:rsidP="0001105A">
      <w:pPr>
        <w:pStyle w:val="Caption"/>
        <w:rPr>
          <w:lang w:val="en-US"/>
        </w:rPr>
      </w:pPr>
      <w:bookmarkStart w:id="9" w:name="_Toc14176430"/>
      <w:r w:rsidRPr="00FB7930">
        <w:rPr>
          <w:lang w:val="en-US"/>
        </w:rPr>
        <w:t xml:space="preserve">Table </w:t>
      </w:r>
      <w:r w:rsidR="00E020F7">
        <w:rPr>
          <w:lang w:val="en-US"/>
        </w:rPr>
        <w:fldChar w:fldCharType="begin"/>
      </w:r>
      <w:r w:rsidR="00E020F7">
        <w:rPr>
          <w:lang w:val="en-US"/>
        </w:rPr>
        <w:instrText xml:space="preserve"> STYLEREF 1 \s </w:instrText>
      </w:r>
      <w:r w:rsidR="00E020F7">
        <w:rPr>
          <w:lang w:val="en-US"/>
        </w:rPr>
        <w:fldChar w:fldCharType="separate"/>
      </w:r>
      <w:r w:rsidR="00720789">
        <w:rPr>
          <w:noProof/>
          <w:lang w:val="en-US"/>
        </w:rPr>
        <w:t>1</w:t>
      </w:r>
      <w:r w:rsidR="00E020F7">
        <w:rPr>
          <w:lang w:val="en-US"/>
        </w:rPr>
        <w:fldChar w:fldCharType="end"/>
      </w:r>
      <w:r w:rsidR="00E020F7">
        <w:rPr>
          <w:lang w:val="en-US"/>
        </w:rPr>
        <w:noBreakHyphen/>
      </w:r>
      <w:r w:rsidR="00E020F7">
        <w:rPr>
          <w:lang w:val="en-US"/>
        </w:rPr>
        <w:fldChar w:fldCharType="begin"/>
      </w:r>
      <w:r w:rsidR="00E020F7">
        <w:rPr>
          <w:lang w:val="en-US"/>
        </w:rPr>
        <w:instrText xml:space="preserve"> SEQ Table \* ARABIC \s 1 </w:instrText>
      </w:r>
      <w:r w:rsidR="00E020F7">
        <w:rPr>
          <w:lang w:val="en-US"/>
        </w:rPr>
        <w:fldChar w:fldCharType="separate"/>
      </w:r>
      <w:r w:rsidR="00720789">
        <w:rPr>
          <w:noProof/>
          <w:lang w:val="en-US"/>
        </w:rPr>
        <w:t>1</w:t>
      </w:r>
      <w:r w:rsidR="00E020F7">
        <w:rPr>
          <w:lang w:val="en-US"/>
        </w:rPr>
        <w:fldChar w:fldCharType="end"/>
      </w:r>
      <w:r w:rsidRPr="00FB7930">
        <w:rPr>
          <w:lang w:val="en-US"/>
        </w:rPr>
        <w:t> : Summary of Phases S&amp;MA</w:t>
      </w:r>
      <w:bookmarkEnd w:id="9"/>
    </w:p>
    <w:tbl>
      <w:tblPr>
        <w:tblStyle w:val="TableGrid"/>
        <w:tblW w:w="7795" w:type="dxa"/>
        <w:jc w:val="center"/>
        <w:tblLook w:val="04A0" w:firstRow="1" w:lastRow="0" w:firstColumn="1" w:lastColumn="0" w:noHBand="0" w:noVBand="1"/>
      </w:tblPr>
      <w:tblGrid>
        <w:gridCol w:w="2030"/>
        <w:gridCol w:w="5765"/>
      </w:tblGrid>
      <w:tr w:rsidR="00263ED4" w:rsidRPr="00FB7930" w14:paraId="0BDEF53A" w14:textId="77777777" w:rsidTr="00263ED4">
        <w:trPr>
          <w:trHeight w:val="935"/>
          <w:jc w:val="center"/>
        </w:trPr>
        <w:tc>
          <w:tcPr>
            <w:tcW w:w="2030" w:type="dxa"/>
            <w:shd w:val="clear" w:color="auto" w:fill="D9D9D9" w:themeFill="background1" w:themeFillShade="D9"/>
            <w:vAlign w:val="center"/>
          </w:tcPr>
          <w:p w14:paraId="2ADF3842" w14:textId="77777777" w:rsidR="00263ED4" w:rsidRPr="00FB7930" w:rsidRDefault="00263ED4" w:rsidP="00263ED4">
            <w:pPr>
              <w:pStyle w:val="BodyText"/>
              <w:jc w:val="center"/>
              <w:rPr>
                <w:b/>
              </w:rPr>
            </w:pPr>
            <w:r w:rsidRPr="00FB7930">
              <w:rPr>
                <w:b/>
              </w:rPr>
              <w:t>Phase</w:t>
            </w:r>
          </w:p>
        </w:tc>
        <w:tc>
          <w:tcPr>
            <w:tcW w:w="5765" w:type="dxa"/>
            <w:shd w:val="clear" w:color="auto" w:fill="D9D9D9" w:themeFill="background1" w:themeFillShade="D9"/>
            <w:vAlign w:val="center"/>
          </w:tcPr>
          <w:p w14:paraId="507DF9A4" w14:textId="27AE8FF4" w:rsidR="00263ED4" w:rsidRPr="00FB7930" w:rsidRDefault="00867BBB" w:rsidP="00867BBB">
            <w:pPr>
              <w:pStyle w:val="BodyText"/>
              <w:jc w:val="center"/>
              <w:rPr>
                <w:b/>
              </w:rPr>
            </w:pPr>
            <w:r w:rsidRPr="00FB7930">
              <w:rPr>
                <w:b/>
              </w:rPr>
              <w:t>Description</w:t>
            </w:r>
          </w:p>
        </w:tc>
      </w:tr>
      <w:tr w:rsidR="00263ED4" w:rsidRPr="00FB7930" w14:paraId="277E3071" w14:textId="77777777" w:rsidTr="00263ED4">
        <w:trPr>
          <w:trHeight w:val="467"/>
          <w:jc w:val="center"/>
        </w:trPr>
        <w:tc>
          <w:tcPr>
            <w:tcW w:w="2030" w:type="dxa"/>
            <w:vAlign w:val="center"/>
          </w:tcPr>
          <w:p w14:paraId="20151B82" w14:textId="77777777" w:rsidR="00263ED4" w:rsidRPr="00FB7930" w:rsidRDefault="00263ED4" w:rsidP="003E4220">
            <w:pPr>
              <w:pStyle w:val="BodyText"/>
              <w:jc w:val="center"/>
            </w:pPr>
            <w:r w:rsidRPr="00FB7930">
              <w:t>1</w:t>
            </w:r>
          </w:p>
        </w:tc>
        <w:tc>
          <w:tcPr>
            <w:tcW w:w="5765" w:type="dxa"/>
            <w:vAlign w:val="center"/>
          </w:tcPr>
          <w:p w14:paraId="64CCFFCC" w14:textId="77777777" w:rsidR="00263ED4" w:rsidRPr="00FB7930" w:rsidRDefault="00263ED4" w:rsidP="003E4220">
            <w:pPr>
              <w:pStyle w:val="BodyText"/>
              <w:jc w:val="center"/>
            </w:pPr>
            <w:r w:rsidRPr="00FB7930">
              <w:t>Conception</w:t>
            </w:r>
          </w:p>
        </w:tc>
      </w:tr>
      <w:tr w:rsidR="00263ED4" w:rsidRPr="00FB7930" w14:paraId="0FDA68FC" w14:textId="77777777" w:rsidTr="00263ED4">
        <w:trPr>
          <w:trHeight w:val="467"/>
          <w:jc w:val="center"/>
        </w:trPr>
        <w:tc>
          <w:tcPr>
            <w:tcW w:w="2030" w:type="dxa"/>
            <w:vAlign w:val="center"/>
          </w:tcPr>
          <w:p w14:paraId="2F153824" w14:textId="77777777" w:rsidR="00263ED4" w:rsidRPr="00FB7930" w:rsidRDefault="00263ED4" w:rsidP="003E4220">
            <w:pPr>
              <w:pStyle w:val="BodyText"/>
              <w:jc w:val="center"/>
            </w:pPr>
            <w:r w:rsidRPr="00FB7930">
              <w:t>2</w:t>
            </w:r>
          </w:p>
        </w:tc>
        <w:tc>
          <w:tcPr>
            <w:tcW w:w="5765" w:type="dxa"/>
            <w:vAlign w:val="center"/>
          </w:tcPr>
          <w:p w14:paraId="5C1795CB" w14:textId="392AD35A" w:rsidR="00263ED4" w:rsidRPr="00FB7930" w:rsidRDefault="00263ED4" w:rsidP="003E4220">
            <w:pPr>
              <w:pStyle w:val="BodyText"/>
              <w:jc w:val="center"/>
            </w:pPr>
            <w:r w:rsidRPr="00FB7930">
              <w:rPr>
                <w:rStyle w:val="gt-baf-cell"/>
              </w:rPr>
              <w:t>Production</w:t>
            </w:r>
          </w:p>
        </w:tc>
      </w:tr>
      <w:tr w:rsidR="00263ED4" w:rsidRPr="00FB7930" w14:paraId="44C27305" w14:textId="77777777" w:rsidTr="00263ED4">
        <w:trPr>
          <w:trHeight w:val="467"/>
          <w:jc w:val="center"/>
        </w:trPr>
        <w:tc>
          <w:tcPr>
            <w:tcW w:w="2030" w:type="dxa"/>
            <w:vAlign w:val="center"/>
          </w:tcPr>
          <w:p w14:paraId="48FA5606" w14:textId="77777777" w:rsidR="00263ED4" w:rsidRPr="00FB7930" w:rsidRDefault="00263ED4" w:rsidP="003E4220">
            <w:pPr>
              <w:pStyle w:val="BodyText"/>
              <w:jc w:val="center"/>
            </w:pPr>
            <w:r w:rsidRPr="00FB7930">
              <w:t xml:space="preserve">3 </w:t>
            </w:r>
          </w:p>
        </w:tc>
        <w:tc>
          <w:tcPr>
            <w:tcW w:w="5765" w:type="dxa"/>
            <w:vAlign w:val="center"/>
          </w:tcPr>
          <w:p w14:paraId="46C31326" w14:textId="64555856" w:rsidR="00263ED4" w:rsidRPr="00FB7930" w:rsidRDefault="00263ED4" w:rsidP="003E4220">
            <w:pPr>
              <w:jc w:val="center"/>
            </w:pPr>
            <w:r w:rsidRPr="00FB7930">
              <w:rPr>
                <w:lang w:eastAsia="fr-CA"/>
              </w:rPr>
              <w:t>Implementation</w:t>
            </w:r>
          </w:p>
        </w:tc>
      </w:tr>
      <w:tr w:rsidR="00263ED4" w:rsidRPr="00FB7930" w14:paraId="6206F1FC" w14:textId="77777777" w:rsidTr="00263ED4">
        <w:trPr>
          <w:trHeight w:val="954"/>
          <w:jc w:val="center"/>
        </w:trPr>
        <w:tc>
          <w:tcPr>
            <w:tcW w:w="2030" w:type="dxa"/>
            <w:vAlign w:val="center"/>
          </w:tcPr>
          <w:p w14:paraId="72C354F7" w14:textId="78AA102A" w:rsidR="00263ED4" w:rsidRPr="00FB7930" w:rsidRDefault="00263ED4" w:rsidP="00263ED4">
            <w:pPr>
              <w:pStyle w:val="BodyText"/>
              <w:jc w:val="center"/>
            </w:pPr>
            <w:r w:rsidRPr="00FB7930">
              <w:t>Compliance matrix</w:t>
            </w:r>
          </w:p>
        </w:tc>
        <w:tc>
          <w:tcPr>
            <w:tcW w:w="5765" w:type="dxa"/>
            <w:vAlign w:val="center"/>
          </w:tcPr>
          <w:p w14:paraId="4A9F72E1" w14:textId="093F8170" w:rsidR="00263ED4" w:rsidRPr="00FB7930" w:rsidRDefault="00263ED4" w:rsidP="00263ED4">
            <w:pPr>
              <w:pStyle w:val="BodyText"/>
              <w:jc w:val="center"/>
            </w:pPr>
            <w:r w:rsidRPr="00FB7930">
              <w:rPr>
                <w:rStyle w:val="tlid-translation"/>
              </w:rPr>
              <w:t>Integration</w:t>
            </w:r>
          </w:p>
        </w:tc>
      </w:tr>
    </w:tbl>
    <w:p w14:paraId="4FC9E87B" w14:textId="043FEFC5" w:rsidR="00A5558D" w:rsidRPr="00FB7930" w:rsidRDefault="00A5558D" w:rsidP="00263ED4">
      <w:r w:rsidRPr="00FB7930">
        <w:t xml:space="preserve">   </w:t>
      </w:r>
    </w:p>
    <w:p w14:paraId="0111A7B1" w14:textId="77777777" w:rsidR="007C0897" w:rsidRPr="00FB7930" w:rsidRDefault="007C0897" w:rsidP="007C0897">
      <w:pPr>
        <w:pStyle w:val="Heading1"/>
      </w:pPr>
      <w:bookmarkStart w:id="10" w:name="_Toc14176358"/>
      <w:bookmarkStart w:id="11" w:name="_Toc487512013"/>
      <w:bookmarkStart w:id="12" w:name="_Toc489253447"/>
      <w:bookmarkStart w:id="13" w:name="_Toc496704415"/>
      <w:r w:rsidRPr="00FB7930">
        <w:lastRenderedPageBreak/>
        <w:t>Documents</w:t>
      </w:r>
      <w:bookmarkEnd w:id="10"/>
    </w:p>
    <w:p w14:paraId="1D5AEAD9" w14:textId="77777777" w:rsidR="007C0897" w:rsidRPr="00FB7930" w:rsidRDefault="007C0897" w:rsidP="007C0897">
      <w:pPr>
        <w:pStyle w:val="Heading2"/>
      </w:pPr>
      <w:bookmarkStart w:id="14" w:name="_Toc14176359"/>
      <w:bookmarkStart w:id="15" w:name="_Toc339288893"/>
      <w:r w:rsidRPr="00FB7930">
        <w:t>Documents</w:t>
      </w:r>
      <w:bookmarkEnd w:id="14"/>
      <w:r w:rsidRPr="00FB7930">
        <w:t xml:space="preserve"> </w:t>
      </w:r>
      <w:bookmarkEnd w:id="15"/>
    </w:p>
    <w:p w14:paraId="74D9A4C3" w14:textId="77777777" w:rsidR="005B5FED" w:rsidRPr="00AB1A37" w:rsidRDefault="005B5FED" w:rsidP="005B5FED">
      <w:pPr>
        <w:rPr>
          <w:i/>
        </w:rPr>
      </w:pPr>
      <w:r w:rsidRPr="00AB1A37">
        <w:rPr>
          <w:i/>
        </w:rPr>
        <w:t>The following documents are identified as applicable (AD) or reference (RD) documents.</w:t>
      </w:r>
    </w:p>
    <w:p w14:paraId="5C92C805" w14:textId="77777777" w:rsidR="005B5FED" w:rsidRPr="00AB1A37" w:rsidRDefault="005B5FED" w:rsidP="005B5FED">
      <w:pPr>
        <w:rPr>
          <w:i/>
        </w:rPr>
      </w:pPr>
      <w:r w:rsidRPr="00AB1A37">
        <w:rPr>
          <w:i/>
        </w:rPr>
        <w:t>Applicable documents are an integral part of this document and reference documents provide</w:t>
      </w:r>
    </w:p>
    <w:p w14:paraId="06105956" w14:textId="77777777" w:rsidR="005B5FED" w:rsidRPr="00AB1A37" w:rsidRDefault="005B5FED" w:rsidP="005B5FED">
      <w:pPr>
        <w:rPr>
          <w:i/>
        </w:rPr>
      </w:pPr>
      <w:r w:rsidRPr="00AB1A37">
        <w:rPr>
          <w:i/>
        </w:rPr>
        <w:t>additional information or guidelines that can clarify the content of this document or that are</w:t>
      </w:r>
    </w:p>
    <w:p w14:paraId="158E5976" w14:textId="3AFB040E" w:rsidR="007C0897" w:rsidRPr="00866BF1" w:rsidRDefault="005B5FED" w:rsidP="007C0897">
      <w:pPr>
        <w:rPr>
          <w:i/>
          <w:lang w:val="fr-CA"/>
        </w:rPr>
      </w:pPr>
      <w:r w:rsidRPr="00866BF1">
        <w:rPr>
          <w:i/>
          <w:lang w:val="fr-CA"/>
        </w:rPr>
        <w:t xml:space="preserve">relevant to </w:t>
      </w:r>
      <w:proofErr w:type="spellStart"/>
      <w:r w:rsidRPr="00866BF1">
        <w:rPr>
          <w:i/>
          <w:lang w:val="fr-CA"/>
        </w:rPr>
        <w:t>its</w:t>
      </w:r>
      <w:proofErr w:type="spellEnd"/>
      <w:r w:rsidRPr="00866BF1">
        <w:rPr>
          <w:i/>
          <w:lang w:val="fr-CA"/>
        </w:rPr>
        <w:t xml:space="preserve"> </w:t>
      </w:r>
      <w:proofErr w:type="spellStart"/>
      <w:r w:rsidRPr="00866BF1">
        <w:rPr>
          <w:i/>
          <w:lang w:val="fr-CA"/>
        </w:rPr>
        <w:t>history</w:t>
      </w:r>
      <w:proofErr w:type="spellEnd"/>
      <w:r w:rsidRPr="00866BF1">
        <w:rPr>
          <w:i/>
          <w:lang w:val="fr-CA"/>
        </w:rPr>
        <w:t xml:space="preserve">. </w:t>
      </w:r>
    </w:p>
    <w:p w14:paraId="110AB3F9" w14:textId="7F4C43AE" w:rsidR="007C0897" w:rsidRPr="00866BF1" w:rsidRDefault="007C0897" w:rsidP="007C0897">
      <w:pPr>
        <w:pStyle w:val="Caption"/>
        <w:rPr>
          <w:lang w:val="fr-CA"/>
        </w:rPr>
      </w:pPr>
      <w:bookmarkStart w:id="16" w:name="_Toc339288882"/>
      <w:bookmarkStart w:id="17" w:name="_Toc14176431"/>
      <w:r w:rsidRPr="00866BF1">
        <w:rPr>
          <w:lang w:val="fr-CA"/>
        </w:rPr>
        <w:t xml:space="preserve">Table </w:t>
      </w:r>
      <w:r w:rsidR="00E020F7">
        <w:rPr>
          <w:lang w:val="en-US"/>
        </w:rPr>
        <w:fldChar w:fldCharType="begin"/>
      </w:r>
      <w:r w:rsidR="00E020F7" w:rsidRPr="00866BF1">
        <w:rPr>
          <w:lang w:val="fr-CA"/>
        </w:rPr>
        <w:instrText xml:space="preserve"> STYLEREF 1 \s </w:instrText>
      </w:r>
      <w:r w:rsidR="00E020F7">
        <w:rPr>
          <w:lang w:val="en-US"/>
        </w:rPr>
        <w:fldChar w:fldCharType="separate"/>
      </w:r>
      <w:r w:rsidR="00720789">
        <w:rPr>
          <w:noProof/>
          <w:lang w:val="fr-CA"/>
        </w:rPr>
        <w:t>2</w:t>
      </w:r>
      <w:r w:rsidR="00E020F7">
        <w:rPr>
          <w:lang w:val="en-US"/>
        </w:rPr>
        <w:fldChar w:fldCharType="end"/>
      </w:r>
      <w:r w:rsidR="00E020F7" w:rsidRPr="00866BF1">
        <w:rPr>
          <w:lang w:val="fr-CA"/>
        </w:rPr>
        <w:noBreakHyphen/>
      </w:r>
      <w:r w:rsidR="00E020F7">
        <w:rPr>
          <w:lang w:val="en-US"/>
        </w:rPr>
        <w:fldChar w:fldCharType="begin"/>
      </w:r>
      <w:r w:rsidR="00E020F7" w:rsidRPr="00866BF1">
        <w:rPr>
          <w:lang w:val="fr-CA"/>
        </w:rPr>
        <w:instrText xml:space="preserve"> SEQ Table \* ARABIC \s 1 </w:instrText>
      </w:r>
      <w:r w:rsidR="00E020F7">
        <w:rPr>
          <w:lang w:val="en-US"/>
        </w:rPr>
        <w:fldChar w:fldCharType="separate"/>
      </w:r>
      <w:r w:rsidR="00720789">
        <w:rPr>
          <w:noProof/>
          <w:lang w:val="fr-CA"/>
        </w:rPr>
        <w:t>1</w:t>
      </w:r>
      <w:r w:rsidR="00E020F7">
        <w:rPr>
          <w:lang w:val="en-US"/>
        </w:rPr>
        <w:fldChar w:fldCharType="end"/>
      </w:r>
      <w:r w:rsidR="00FC0031" w:rsidRPr="00866BF1">
        <w:rPr>
          <w:lang w:val="fr-CA"/>
        </w:rPr>
        <w:t xml:space="preserve"> : </w:t>
      </w:r>
      <w:r w:rsidRPr="00866BF1">
        <w:rPr>
          <w:lang w:val="fr-CA"/>
        </w:rPr>
        <w:t>Documents applicables et de référence</w:t>
      </w:r>
      <w:bookmarkEnd w:id="16"/>
      <w:bookmarkEnd w:id="17"/>
    </w:p>
    <w:tbl>
      <w:tblPr>
        <w:tblStyle w:val="TableGrid"/>
        <w:tblW w:w="0" w:type="auto"/>
        <w:tblLook w:val="04A0" w:firstRow="1" w:lastRow="0" w:firstColumn="1" w:lastColumn="0" w:noHBand="0" w:noVBand="1"/>
      </w:tblPr>
      <w:tblGrid>
        <w:gridCol w:w="570"/>
        <w:gridCol w:w="1648"/>
        <w:gridCol w:w="4065"/>
        <w:gridCol w:w="766"/>
        <w:gridCol w:w="953"/>
        <w:gridCol w:w="667"/>
        <w:gridCol w:w="681"/>
      </w:tblGrid>
      <w:tr w:rsidR="007C0897" w:rsidRPr="00FB7930" w14:paraId="4DBDEDDE" w14:textId="77777777" w:rsidTr="00307773">
        <w:tc>
          <w:tcPr>
            <w:tcW w:w="570" w:type="dxa"/>
            <w:shd w:val="clear" w:color="auto" w:fill="D9D9D9" w:themeFill="background1" w:themeFillShade="D9"/>
          </w:tcPr>
          <w:p w14:paraId="62A72275" w14:textId="77777777" w:rsidR="007C0897" w:rsidRPr="00FB7930" w:rsidRDefault="007C0897" w:rsidP="007A6F4F">
            <w:pPr>
              <w:rPr>
                <w:b/>
              </w:rPr>
            </w:pPr>
            <w:r w:rsidRPr="00FB7930">
              <w:rPr>
                <w:b/>
              </w:rPr>
              <w:t>No.</w:t>
            </w:r>
          </w:p>
        </w:tc>
        <w:tc>
          <w:tcPr>
            <w:tcW w:w="1648" w:type="dxa"/>
            <w:shd w:val="clear" w:color="auto" w:fill="D9D9D9" w:themeFill="background1" w:themeFillShade="D9"/>
          </w:tcPr>
          <w:p w14:paraId="40E1DBE3" w14:textId="77777777" w:rsidR="007C0897" w:rsidRPr="00866BF1" w:rsidRDefault="005B5FED" w:rsidP="007A6F4F">
            <w:pPr>
              <w:rPr>
                <w:b/>
                <w:lang w:val="fr-CA"/>
              </w:rPr>
            </w:pPr>
            <w:r w:rsidRPr="00866BF1">
              <w:rPr>
                <w:b/>
                <w:lang w:val="fr-CA"/>
              </w:rPr>
              <w:t xml:space="preserve">Doc. No. / </w:t>
            </w:r>
            <w:r w:rsidR="007C0897" w:rsidRPr="00866BF1">
              <w:rPr>
                <w:b/>
                <w:lang w:val="fr-CA"/>
              </w:rPr>
              <w:t>Numéro de document</w:t>
            </w:r>
          </w:p>
        </w:tc>
        <w:tc>
          <w:tcPr>
            <w:tcW w:w="4065" w:type="dxa"/>
            <w:shd w:val="clear" w:color="auto" w:fill="D9D9D9" w:themeFill="background1" w:themeFillShade="D9"/>
          </w:tcPr>
          <w:p w14:paraId="33BD7732" w14:textId="77777777" w:rsidR="007C0897" w:rsidRPr="00866BF1" w:rsidRDefault="005B5FED" w:rsidP="007A6F4F">
            <w:pPr>
              <w:rPr>
                <w:b/>
                <w:lang w:val="fr-CA"/>
              </w:rPr>
            </w:pPr>
            <w:r w:rsidRPr="00866BF1">
              <w:rPr>
                <w:b/>
                <w:lang w:val="fr-CA"/>
              </w:rPr>
              <w:t xml:space="preserve">Document </w:t>
            </w:r>
            <w:proofErr w:type="spellStart"/>
            <w:r w:rsidRPr="00866BF1">
              <w:rPr>
                <w:b/>
                <w:lang w:val="fr-CA"/>
              </w:rPr>
              <w:t>Title</w:t>
            </w:r>
            <w:proofErr w:type="spellEnd"/>
            <w:r w:rsidRPr="00866BF1">
              <w:rPr>
                <w:b/>
                <w:lang w:val="fr-CA"/>
              </w:rPr>
              <w:t xml:space="preserve"> / </w:t>
            </w:r>
            <w:r w:rsidR="007C0897" w:rsidRPr="00866BF1">
              <w:rPr>
                <w:b/>
                <w:lang w:val="fr-CA"/>
              </w:rPr>
              <w:t>Titre du document</w:t>
            </w:r>
          </w:p>
        </w:tc>
        <w:tc>
          <w:tcPr>
            <w:tcW w:w="766" w:type="dxa"/>
            <w:shd w:val="clear" w:color="auto" w:fill="D9D9D9" w:themeFill="background1" w:themeFillShade="D9"/>
          </w:tcPr>
          <w:p w14:paraId="069289F1" w14:textId="77777777" w:rsidR="007C0897" w:rsidRPr="00FB7930" w:rsidRDefault="005B5FED" w:rsidP="007A6F4F">
            <w:pPr>
              <w:rPr>
                <w:b/>
              </w:rPr>
            </w:pPr>
            <w:proofErr w:type="spellStart"/>
            <w:r w:rsidRPr="00FB7930">
              <w:rPr>
                <w:b/>
              </w:rPr>
              <w:t>Ver</w:t>
            </w:r>
            <w:proofErr w:type="spellEnd"/>
            <w:r w:rsidRPr="00FB7930">
              <w:rPr>
                <w:b/>
              </w:rPr>
              <w:t xml:space="preserve">/ </w:t>
            </w:r>
            <w:proofErr w:type="spellStart"/>
            <w:r w:rsidR="007C0897" w:rsidRPr="00FB7930">
              <w:rPr>
                <w:b/>
              </w:rPr>
              <w:t>Rév</w:t>
            </w:r>
            <w:proofErr w:type="spellEnd"/>
            <w:r w:rsidR="007C0897" w:rsidRPr="00FB7930">
              <w:rPr>
                <w:b/>
              </w:rPr>
              <w:t>.</w:t>
            </w:r>
          </w:p>
        </w:tc>
        <w:tc>
          <w:tcPr>
            <w:tcW w:w="953" w:type="dxa"/>
            <w:shd w:val="clear" w:color="auto" w:fill="D9D9D9" w:themeFill="background1" w:themeFillShade="D9"/>
          </w:tcPr>
          <w:p w14:paraId="3EC28EAF" w14:textId="77777777" w:rsidR="007C0897" w:rsidRPr="00FB7930" w:rsidRDefault="007C0897" w:rsidP="007A6F4F">
            <w:pPr>
              <w:rPr>
                <w:b/>
              </w:rPr>
            </w:pPr>
            <w:r w:rsidRPr="00FB7930">
              <w:rPr>
                <w:b/>
              </w:rPr>
              <w:t>Date</w:t>
            </w:r>
          </w:p>
        </w:tc>
        <w:tc>
          <w:tcPr>
            <w:tcW w:w="667" w:type="dxa"/>
            <w:shd w:val="clear" w:color="auto" w:fill="D9D9D9" w:themeFill="background1" w:themeFillShade="D9"/>
          </w:tcPr>
          <w:p w14:paraId="48E8A8E3" w14:textId="77777777" w:rsidR="007C0897" w:rsidRPr="00FB7930" w:rsidRDefault="005B5FED" w:rsidP="007A6F4F">
            <w:pPr>
              <w:rPr>
                <w:b/>
              </w:rPr>
            </w:pPr>
            <w:r w:rsidRPr="00FB7930">
              <w:rPr>
                <w:b/>
              </w:rPr>
              <w:t xml:space="preserve">AD / </w:t>
            </w:r>
            <w:r w:rsidR="007C0897" w:rsidRPr="00FB7930">
              <w:rPr>
                <w:b/>
              </w:rPr>
              <w:t>DA</w:t>
            </w:r>
          </w:p>
        </w:tc>
        <w:tc>
          <w:tcPr>
            <w:tcW w:w="681" w:type="dxa"/>
            <w:shd w:val="clear" w:color="auto" w:fill="D9D9D9" w:themeFill="background1" w:themeFillShade="D9"/>
          </w:tcPr>
          <w:p w14:paraId="20A3FA16" w14:textId="77777777" w:rsidR="007C0897" w:rsidRPr="00FB7930" w:rsidRDefault="005B5FED" w:rsidP="007A6F4F">
            <w:pPr>
              <w:rPr>
                <w:b/>
              </w:rPr>
            </w:pPr>
            <w:r w:rsidRPr="00FB7930">
              <w:rPr>
                <w:b/>
              </w:rPr>
              <w:t xml:space="preserve">RD / </w:t>
            </w:r>
            <w:r w:rsidR="007C0897" w:rsidRPr="00FB7930">
              <w:rPr>
                <w:b/>
              </w:rPr>
              <w:t>DR</w:t>
            </w:r>
          </w:p>
        </w:tc>
      </w:tr>
      <w:tr w:rsidR="007C0897" w:rsidRPr="00FB7930" w14:paraId="55AF6029" w14:textId="77777777" w:rsidTr="002062BC">
        <w:tc>
          <w:tcPr>
            <w:tcW w:w="570" w:type="dxa"/>
            <w:vAlign w:val="center"/>
          </w:tcPr>
          <w:p w14:paraId="0A5B2941" w14:textId="77777777" w:rsidR="007C0897" w:rsidRPr="00FB7930" w:rsidRDefault="007C0897" w:rsidP="007A6F4F">
            <w:r w:rsidRPr="00FB7930">
              <w:t>1</w:t>
            </w:r>
          </w:p>
        </w:tc>
        <w:tc>
          <w:tcPr>
            <w:tcW w:w="1648" w:type="dxa"/>
            <w:vAlign w:val="center"/>
          </w:tcPr>
          <w:p w14:paraId="664A60A7" w14:textId="77777777" w:rsidR="007C0897" w:rsidRPr="00FB7930" w:rsidRDefault="007C0897" w:rsidP="007A6F4F">
            <w:pPr>
              <w:spacing w:line="276" w:lineRule="auto"/>
              <w:rPr>
                <w:b/>
                <w:bCs/>
              </w:rPr>
            </w:pPr>
            <w:r w:rsidRPr="00FB7930">
              <w:rPr>
                <w:b/>
                <w:bCs/>
              </w:rPr>
              <w:t>CSA-STRATOS-PR-0004</w:t>
            </w:r>
          </w:p>
        </w:tc>
        <w:tc>
          <w:tcPr>
            <w:tcW w:w="4065" w:type="dxa"/>
            <w:vAlign w:val="center"/>
          </w:tcPr>
          <w:p w14:paraId="4E6ACFCB" w14:textId="47EFA5D9" w:rsidR="007C0897" w:rsidRPr="00866BF1" w:rsidRDefault="00DA3AE2" w:rsidP="007A6F4F">
            <w:pPr>
              <w:spacing w:line="276" w:lineRule="auto"/>
              <w:rPr>
                <w:rFonts w:eastAsiaTheme="minorHAnsi"/>
                <w:lang w:val="fr-CA"/>
              </w:rPr>
            </w:pPr>
            <w:r w:rsidRPr="00866BF1">
              <w:rPr>
                <w:lang w:val="fr-CA"/>
              </w:rPr>
              <w:t>Procédure de soumission d’un dossier de S&amp;AM pour une Charge Utile ou une Nacelle de charge(s) utile(s) canadienne(s)</w:t>
            </w:r>
          </w:p>
        </w:tc>
        <w:tc>
          <w:tcPr>
            <w:tcW w:w="766" w:type="dxa"/>
            <w:vAlign w:val="center"/>
          </w:tcPr>
          <w:p w14:paraId="72B27283" w14:textId="2117228A" w:rsidR="007C0897" w:rsidRPr="00FB7930" w:rsidRDefault="00DA3AE2" w:rsidP="007A6F4F">
            <w:pPr>
              <w:pStyle w:val="table0"/>
            </w:pPr>
            <w:r w:rsidRPr="00FB7930">
              <w:t>B</w:t>
            </w:r>
          </w:p>
        </w:tc>
        <w:tc>
          <w:tcPr>
            <w:tcW w:w="953" w:type="dxa"/>
            <w:vAlign w:val="center"/>
          </w:tcPr>
          <w:p w14:paraId="42E00EA4" w14:textId="77777777" w:rsidR="007C0897" w:rsidRPr="00FB7930" w:rsidRDefault="007C0897" w:rsidP="007A6F4F"/>
        </w:tc>
        <w:tc>
          <w:tcPr>
            <w:tcW w:w="667" w:type="dxa"/>
            <w:vAlign w:val="center"/>
          </w:tcPr>
          <w:p w14:paraId="289E7795" w14:textId="368A2E40" w:rsidR="007C0897" w:rsidRPr="00FB7930" w:rsidRDefault="00295C2A" w:rsidP="007A6F4F">
            <w:pPr>
              <w:jc w:val="center"/>
            </w:pPr>
            <w:r w:rsidRPr="00FB7930">
              <w:t>√</w:t>
            </w:r>
          </w:p>
        </w:tc>
        <w:tc>
          <w:tcPr>
            <w:tcW w:w="681" w:type="dxa"/>
            <w:vAlign w:val="center"/>
          </w:tcPr>
          <w:p w14:paraId="625E45FA" w14:textId="189D57BC" w:rsidR="007C0897" w:rsidRPr="00FB7930" w:rsidRDefault="007C0897" w:rsidP="007A6F4F">
            <w:pPr>
              <w:jc w:val="center"/>
            </w:pPr>
          </w:p>
        </w:tc>
      </w:tr>
      <w:tr w:rsidR="007C0897" w:rsidRPr="00FB7930" w14:paraId="52AF4C0D" w14:textId="77777777" w:rsidTr="002062BC">
        <w:tc>
          <w:tcPr>
            <w:tcW w:w="570" w:type="dxa"/>
            <w:vAlign w:val="center"/>
          </w:tcPr>
          <w:p w14:paraId="4408E4A7" w14:textId="77777777" w:rsidR="007C0897" w:rsidRPr="00FB7930" w:rsidRDefault="007C0897" w:rsidP="007A6F4F">
            <w:r w:rsidRPr="00FB7930">
              <w:t>2</w:t>
            </w:r>
          </w:p>
        </w:tc>
        <w:tc>
          <w:tcPr>
            <w:tcW w:w="1648" w:type="dxa"/>
            <w:vAlign w:val="center"/>
          </w:tcPr>
          <w:p w14:paraId="2438B9C1" w14:textId="77777777" w:rsidR="007C0897" w:rsidRPr="00FB7930" w:rsidRDefault="007C0897" w:rsidP="007A6F4F">
            <w:pPr>
              <w:spacing w:line="276" w:lineRule="auto"/>
              <w:rPr>
                <w:b/>
                <w:bCs/>
              </w:rPr>
            </w:pPr>
            <w:r w:rsidRPr="00FB7930">
              <w:rPr>
                <w:b/>
                <w:bCs/>
              </w:rPr>
              <w:t>CSA-STRATOS-RPT-0004</w:t>
            </w:r>
          </w:p>
        </w:tc>
        <w:tc>
          <w:tcPr>
            <w:tcW w:w="4065" w:type="dxa"/>
            <w:vAlign w:val="center"/>
          </w:tcPr>
          <w:p w14:paraId="2F3AE7D9" w14:textId="77777777" w:rsidR="007C0897" w:rsidRPr="00866BF1" w:rsidRDefault="007C0897" w:rsidP="007A6F4F">
            <w:pPr>
              <w:spacing w:line="276" w:lineRule="auto"/>
              <w:rPr>
                <w:rFonts w:eastAsiaTheme="minorHAnsi"/>
                <w:lang w:val="fr-CA"/>
              </w:rPr>
            </w:pPr>
            <w:r w:rsidRPr="00866BF1">
              <w:rPr>
                <w:lang w:val="fr-CA"/>
              </w:rPr>
              <w:t xml:space="preserve">Règlement de sauvegarde de l’ASC pour les opérations d’aérostats </w:t>
            </w:r>
          </w:p>
        </w:tc>
        <w:tc>
          <w:tcPr>
            <w:tcW w:w="766" w:type="dxa"/>
            <w:vAlign w:val="center"/>
          </w:tcPr>
          <w:p w14:paraId="01DD354B" w14:textId="60F2571C" w:rsidR="007C0897" w:rsidRPr="00FB7930" w:rsidRDefault="002062BC" w:rsidP="007A6F4F">
            <w:pPr>
              <w:pStyle w:val="table0"/>
            </w:pPr>
            <w:r w:rsidRPr="00FB7930">
              <w:t>B</w:t>
            </w:r>
          </w:p>
        </w:tc>
        <w:tc>
          <w:tcPr>
            <w:tcW w:w="953" w:type="dxa"/>
            <w:vAlign w:val="center"/>
          </w:tcPr>
          <w:p w14:paraId="1E524056" w14:textId="77777777" w:rsidR="007C0897" w:rsidRPr="00FB7930" w:rsidRDefault="007C0897" w:rsidP="007A6F4F"/>
        </w:tc>
        <w:tc>
          <w:tcPr>
            <w:tcW w:w="667" w:type="dxa"/>
            <w:vAlign w:val="center"/>
          </w:tcPr>
          <w:p w14:paraId="547ADEA9" w14:textId="2AB1E3E6" w:rsidR="007C0897" w:rsidRPr="00FB7930" w:rsidRDefault="007C0897" w:rsidP="007A6F4F">
            <w:pPr>
              <w:jc w:val="center"/>
            </w:pPr>
          </w:p>
        </w:tc>
        <w:tc>
          <w:tcPr>
            <w:tcW w:w="681" w:type="dxa"/>
            <w:vAlign w:val="center"/>
          </w:tcPr>
          <w:p w14:paraId="08BCEBD0" w14:textId="3A73E003" w:rsidR="007C0897" w:rsidRPr="00FB7930" w:rsidRDefault="002062BC" w:rsidP="007A6F4F">
            <w:pPr>
              <w:jc w:val="center"/>
            </w:pPr>
            <w:r w:rsidRPr="00FB7930">
              <w:t>√</w:t>
            </w:r>
          </w:p>
        </w:tc>
      </w:tr>
      <w:tr w:rsidR="007C0897" w:rsidRPr="00FB7930" w14:paraId="5DEF14E8" w14:textId="77777777" w:rsidTr="002062BC">
        <w:tc>
          <w:tcPr>
            <w:tcW w:w="570" w:type="dxa"/>
            <w:vAlign w:val="center"/>
          </w:tcPr>
          <w:p w14:paraId="2A055F1F" w14:textId="77777777" w:rsidR="007C0897" w:rsidRPr="00FB7930" w:rsidRDefault="00367D58" w:rsidP="007A6F4F">
            <w:r w:rsidRPr="00FB7930">
              <w:t>3</w:t>
            </w:r>
          </w:p>
        </w:tc>
        <w:tc>
          <w:tcPr>
            <w:tcW w:w="1648" w:type="dxa"/>
            <w:vAlign w:val="center"/>
          </w:tcPr>
          <w:p w14:paraId="2B1EFE48" w14:textId="015A8D3D" w:rsidR="007C0897" w:rsidRPr="00FB7930" w:rsidRDefault="007C0897" w:rsidP="007A6F4F">
            <w:pPr>
              <w:spacing w:line="276" w:lineRule="auto"/>
              <w:rPr>
                <w:b/>
                <w:bCs/>
              </w:rPr>
            </w:pPr>
            <w:r w:rsidRPr="00FB7930">
              <w:rPr>
                <w:b/>
                <w:bCs/>
              </w:rPr>
              <w:t>CSA-STRATOS-FORM</w:t>
            </w:r>
            <w:r w:rsidR="00D21E53" w:rsidRPr="00FB7930">
              <w:rPr>
                <w:b/>
                <w:bCs/>
              </w:rPr>
              <w:t>-</w:t>
            </w:r>
            <w:r w:rsidRPr="00FB7930">
              <w:rPr>
                <w:b/>
                <w:bCs/>
              </w:rPr>
              <w:t>0004</w:t>
            </w:r>
          </w:p>
        </w:tc>
        <w:tc>
          <w:tcPr>
            <w:tcW w:w="4065" w:type="dxa"/>
            <w:vAlign w:val="center"/>
          </w:tcPr>
          <w:p w14:paraId="422B90B4" w14:textId="77777777" w:rsidR="00897C49" w:rsidRPr="00866BF1" w:rsidRDefault="00897C49" w:rsidP="00897C49">
            <w:pPr>
              <w:spacing w:line="276" w:lineRule="auto"/>
              <w:rPr>
                <w:lang w:val="fr-CA"/>
              </w:rPr>
            </w:pPr>
            <w:r w:rsidRPr="00866BF1">
              <w:rPr>
                <w:lang w:val="fr-CA"/>
              </w:rPr>
              <w:t xml:space="preserve">STRATOSPHERIC BALLOON PAYLOAD INTEGRATION TECHNICAL QUESTIONNAIRE  </w:t>
            </w:r>
          </w:p>
          <w:p w14:paraId="1C5B2209" w14:textId="276E86D2" w:rsidR="00897C49" w:rsidRPr="00866BF1" w:rsidRDefault="00897C49" w:rsidP="00897C49">
            <w:pPr>
              <w:spacing w:line="276" w:lineRule="auto"/>
              <w:rPr>
                <w:lang w:val="fr-CA"/>
              </w:rPr>
            </w:pPr>
            <w:r w:rsidRPr="00866BF1">
              <w:rPr>
                <w:lang w:val="fr-CA"/>
              </w:rPr>
              <w:t xml:space="preserve"> </w:t>
            </w:r>
            <w:r w:rsidR="00DA3AE2" w:rsidRPr="00866BF1">
              <w:rPr>
                <w:lang w:val="fr-CA"/>
              </w:rPr>
              <w:t>/</w:t>
            </w:r>
          </w:p>
          <w:p w14:paraId="5F0DD7B6" w14:textId="086FCDDC" w:rsidR="007C0897" w:rsidRPr="00866BF1" w:rsidRDefault="00897C49" w:rsidP="00897C49">
            <w:pPr>
              <w:spacing w:line="276" w:lineRule="auto"/>
              <w:rPr>
                <w:lang w:val="fr-CA"/>
              </w:rPr>
            </w:pPr>
            <w:r w:rsidRPr="00866BF1">
              <w:rPr>
                <w:lang w:val="fr-CA"/>
              </w:rPr>
              <w:t>QUESTIONNAIRE TECHNIQUE D’INTÉGRATION D’UNE CHARGE UTILE À UN BALLON STRATOSPHÉRIQUE</w:t>
            </w:r>
          </w:p>
        </w:tc>
        <w:tc>
          <w:tcPr>
            <w:tcW w:w="766" w:type="dxa"/>
            <w:vAlign w:val="center"/>
          </w:tcPr>
          <w:p w14:paraId="31194CDE" w14:textId="32B530B1" w:rsidR="007C0897" w:rsidRPr="00FB7930" w:rsidRDefault="00DA3AE2" w:rsidP="007A6F4F">
            <w:r w:rsidRPr="00FB7930">
              <w:t>C</w:t>
            </w:r>
          </w:p>
        </w:tc>
        <w:tc>
          <w:tcPr>
            <w:tcW w:w="953" w:type="dxa"/>
            <w:vAlign w:val="center"/>
          </w:tcPr>
          <w:p w14:paraId="32A69BC5" w14:textId="77777777" w:rsidR="007C0897" w:rsidRPr="00FB7930" w:rsidRDefault="007C0897" w:rsidP="007A6F4F"/>
        </w:tc>
        <w:tc>
          <w:tcPr>
            <w:tcW w:w="667" w:type="dxa"/>
            <w:vAlign w:val="center"/>
          </w:tcPr>
          <w:p w14:paraId="3CB2941B" w14:textId="72D89280" w:rsidR="007C0897" w:rsidRPr="00FB7930" w:rsidRDefault="002062BC" w:rsidP="007A6F4F">
            <w:pPr>
              <w:jc w:val="center"/>
            </w:pPr>
            <w:r w:rsidRPr="00FB7930">
              <w:t>√</w:t>
            </w:r>
          </w:p>
        </w:tc>
        <w:tc>
          <w:tcPr>
            <w:tcW w:w="681" w:type="dxa"/>
            <w:vAlign w:val="center"/>
          </w:tcPr>
          <w:p w14:paraId="29E8AAD9" w14:textId="6C0615B0" w:rsidR="007C0897" w:rsidRPr="00FB7930" w:rsidRDefault="007C0897" w:rsidP="007A6F4F">
            <w:pPr>
              <w:jc w:val="center"/>
            </w:pPr>
          </w:p>
        </w:tc>
      </w:tr>
      <w:tr w:rsidR="00367D58" w:rsidRPr="00FB7930" w14:paraId="0C22EEF6" w14:textId="77777777" w:rsidTr="002062BC">
        <w:tc>
          <w:tcPr>
            <w:tcW w:w="570" w:type="dxa"/>
            <w:vAlign w:val="center"/>
          </w:tcPr>
          <w:p w14:paraId="3801EC76" w14:textId="77777777" w:rsidR="00367D58" w:rsidRPr="00FB7930" w:rsidRDefault="00367D58" w:rsidP="007A6F4F">
            <w:r w:rsidRPr="00FB7930">
              <w:t>4</w:t>
            </w:r>
          </w:p>
        </w:tc>
        <w:tc>
          <w:tcPr>
            <w:tcW w:w="1648" w:type="dxa"/>
            <w:vAlign w:val="center"/>
          </w:tcPr>
          <w:p w14:paraId="27A9A61A" w14:textId="77777777" w:rsidR="00ED4ECA" w:rsidRPr="00FB7930" w:rsidRDefault="008C52F8" w:rsidP="007A6F4F">
            <w:pPr>
              <w:spacing w:line="276" w:lineRule="auto"/>
              <w:rPr>
                <w:b/>
                <w:bCs/>
              </w:rPr>
            </w:pPr>
            <w:r w:rsidRPr="00FB7930">
              <w:rPr>
                <w:b/>
                <w:bCs/>
              </w:rPr>
              <w:t>BSO-MU-0-4793-CN-VA</w:t>
            </w:r>
          </w:p>
          <w:p w14:paraId="14E8F54F" w14:textId="7921FB11" w:rsidR="008C52F8" w:rsidRPr="00FB7930" w:rsidRDefault="00ED4ECA" w:rsidP="007A6F4F">
            <w:pPr>
              <w:spacing w:line="276" w:lineRule="auto"/>
              <w:rPr>
                <w:b/>
                <w:bCs/>
              </w:rPr>
            </w:pPr>
            <w:r w:rsidRPr="00FB7930">
              <w:rPr>
                <w:b/>
                <w:bCs/>
              </w:rPr>
              <w:t>/</w:t>
            </w:r>
          </w:p>
          <w:p w14:paraId="3CD93F16" w14:textId="52189A6C" w:rsidR="00367D58" w:rsidRPr="00FB7930" w:rsidRDefault="00367D58" w:rsidP="007A6F4F">
            <w:pPr>
              <w:spacing w:line="276" w:lineRule="auto"/>
              <w:rPr>
                <w:b/>
                <w:bCs/>
              </w:rPr>
            </w:pPr>
            <w:r w:rsidRPr="00FB7930">
              <w:rPr>
                <w:b/>
                <w:bCs/>
              </w:rPr>
              <w:t>BSO-MU-0-4793-CN</w:t>
            </w:r>
          </w:p>
        </w:tc>
        <w:tc>
          <w:tcPr>
            <w:tcW w:w="4065" w:type="dxa"/>
            <w:vAlign w:val="center"/>
          </w:tcPr>
          <w:p w14:paraId="3DB55797" w14:textId="77777777" w:rsidR="00ED4ECA" w:rsidRPr="00FB7930" w:rsidRDefault="008C52F8" w:rsidP="008C52F8">
            <w:pPr>
              <w:spacing w:line="276" w:lineRule="auto"/>
              <w:rPr>
                <w:rStyle w:val="tlid-translation"/>
              </w:rPr>
            </w:pPr>
            <w:r w:rsidRPr="00FB7930">
              <w:rPr>
                <w:rStyle w:val="tlid-translation"/>
              </w:rPr>
              <w:t>USER MANUAL FOR CNES ZERO PRESSURE BALLOONS</w:t>
            </w:r>
          </w:p>
          <w:p w14:paraId="48B3B88D" w14:textId="66D2BD4E" w:rsidR="00DA3AE2" w:rsidRPr="00866BF1" w:rsidRDefault="00DA3AE2" w:rsidP="008C52F8">
            <w:pPr>
              <w:spacing w:line="276" w:lineRule="auto"/>
              <w:rPr>
                <w:lang w:val="fr-CA"/>
              </w:rPr>
            </w:pPr>
            <w:r w:rsidRPr="00866BF1">
              <w:rPr>
                <w:lang w:val="fr-CA"/>
              </w:rPr>
              <w:t>/</w:t>
            </w:r>
          </w:p>
          <w:p w14:paraId="0732405A" w14:textId="77777777" w:rsidR="00DA3AE2" w:rsidRPr="00866BF1" w:rsidRDefault="00DA3AE2" w:rsidP="00DA3AE2">
            <w:pPr>
              <w:spacing w:line="276" w:lineRule="auto"/>
              <w:rPr>
                <w:lang w:val="fr-CA"/>
              </w:rPr>
            </w:pPr>
            <w:r w:rsidRPr="00866BF1">
              <w:rPr>
                <w:lang w:val="fr-CA"/>
              </w:rPr>
              <w:t>MANUEL UTILISATEUR</w:t>
            </w:r>
          </w:p>
          <w:p w14:paraId="75560F1F" w14:textId="5A519749" w:rsidR="00DA3AE2" w:rsidRPr="00866BF1" w:rsidRDefault="00DA3AE2" w:rsidP="00DA3AE2">
            <w:pPr>
              <w:spacing w:line="276" w:lineRule="auto"/>
              <w:rPr>
                <w:lang w:val="fr-CA"/>
              </w:rPr>
            </w:pPr>
            <w:r w:rsidRPr="00866BF1">
              <w:rPr>
                <w:lang w:val="fr-CA"/>
              </w:rPr>
              <w:t>POUR LES BALLONS STRATOSPHERIQUES OUVERTS DU CNES</w:t>
            </w:r>
          </w:p>
        </w:tc>
        <w:tc>
          <w:tcPr>
            <w:tcW w:w="766" w:type="dxa"/>
            <w:vAlign w:val="center"/>
          </w:tcPr>
          <w:p w14:paraId="018F1A31" w14:textId="1E43DFB8" w:rsidR="00367D58" w:rsidRPr="00FB7930" w:rsidRDefault="004C7E4C" w:rsidP="007A6F4F">
            <w:r w:rsidRPr="00FB7930">
              <w:t>3</w:t>
            </w:r>
            <w:r w:rsidR="008C52F8" w:rsidRPr="00FB7930">
              <w:t>.0</w:t>
            </w:r>
          </w:p>
        </w:tc>
        <w:tc>
          <w:tcPr>
            <w:tcW w:w="953" w:type="dxa"/>
            <w:vAlign w:val="center"/>
          </w:tcPr>
          <w:p w14:paraId="69EC7C13" w14:textId="77777777" w:rsidR="00367D58" w:rsidRPr="00FB7930" w:rsidRDefault="004C7E4C" w:rsidP="007A6F4F">
            <w:r w:rsidRPr="00FB7930">
              <w:t xml:space="preserve">19 </w:t>
            </w:r>
            <w:proofErr w:type="spellStart"/>
            <w:r w:rsidRPr="00FB7930">
              <w:t>jan</w:t>
            </w:r>
            <w:proofErr w:type="spellEnd"/>
            <w:r w:rsidRPr="00FB7930">
              <w:t xml:space="preserve"> 2018</w:t>
            </w:r>
          </w:p>
        </w:tc>
        <w:tc>
          <w:tcPr>
            <w:tcW w:w="667" w:type="dxa"/>
            <w:vAlign w:val="center"/>
          </w:tcPr>
          <w:p w14:paraId="3060E089" w14:textId="77777777" w:rsidR="00367D58" w:rsidRPr="00FB7930" w:rsidRDefault="00367D58" w:rsidP="007A6F4F">
            <w:pPr>
              <w:jc w:val="center"/>
            </w:pPr>
            <w:r w:rsidRPr="00FB7930">
              <w:t>√</w:t>
            </w:r>
          </w:p>
        </w:tc>
        <w:tc>
          <w:tcPr>
            <w:tcW w:w="681" w:type="dxa"/>
            <w:vAlign w:val="center"/>
          </w:tcPr>
          <w:p w14:paraId="0F92C1D6" w14:textId="77777777" w:rsidR="00367D58" w:rsidRPr="00FB7930" w:rsidRDefault="00367D58" w:rsidP="007A6F4F">
            <w:pPr>
              <w:jc w:val="center"/>
            </w:pPr>
          </w:p>
        </w:tc>
      </w:tr>
    </w:tbl>
    <w:p w14:paraId="3335FA08" w14:textId="77777777" w:rsidR="007C0897" w:rsidRPr="00FB7930" w:rsidRDefault="007C0897" w:rsidP="007C0897"/>
    <w:p w14:paraId="38C5D442" w14:textId="77777777" w:rsidR="007C0897" w:rsidRPr="00FB7930" w:rsidRDefault="007C0897" w:rsidP="007C0897">
      <w:pPr>
        <w:pStyle w:val="Caption"/>
        <w:rPr>
          <w:lang w:val="en-US"/>
        </w:rPr>
      </w:pPr>
      <w:bookmarkStart w:id="18" w:name="_Hlt515441401"/>
      <w:bookmarkEnd w:id="18"/>
    </w:p>
    <w:p w14:paraId="1BA28B26" w14:textId="77777777" w:rsidR="007C0897" w:rsidRPr="00FB7930" w:rsidRDefault="005B5FED" w:rsidP="007C0897">
      <w:pPr>
        <w:pStyle w:val="Heading1"/>
      </w:pPr>
      <w:bookmarkStart w:id="19" w:name="_Toc14176360"/>
      <w:bookmarkStart w:id="20" w:name="_Toc487512015"/>
      <w:bookmarkStart w:id="21" w:name="_Hlt513538475"/>
      <w:bookmarkEnd w:id="11"/>
      <w:bookmarkEnd w:id="12"/>
      <w:bookmarkEnd w:id="13"/>
      <w:r w:rsidRPr="00FB7930">
        <w:lastRenderedPageBreak/>
        <w:t>List of Abbreviations</w:t>
      </w:r>
      <w:bookmarkEnd w:id="19"/>
    </w:p>
    <w:p w14:paraId="45C0F0F1" w14:textId="77777777" w:rsidR="007C0897" w:rsidRPr="00FB7930" w:rsidRDefault="007C0897" w:rsidP="007C0897">
      <w:pPr>
        <w:autoSpaceDE w:val="0"/>
        <w:autoSpaceDN w:val="0"/>
        <w:adjustRightInd w:val="0"/>
        <w:rPr>
          <w:rFonts w:ascii="Arial" w:hAnsi="Arial" w:cs="Arial"/>
          <w:sz w:val="18"/>
          <w:szCs w:val="18"/>
        </w:rPr>
      </w:pPr>
    </w:p>
    <w:p w14:paraId="15E839FA" w14:textId="77777777" w:rsidR="007C0897" w:rsidRPr="00FB7930" w:rsidRDefault="007C0897" w:rsidP="007C0897">
      <w:pPr>
        <w:autoSpaceDE w:val="0"/>
        <w:autoSpaceDN w:val="0"/>
        <w:adjustRightInd w:val="0"/>
        <w:rPr>
          <w:rFonts w:ascii="Arial" w:hAnsi="Arial" w:cs="Arial"/>
          <w:sz w:val="18"/>
          <w:szCs w:val="18"/>
        </w:rPr>
      </w:pPr>
    </w:p>
    <w:p w14:paraId="0904D8EE" w14:textId="646F371D" w:rsidR="007C0897" w:rsidRPr="00FB7930" w:rsidRDefault="007C0897" w:rsidP="007C0897">
      <w:pPr>
        <w:pStyle w:val="Caption"/>
        <w:keepNext/>
        <w:rPr>
          <w:lang w:val="en-US"/>
        </w:rPr>
      </w:pPr>
      <w:bookmarkStart w:id="22" w:name="_Toc14176432"/>
      <w:r w:rsidRPr="00FB7930">
        <w:rPr>
          <w:lang w:val="en-US"/>
        </w:rPr>
        <w:t xml:space="preserve">Table </w:t>
      </w:r>
      <w:r w:rsidR="00E020F7">
        <w:rPr>
          <w:lang w:val="en-US"/>
        </w:rPr>
        <w:fldChar w:fldCharType="begin"/>
      </w:r>
      <w:r w:rsidR="00E020F7">
        <w:rPr>
          <w:lang w:val="en-US"/>
        </w:rPr>
        <w:instrText xml:space="preserve"> STYLEREF 1 \s </w:instrText>
      </w:r>
      <w:r w:rsidR="00E020F7">
        <w:rPr>
          <w:lang w:val="en-US"/>
        </w:rPr>
        <w:fldChar w:fldCharType="separate"/>
      </w:r>
      <w:r w:rsidR="00720789">
        <w:rPr>
          <w:noProof/>
          <w:lang w:val="en-US"/>
        </w:rPr>
        <w:t>3</w:t>
      </w:r>
      <w:r w:rsidR="00E020F7">
        <w:rPr>
          <w:lang w:val="en-US"/>
        </w:rPr>
        <w:fldChar w:fldCharType="end"/>
      </w:r>
      <w:r w:rsidR="00E020F7">
        <w:rPr>
          <w:lang w:val="en-US"/>
        </w:rPr>
        <w:noBreakHyphen/>
      </w:r>
      <w:r w:rsidR="00E020F7">
        <w:rPr>
          <w:lang w:val="en-US"/>
        </w:rPr>
        <w:fldChar w:fldCharType="begin"/>
      </w:r>
      <w:r w:rsidR="00E020F7">
        <w:rPr>
          <w:lang w:val="en-US"/>
        </w:rPr>
        <w:instrText xml:space="preserve"> SEQ Table \* ARABIC \s 1 </w:instrText>
      </w:r>
      <w:r w:rsidR="00E020F7">
        <w:rPr>
          <w:lang w:val="en-US"/>
        </w:rPr>
        <w:fldChar w:fldCharType="separate"/>
      </w:r>
      <w:r w:rsidR="00720789">
        <w:rPr>
          <w:noProof/>
          <w:lang w:val="en-US"/>
        </w:rPr>
        <w:t>1</w:t>
      </w:r>
      <w:r w:rsidR="00E020F7">
        <w:rPr>
          <w:lang w:val="en-US"/>
        </w:rPr>
        <w:fldChar w:fldCharType="end"/>
      </w:r>
      <w:r w:rsidR="00FC0031" w:rsidRPr="00FB7930">
        <w:rPr>
          <w:lang w:val="en-US"/>
        </w:rPr>
        <w:t> :</w:t>
      </w:r>
      <w:r w:rsidRPr="00FB7930">
        <w:rPr>
          <w:noProof/>
          <w:lang w:val="en-US"/>
        </w:rPr>
        <w:t xml:space="preserve"> </w:t>
      </w:r>
      <w:r w:rsidR="005B5FED" w:rsidRPr="00FB7930">
        <w:rPr>
          <w:noProof/>
          <w:lang w:val="en-US"/>
        </w:rPr>
        <w:t>List of abbreviations</w:t>
      </w:r>
      <w:bookmarkEnd w:id="22"/>
    </w:p>
    <w:tbl>
      <w:tblPr>
        <w:tblStyle w:val="TableGrid"/>
        <w:tblW w:w="9710" w:type="dxa"/>
        <w:tblLook w:val="04A0" w:firstRow="1" w:lastRow="0" w:firstColumn="1" w:lastColumn="0" w:noHBand="0" w:noVBand="1"/>
      </w:tblPr>
      <w:tblGrid>
        <w:gridCol w:w="1537"/>
        <w:gridCol w:w="8173"/>
      </w:tblGrid>
      <w:tr w:rsidR="007C0897" w:rsidRPr="00FB7930" w14:paraId="550656D9" w14:textId="77777777" w:rsidTr="007A6F4F">
        <w:trPr>
          <w:trHeight w:val="593"/>
        </w:trPr>
        <w:tc>
          <w:tcPr>
            <w:tcW w:w="1537" w:type="dxa"/>
            <w:shd w:val="clear" w:color="auto" w:fill="D9D9D9" w:themeFill="background1" w:themeFillShade="D9"/>
            <w:vAlign w:val="center"/>
          </w:tcPr>
          <w:bookmarkEnd w:id="20"/>
          <w:bookmarkEnd w:id="21"/>
          <w:p w14:paraId="1A02E347" w14:textId="2D71D40D" w:rsidR="007C0897" w:rsidRPr="00FB7930" w:rsidRDefault="00D33D90" w:rsidP="00FC4611">
            <w:pPr>
              <w:pStyle w:val="BodyText"/>
              <w:jc w:val="center"/>
              <w:rPr>
                <w:rFonts w:ascii="Arial" w:hAnsi="Arial" w:cs="Arial"/>
                <w:b/>
                <w:bCs/>
              </w:rPr>
            </w:pPr>
            <w:r w:rsidRPr="00FC4611">
              <w:t>Abbreviation</w:t>
            </w:r>
          </w:p>
        </w:tc>
        <w:tc>
          <w:tcPr>
            <w:tcW w:w="8173" w:type="dxa"/>
            <w:shd w:val="clear" w:color="auto" w:fill="D9D9D9" w:themeFill="background1" w:themeFillShade="D9"/>
            <w:vAlign w:val="center"/>
          </w:tcPr>
          <w:p w14:paraId="7BD5D2D6" w14:textId="4369677B" w:rsidR="004B5E3E" w:rsidRPr="00FB7930" w:rsidRDefault="00D33D90" w:rsidP="00FC4611">
            <w:pPr>
              <w:pStyle w:val="BodyText"/>
              <w:jc w:val="center"/>
              <w:rPr>
                <w:rFonts w:ascii="Arial" w:hAnsi="Arial" w:cs="Arial"/>
                <w:b/>
                <w:bCs/>
              </w:rPr>
            </w:pPr>
            <w:r w:rsidRPr="00FC4611">
              <w:t>Definition</w:t>
            </w:r>
          </w:p>
        </w:tc>
      </w:tr>
      <w:tr w:rsidR="007C0897" w:rsidRPr="00FB7930" w14:paraId="25993395" w14:textId="77777777" w:rsidTr="007A6F4F">
        <w:tc>
          <w:tcPr>
            <w:tcW w:w="1537" w:type="dxa"/>
          </w:tcPr>
          <w:p w14:paraId="6F3EAD74" w14:textId="77777777" w:rsidR="007C0897" w:rsidRPr="00FC4611" w:rsidRDefault="007C0897" w:rsidP="007A6F4F">
            <w:pPr>
              <w:autoSpaceDE w:val="0"/>
              <w:autoSpaceDN w:val="0"/>
              <w:adjustRightInd w:val="0"/>
              <w:rPr>
                <w:b/>
              </w:rPr>
            </w:pPr>
            <w:r w:rsidRPr="00FC4611">
              <w:rPr>
                <w:b/>
              </w:rPr>
              <w:t>ASC</w:t>
            </w:r>
          </w:p>
        </w:tc>
        <w:tc>
          <w:tcPr>
            <w:tcW w:w="8173" w:type="dxa"/>
          </w:tcPr>
          <w:p w14:paraId="52912730" w14:textId="77777777" w:rsidR="007C0897" w:rsidRPr="00FC4611" w:rsidRDefault="007C0897" w:rsidP="007A6F4F">
            <w:pPr>
              <w:autoSpaceDE w:val="0"/>
              <w:autoSpaceDN w:val="0"/>
              <w:adjustRightInd w:val="0"/>
            </w:pPr>
            <w:proofErr w:type="spellStart"/>
            <w:r w:rsidRPr="00FC4611">
              <w:t>Agence</w:t>
            </w:r>
            <w:proofErr w:type="spellEnd"/>
            <w:r w:rsidRPr="00FC4611">
              <w:t xml:space="preserve"> </w:t>
            </w:r>
            <w:proofErr w:type="spellStart"/>
            <w:r w:rsidRPr="00FC4611">
              <w:t>Spatiale</w:t>
            </w:r>
            <w:proofErr w:type="spellEnd"/>
            <w:r w:rsidRPr="00FC4611">
              <w:t xml:space="preserve"> </w:t>
            </w:r>
            <w:proofErr w:type="spellStart"/>
            <w:r w:rsidRPr="00FC4611">
              <w:t>Canadienne</w:t>
            </w:r>
            <w:proofErr w:type="spellEnd"/>
          </w:p>
        </w:tc>
      </w:tr>
      <w:tr w:rsidR="007C0897" w:rsidRPr="0008736C" w14:paraId="5E5C7BB0" w14:textId="77777777" w:rsidTr="007A6F4F">
        <w:tc>
          <w:tcPr>
            <w:tcW w:w="1537" w:type="dxa"/>
          </w:tcPr>
          <w:p w14:paraId="015C9820" w14:textId="77777777" w:rsidR="007C0897" w:rsidRPr="00FC4611" w:rsidRDefault="007C0897" w:rsidP="007A6F4F">
            <w:pPr>
              <w:autoSpaceDE w:val="0"/>
              <w:autoSpaceDN w:val="0"/>
              <w:adjustRightInd w:val="0"/>
              <w:rPr>
                <w:b/>
                <w:bCs/>
              </w:rPr>
            </w:pPr>
            <w:r w:rsidRPr="00FC4611">
              <w:rPr>
                <w:b/>
                <w:bCs/>
              </w:rPr>
              <w:t>BSO</w:t>
            </w:r>
          </w:p>
        </w:tc>
        <w:tc>
          <w:tcPr>
            <w:tcW w:w="8173" w:type="dxa"/>
          </w:tcPr>
          <w:p w14:paraId="5844B18E" w14:textId="2A2FAA5C" w:rsidR="007C0897" w:rsidRPr="00866BF1" w:rsidRDefault="007C0897" w:rsidP="00C27F72">
            <w:pPr>
              <w:autoSpaceDE w:val="0"/>
              <w:autoSpaceDN w:val="0"/>
              <w:adjustRightInd w:val="0"/>
              <w:rPr>
                <w:lang w:val="fr-CA"/>
              </w:rPr>
            </w:pPr>
            <w:r w:rsidRPr="00866BF1">
              <w:rPr>
                <w:lang w:val="fr-CA"/>
              </w:rPr>
              <w:t>Ballon Stratosphérique Ouvert</w:t>
            </w:r>
            <w:r w:rsidR="00C27F72" w:rsidRPr="00866BF1">
              <w:rPr>
                <w:lang w:val="fr-CA"/>
              </w:rPr>
              <w:t xml:space="preserve"> (</w:t>
            </w:r>
            <w:proofErr w:type="spellStart"/>
            <w:r w:rsidR="00C27F72" w:rsidRPr="00866BF1">
              <w:rPr>
                <w:lang w:val="fr-CA"/>
              </w:rPr>
              <w:t>Zero</w:t>
            </w:r>
            <w:proofErr w:type="spellEnd"/>
            <w:r w:rsidR="00C27F72" w:rsidRPr="00866BF1">
              <w:rPr>
                <w:lang w:val="fr-CA"/>
              </w:rPr>
              <w:t xml:space="preserve">-Pressure </w:t>
            </w:r>
            <w:proofErr w:type="spellStart"/>
            <w:r w:rsidR="00C27F72" w:rsidRPr="00866BF1">
              <w:rPr>
                <w:lang w:val="fr-CA"/>
              </w:rPr>
              <w:t>Balloon</w:t>
            </w:r>
            <w:proofErr w:type="spellEnd"/>
            <w:r w:rsidR="00C27F72" w:rsidRPr="00866BF1">
              <w:rPr>
                <w:lang w:val="fr-CA"/>
              </w:rPr>
              <w:t>)</w:t>
            </w:r>
          </w:p>
        </w:tc>
      </w:tr>
      <w:tr w:rsidR="007C0897" w:rsidRPr="00FB7930" w14:paraId="33F048E4" w14:textId="77777777" w:rsidTr="007A6F4F">
        <w:tc>
          <w:tcPr>
            <w:tcW w:w="1537" w:type="dxa"/>
          </w:tcPr>
          <w:p w14:paraId="1D01F1D8" w14:textId="77777777" w:rsidR="007C0897" w:rsidRPr="00FC4611" w:rsidRDefault="007C0897" w:rsidP="007A6F4F">
            <w:pPr>
              <w:autoSpaceDE w:val="0"/>
              <w:autoSpaceDN w:val="0"/>
              <w:adjustRightInd w:val="0"/>
              <w:rPr>
                <w:b/>
                <w:bCs/>
              </w:rPr>
            </w:pPr>
            <w:r w:rsidRPr="00FC4611">
              <w:rPr>
                <w:b/>
                <w:bCs/>
              </w:rPr>
              <w:t>C&amp;DH</w:t>
            </w:r>
          </w:p>
        </w:tc>
        <w:tc>
          <w:tcPr>
            <w:tcW w:w="8173" w:type="dxa"/>
          </w:tcPr>
          <w:p w14:paraId="6EA7BC50" w14:textId="77777777" w:rsidR="007C0897" w:rsidRPr="00FC4611" w:rsidRDefault="007C0897" w:rsidP="007A6F4F">
            <w:pPr>
              <w:autoSpaceDE w:val="0"/>
              <w:autoSpaceDN w:val="0"/>
              <w:adjustRightInd w:val="0"/>
            </w:pPr>
            <w:r w:rsidRPr="00FC4611">
              <w:t>Command and Data Handling</w:t>
            </w:r>
          </w:p>
        </w:tc>
      </w:tr>
      <w:tr w:rsidR="007C0897" w:rsidRPr="00FB7930" w14:paraId="72370CB1" w14:textId="77777777" w:rsidTr="007A6F4F">
        <w:tc>
          <w:tcPr>
            <w:tcW w:w="1537" w:type="dxa"/>
          </w:tcPr>
          <w:p w14:paraId="2429282C" w14:textId="77777777" w:rsidR="007C0897" w:rsidRPr="00FC4611" w:rsidRDefault="007C0897" w:rsidP="007A6F4F">
            <w:pPr>
              <w:autoSpaceDE w:val="0"/>
              <w:autoSpaceDN w:val="0"/>
              <w:adjustRightInd w:val="0"/>
              <w:rPr>
                <w:b/>
                <w:bCs/>
              </w:rPr>
            </w:pPr>
            <w:r w:rsidRPr="00FC4611">
              <w:rPr>
                <w:b/>
                <w:bCs/>
              </w:rPr>
              <w:t>CAO</w:t>
            </w:r>
          </w:p>
        </w:tc>
        <w:tc>
          <w:tcPr>
            <w:tcW w:w="8173" w:type="dxa"/>
          </w:tcPr>
          <w:p w14:paraId="59F6F58D" w14:textId="77777777" w:rsidR="007C0897" w:rsidRPr="00FC4611" w:rsidRDefault="007C0897" w:rsidP="007A6F4F">
            <w:pPr>
              <w:autoSpaceDE w:val="0"/>
              <w:autoSpaceDN w:val="0"/>
              <w:adjustRightInd w:val="0"/>
            </w:pPr>
            <w:r w:rsidRPr="00FC4611">
              <w:t xml:space="preserve">Conception </w:t>
            </w:r>
            <w:proofErr w:type="spellStart"/>
            <w:r w:rsidRPr="00FC4611">
              <w:t>assistée</w:t>
            </w:r>
            <w:proofErr w:type="spellEnd"/>
            <w:r w:rsidRPr="00FC4611">
              <w:t xml:space="preserve"> par </w:t>
            </w:r>
            <w:proofErr w:type="spellStart"/>
            <w:r w:rsidRPr="00FC4611">
              <w:t>ordinateur</w:t>
            </w:r>
            <w:proofErr w:type="spellEnd"/>
          </w:p>
        </w:tc>
      </w:tr>
      <w:tr w:rsidR="007C0897" w:rsidRPr="00FB7930" w14:paraId="638A34ED" w14:textId="77777777" w:rsidTr="007A6F4F">
        <w:tc>
          <w:tcPr>
            <w:tcW w:w="1537" w:type="dxa"/>
          </w:tcPr>
          <w:p w14:paraId="44EEE6C6" w14:textId="77777777" w:rsidR="007C0897" w:rsidRPr="00FC4611" w:rsidRDefault="007C0897" w:rsidP="007A6F4F">
            <w:pPr>
              <w:autoSpaceDE w:val="0"/>
              <w:autoSpaceDN w:val="0"/>
              <w:adjustRightInd w:val="0"/>
              <w:rPr>
                <w:b/>
                <w:bCs/>
              </w:rPr>
            </w:pPr>
            <w:r w:rsidRPr="00FC4611">
              <w:rPr>
                <w:b/>
                <w:bCs/>
              </w:rPr>
              <w:t>CNES</w:t>
            </w:r>
          </w:p>
        </w:tc>
        <w:tc>
          <w:tcPr>
            <w:tcW w:w="8173" w:type="dxa"/>
          </w:tcPr>
          <w:p w14:paraId="1C18192B" w14:textId="7B24184F" w:rsidR="007C0897" w:rsidRPr="00FC4611" w:rsidRDefault="007C0897" w:rsidP="00B94614">
            <w:pPr>
              <w:autoSpaceDE w:val="0"/>
              <w:autoSpaceDN w:val="0"/>
              <w:adjustRightInd w:val="0"/>
            </w:pPr>
            <w:r w:rsidRPr="00FC4611">
              <w:t>Cent</w:t>
            </w:r>
            <w:r w:rsidR="00B94614" w:rsidRPr="00FC4611">
              <w:t xml:space="preserve">re National </w:t>
            </w:r>
            <w:proofErr w:type="spellStart"/>
            <w:r w:rsidR="00B94614" w:rsidRPr="00FC4611">
              <w:t>d’Études</w:t>
            </w:r>
            <w:proofErr w:type="spellEnd"/>
            <w:r w:rsidR="00B94614" w:rsidRPr="00FC4611">
              <w:t xml:space="preserve"> </w:t>
            </w:r>
            <w:proofErr w:type="spellStart"/>
            <w:r w:rsidR="00B94614" w:rsidRPr="00FC4611">
              <w:t>Spatiales</w:t>
            </w:r>
            <w:proofErr w:type="spellEnd"/>
            <w:r w:rsidR="00B94614" w:rsidRPr="00FC4611">
              <w:t xml:space="preserve"> (French Space Agency)</w:t>
            </w:r>
          </w:p>
        </w:tc>
      </w:tr>
      <w:tr w:rsidR="007C0897" w:rsidRPr="00FB7930" w14:paraId="704D4818" w14:textId="77777777" w:rsidTr="007A6F4F">
        <w:tc>
          <w:tcPr>
            <w:tcW w:w="1537" w:type="dxa"/>
          </w:tcPr>
          <w:p w14:paraId="481D4BAD" w14:textId="77777777" w:rsidR="007C0897" w:rsidRPr="00FC4611" w:rsidRDefault="007C0897" w:rsidP="007A6F4F">
            <w:pPr>
              <w:autoSpaceDE w:val="0"/>
              <w:autoSpaceDN w:val="0"/>
              <w:adjustRightInd w:val="0"/>
              <w:rPr>
                <w:b/>
                <w:bCs/>
              </w:rPr>
            </w:pPr>
            <w:r w:rsidRPr="00FC4611">
              <w:rPr>
                <w:b/>
                <w:bCs/>
              </w:rPr>
              <w:t>CPU</w:t>
            </w:r>
          </w:p>
        </w:tc>
        <w:tc>
          <w:tcPr>
            <w:tcW w:w="8173" w:type="dxa"/>
          </w:tcPr>
          <w:p w14:paraId="26ED150D" w14:textId="77777777" w:rsidR="007C0897" w:rsidRPr="00FC4611" w:rsidRDefault="007C0897" w:rsidP="007A6F4F">
            <w:pPr>
              <w:autoSpaceDE w:val="0"/>
              <w:autoSpaceDN w:val="0"/>
              <w:adjustRightInd w:val="0"/>
            </w:pPr>
            <w:r w:rsidRPr="00FC4611">
              <w:t>Central Processing Unit</w:t>
            </w:r>
          </w:p>
        </w:tc>
      </w:tr>
      <w:tr w:rsidR="00007C07" w:rsidRPr="00FB7930" w14:paraId="2DF89544" w14:textId="77777777" w:rsidTr="007A6F4F">
        <w:tc>
          <w:tcPr>
            <w:tcW w:w="1537" w:type="dxa"/>
          </w:tcPr>
          <w:p w14:paraId="2BC23E7E" w14:textId="3E9BE0A3" w:rsidR="00007C07" w:rsidRPr="00FC4611" w:rsidRDefault="00007C07" w:rsidP="007A6F4F">
            <w:pPr>
              <w:autoSpaceDE w:val="0"/>
              <w:autoSpaceDN w:val="0"/>
              <w:adjustRightInd w:val="0"/>
              <w:rPr>
                <w:b/>
                <w:bCs/>
              </w:rPr>
            </w:pPr>
            <w:r w:rsidRPr="00FC4611">
              <w:rPr>
                <w:b/>
                <w:bCs/>
              </w:rPr>
              <w:t>CSA</w:t>
            </w:r>
          </w:p>
        </w:tc>
        <w:tc>
          <w:tcPr>
            <w:tcW w:w="8173" w:type="dxa"/>
          </w:tcPr>
          <w:p w14:paraId="55E42F54" w14:textId="7627A519" w:rsidR="00007C07" w:rsidRPr="00FC4611" w:rsidRDefault="00007C07" w:rsidP="007A6F4F">
            <w:pPr>
              <w:autoSpaceDE w:val="0"/>
              <w:autoSpaceDN w:val="0"/>
              <w:adjustRightInd w:val="0"/>
            </w:pPr>
            <w:r w:rsidRPr="00FC4611">
              <w:t>Canadian Space Agency</w:t>
            </w:r>
          </w:p>
        </w:tc>
      </w:tr>
      <w:tr w:rsidR="007C0897" w:rsidRPr="00FB7930" w14:paraId="21F1F9C6" w14:textId="77777777" w:rsidTr="007A6F4F">
        <w:tc>
          <w:tcPr>
            <w:tcW w:w="1537" w:type="dxa"/>
          </w:tcPr>
          <w:p w14:paraId="5FD3BFA5" w14:textId="77777777" w:rsidR="007C0897" w:rsidRPr="00FC4611" w:rsidRDefault="007C0897" w:rsidP="007A6F4F">
            <w:pPr>
              <w:autoSpaceDE w:val="0"/>
              <w:autoSpaceDN w:val="0"/>
              <w:adjustRightInd w:val="0"/>
              <w:rPr>
                <w:b/>
                <w:bCs/>
              </w:rPr>
            </w:pPr>
            <w:r w:rsidRPr="00FC4611">
              <w:rPr>
                <w:b/>
                <w:bCs/>
              </w:rPr>
              <w:t>CU</w:t>
            </w:r>
          </w:p>
        </w:tc>
        <w:tc>
          <w:tcPr>
            <w:tcW w:w="8173" w:type="dxa"/>
          </w:tcPr>
          <w:p w14:paraId="596C11C1" w14:textId="77777777" w:rsidR="007C0897" w:rsidRPr="00FC4611" w:rsidRDefault="007C0897" w:rsidP="007A6F4F">
            <w:pPr>
              <w:autoSpaceDE w:val="0"/>
              <w:autoSpaceDN w:val="0"/>
              <w:adjustRightInd w:val="0"/>
            </w:pPr>
            <w:r w:rsidRPr="00FC4611">
              <w:t>Charge utile</w:t>
            </w:r>
          </w:p>
        </w:tc>
      </w:tr>
      <w:tr w:rsidR="00FE18D1" w:rsidRPr="00FB7930" w14:paraId="6BC6DFD1" w14:textId="77777777" w:rsidTr="007A6F4F">
        <w:tc>
          <w:tcPr>
            <w:tcW w:w="1537" w:type="dxa"/>
          </w:tcPr>
          <w:p w14:paraId="375AF9D1" w14:textId="3588C783" w:rsidR="00FE18D1" w:rsidRPr="00FC4611" w:rsidRDefault="00FE18D1" w:rsidP="007A6F4F">
            <w:pPr>
              <w:autoSpaceDE w:val="0"/>
              <w:autoSpaceDN w:val="0"/>
              <w:adjustRightInd w:val="0"/>
              <w:rPr>
                <w:b/>
                <w:bCs/>
              </w:rPr>
            </w:pPr>
            <w:r w:rsidRPr="00FC4611">
              <w:rPr>
                <w:b/>
                <w:bCs/>
              </w:rPr>
              <w:t>DBR</w:t>
            </w:r>
          </w:p>
        </w:tc>
        <w:tc>
          <w:tcPr>
            <w:tcW w:w="8173" w:type="dxa"/>
          </w:tcPr>
          <w:p w14:paraId="382E8591" w14:textId="187B0A68" w:rsidR="00FE18D1" w:rsidRPr="00FC4611" w:rsidRDefault="00FE18D1" w:rsidP="007A6F4F">
            <w:pPr>
              <w:autoSpaceDE w:val="0"/>
              <w:autoSpaceDN w:val="0"/>
              <w:adjustRightInd w:val="0"/>
            </w:pPr>
            <w:r w:rsidRPr="00FC4611">
              <w:t>Distributed Bragg reflector</w:t>
            </w:r>
          </w:p>
        </w:tc>
      </w:tr>
      <w:tr w:rsidR="007C0897" w:rsidRPr="00FB7930" w14:paraId="60F21CD1" w14:textId="77777777" w:rsidTr="007A6F4F">
        <w:tc>
          <w:tcPr>
            <w:tcW w:w="1537" w:type="dxa"/>
          </w:tcPr>
          <w:p w14:paraId="5B07E08B" w14:textId="77777777" w:rsidR="007C0897" w:rsidRPr="00FC4611" w:rsidRDefault="007C0897" w:rsidP="007A6F4F">
            <w:pPr>
              <w:autoSpaceDE w:val="0"/>
              <w:autoSpaceDN w:val="0"/>
              <w:adjustRightInd w:val="0"/>
              <w:rPr>
                <w:b/>
                <w:bCs/>
              </w:rPr>
            </w:pPr>
            <w:r w:rsidRPr="00FC4611">
              <w:rPr>
                <w:b/>
                <w:bCs/>
              </w:rPr>
              <w:t>EMC</w:t>
            </w:r>
          </w:p>
        </w:tc>
        <w:tc>
          <w:tcPr>
            <w:tcW w:w="8173" w:type="dxa"/>
          </w:tcPr>
          <w:p w14:paraId="583E1680" w14:textId="0B66872D" w:rsidR="007C0897" w:rsidRPr="00FC4611" w:rsidRDefault="007C0897" w:rsidP="007A6F4F">
            <w:pPr>
              <w:autoSpaceDE w:val="0"/>
              <w:autoSpaceDN w:val="0"/>
              <w:adjustRightInd w:val="0"/>
            </w:pPr>
            <w:proofErr w:type="spellStart"/>
            <w:r w:rsidRPr="00FC4611">
              <w:t>ElectroMagnetic</w:t>
            </w:r>
            <w:proofErr w:type="spellEnd"/>
            <w:r w:rsidRPr="00FC4611">
              <w:t xml:space="preserve"> compatibility</w:t>
            </w:r>
            <w:r w:rsidR="00F9643E" w:rsidRPr="00FC4611">
              <w:t xml:space="preserve"> / </w:t>
            </w:r>
            <w:proofErr w:type="spellStart"/>
            <w:r w:rsidR="00F9643E" w:rsidRPr="00FC4611">
              <w:t>Compatibilité</w:t>
            </w:r>
            <w:proofErr w:type="spellEnd"/>
            <w:r w:rsidR="00F9643E" w:rsidRPr="00FC4611">
              <w:t xml:space="preserve"> </w:t>
            </w:r>
            <w:proofErr w:type="spellStart"/>
            <w:r w:rsidR="00F9643E" w:rsidRPr="00FC4611">
              <w:t>électromagnétique</w:t>
            </w:r>
            <w:proofErr w:type="spellEnd"/>
          </w:p>
        </w:tc>
      </w:tr>
      <w:tr w:rsidR="007C0897" w:rsidRPr="00FB7930" w14:paraId="7AFE5020" w14:textId="77777777" w:rsidTr="007A6F4F">
        <w:tc>
          <w:tcPr>
            <w:tcW w:w="1537" w:type="dxa"/>
          </w:tcPr>
          <w:p w14:paraId="4348627B" w14:textId="77777777" w:rsidR="007C0897" w:rsidRPr="00FC4611" w:rsidRDefault="007C0897" w:rsidP="007A6F4F">
            <w:pPr>
              <w:autoSpaceDE w:val="0"/>
              <w:autoSpaceDN w:val="0"/>
              <w:adjustRightInd w:val="0"/>
              <w:rPr>
                <w:b/>
                <w:bCs/>
              </w:rPr>
            </w:pPr>
            <w:r w:rsidRPr="00FC4611">
              <w:rPr>
                <w:b/>
                <w:bCs/>
              </w:rPr>
              <w:t>EMI</w:t>
            </w:r>
          </w:p>
        </w:tc>
        <w:tc>
          <w:tcPr>
            <w:tcW w:w="8173" w:type="dxa"/>
          </w:tcPr>
          <w:p w14:paraId="4AF6D962" w14:textId="5105F276" w:rsidR="007C0897" w:rsidRPr="00FC4611" w:rsidRDefault="007C0897" w:rsidP="007A6F4F">
            <w:pPr>
              <w:autoSpaceDE w:val="0"/>
              <w:autoSpaceDN w:val="0"/>
              <w:adjustRightInd w:val="0"/>
            </w:pPr>
            <w:proofErr w:type="spellStart"/>
            <w:r w:rsidRPr="00FC4611">
              <w:t>ElectroMagnetic</w:t>
            </w:r>
            <w:proofErr w:type="spellEnd"/>
            <w:r w:rsidRPr="00FC4611">
              <w:t xml:space="preserve"> Interferences</w:t>
            </w:r>
            <w:r w:rsidR="00F9643E" w:rsidRPr="00FC4611">
              <w:t xml:space="preserve"> / </w:t>
            </w:r>
            <w:proofErr w:type="spellStart"/>
            <w:r w:rsidR="00F9643E" w:rsidRPr="00FC4611">
              <w:t>Interférence</w:t>
            </w:r>
            <w:proofErr w:type="spellEnd"/>
            <w:r w:rsidR="00F9643E" w:rsidRPr="00FC4611">
              <w:t xml:space="preserve"> </w:t>
            </w:r>
            <w:proofErr w:type="spellStart"/>
            <w:r w:rsidR="00F9643E" w:rsidRPr="00FC4611">
              <w:t>électromagnétique</w:t>
            </w:r>
            <w:proofErr w:type="spellEnd"/>
          </w:p>
        </w:tc>
      </w:tr>
      <w:tr w:rsidR="007C0897" w:rsidRPr="00FB7930" w14:paraId="242364F4" w14:textId="77777777" w:rsidTr="007A6F4F">
        <w:tc>
          <w:tcPr>
            <w:tcW w:w="1537" w:type="dxa"/>
          </w:tcPr>
          <w:p w14:paraId="0954DF6D" w14:textId="77777777" w:rsidR="007C0897" w:rsidRPr="00FC4611" w:rsidRDefault="007C0897" w:rsidP="007A6F4F">
            <w:pPr>
              <w:autoSpaceDE w:val="0"/>
              <w:autoSpaceDN w:val="0"/>
              <w:adjustRightInd w:val="0"/>
              <w:rPr>
                <w:b/>
                <w:bCs/>
              </w:rPr>
            </w:pPr>
            <w:r w:rsidRPr="00FC4611">
              <w:rPr>
                <w:b/>
                <w:bCs/>
              </w:rPr>
              <w:t>ESD</w:t>
            </w:r>
          </w:p>
        </w:tc>
        <w:tc>
          <w:tcPr>
            <w:tcW w:w="8173" w:type="dxa"/>
          </w:tcPr>
          <w:p w14:paraId="180C1F8F" w14:textId="77777777" w:rsidR="007C0897" w:rsidRPr="00FC4611" w:rsidRDefault="007C0897" w:rsidP="007A6F4F">
            <w:pPr>
              <w:autoSpaceDE w:val="0"/>
              <w:autoSpaceDN w:val="0"/>
              <w:adjustRightInd w:val="0"/>
            </w:pPr>
            <w:proofErr w:type="spellStart"/>
            <w:r w:rsidRPr="00FC4611">
              <w:t>ElectroStatic</w:t>
            </w:r>
            <w:proofErr w:type="spellEnd"/>
            <w:r w:rsidRPr="00FC4611">
              <w:t xml:space="preserve"> Discharge</w:t>
            </w:r>
          </w:p>
        </w:tc>
      </w:tr>
      <w:tr w:rsidR="00610EA0" w:rsidRPr="00FB7930" w14:paraId="54499FF6" w14:textId="77777777" w:rsidTr="007A6F4F">
        <w:tc>
          <w:tcPr>
            <w:tcW w:w="1537" w:type="dxa"/>
          </w:tcPr>
          <w:p w14:paraId="07FF00C7" w14:textId="7BCA5B2D" w:rsidR="00610EA0" w:rsidRPr="00FC4611" w:rsidRDefault="00610EA0" w:rsidP="007A6F4F">
            <w:pPr>
              <w:autoSpaceDE w:val="0"/>
              <w:autoSpaceDN w:val="0"/>
              <w:adjustRightInd w:val="0"/>
              <w:rPr>
                <w:b/>
                <w:bCs/>
              </w:rPr>
            </w:pPr>
            <w:r w:rsidRPr="00FC4611">
              <w:rPr>
                <w:b/>
                <w:bCs/>
              </w:rPr>
              <w:t>MDE</w:t>
            </w:r>
          </w:p>
        </w:tc>
        <w:tc>
          <w:tcPr>
            <w:tcW w:w="8173" w:type="dxa"/>
          </w:tcPr>
          <w:p w14:paraId="5CCD8A90" w14:textId="5160ACD6" w:rsidR="00610EA0" w:rsidRPr="00FC4611" w:rsidRDefault="00610EA0" w:rsidP="007A6F4F">
            <w:pPr>
              <w:autoSpaceDE w:val="0"/>
              <w:autoSpaceDN w:val="0"/>
              <w:adjustRightInd w:val="0"/>
            </w:pPr>
            <w:r w:rsidRPr="00FC4611">
              <w:t xml:space="preserve">Module de distribution </w:t>
            </w:r>
            <w:proofErr w:type="spellStart"/>
            <w:r w:rsidRPr="00FC4611">
              <w:t>d’énergie</w:t>
            </w:r>
            <w:proofErr w:type="spellEnd"/>
          </w:p>
        </w:tc>
      </w:tr>
      <w:tr w:rsidR="007C0897" w:rsidRPr="00FB7930" w14:paraId="2A408B26" w14:textId="77777777" w:rsidTr="007A6F4F">
        <w:tc>
          <w:tcPr>
            <w:tcW w:w="1537" w:type="dxa"/>
          </w:tcPr>
          <w:p w14:paraId="7CE49A5C" w14:textId="77777777" w:rsidR="007C0897" w:rsidRPr="00FC4611" w:rsidRDefault="007C0897" w:rsidP="007A6F4F">
            <w:pPr>
              <w:autoSpaceDE w:val="0"/>
              <w:autoSpaceDN w:val="0"/>
              <w:adjustRightInd w:val="0"/>
              <w:rPr>
                <w:b/>
                <w:bCs/>
              </w:rPr>
            </w:pPr>
            <w:r w:rsidRPr="00FC4611">
              <w:rPr>
                <w:b/>
                <w:bCs/>
              </w:rPr>
              <w:t>MALT</w:t>
            </w:r>
          </w:p>
        </w:tc>
        <w:tc>
          <w:tcPr>
            <w:tcW w:w="8173" w:type="dxa"/>
          </w:tcPr>
          <w:p w14:paraId="6902C4B0" w14:textId="77777777" w:rsidR="007C0897" w:rsidRPr="00FC4611" w:rsidRDefault="007C0897" w:rsidP="007A6F4F">
            <w:pPr>
              <w:autoSpaceDE w:val="0"/>
              <w:autoSpaceDN w:val="0"/>
              <w:adjustRightInd w:val="0"/>
            </w:pPr>
            <w:proofErr w:type="spellStart"/>
            <w:r w:rsidRPr="00FC4611">
              <w:t>Mise</w:t>
            </w:r>
            <w:proofErr w:type="spellEnd"/>
            <w:r w:rsidRPr="00FC4611">
              <w:t xml:space="preserve"> à la </w:t>
            </w:r>
            <w:proofErr w:type="spellStart"/>
            <w:r w:rsidRPr="00FC4611">
              <w:t>terre</w:t>
            </w:r>
            <w:proofErr w:type="spellEnd"/>
          </w:p>
        </w:tc>
      </w:tr>
      <w:tr w:rsidR="007C0897" w:rsidRPr="00FB7930" w14:paraId="5B12A7F8" w14:textId="77777777" w:rsidTr="007A6F4F">
        <w:tc>
          <w:tcPr>
            <w:tcW w:w="1537" w:type="dxa"/>
          </w:tcPr>
          <w:p w14:paraId="09270A46" w14:textId="77777777" w:rsidR="007C0897" w:rsidRPr="00FC4611" w:rsidRDefault="007C0897" w:rsidP="007A6F4F">
            <w:pPr>
              <w:autoSpaceDE w:val="0"/>
              <w:autoSpaceDN w:val="0"/>
              <w:adjustRightInd w:val="0"/>
            </w:pPr>
            <w:r w:rsidRPr="00FC4611">
              <w:rPr>
                <w:b/>
                <w:bCs/>
              </w:rPr>
              <w:t>NCU</w:t>
            </w:r>
          </w:p>
        </w:tc>
        <w:tc>
          <w:tcPr>
            <w:tcW w:w="8173" w:type="dxa"/>
          </w:tcPr>
          <w:p w14:paraId="39C1CE43" w14:textId="77777777" w:rsidR="007C0897" w:rsidRPr="00FC4611" w:rsidRDefault="007C0897" w:rsidP="007A6F4F">
            <w:pPr>
              <w:autoSpaceDE w:val="0"/>
              <w:autoSpaceDN w:val="0"/>
              <w:adjustRightInd w:val="0"/>
            </w:pPr>
            <w:r w:rsidRPr="00FC4611">
              <w:t>Nacelle Charge Utile</w:t>
            </w:r>
          </w:p>
        </w:tc>
      </w:tr>
      <w:tr w:rsidR="007C0897" w:rsidRPr="00FB7930" w14:paraId="3978AD60" w14:textId="77777777" w:rsidTr="007A6F4F">
        <w:tc>
          <w:tcPr>
            <w:tcW w:w="1537" w:type="dxa"/>
          </w:tcPr>
          <w:p w14:paraId="75C2C7CE" w14:textId="77777777" w:rsidR="007C0897" w:rsidRPr="00FC4611" w:rsidRDefault="007C0897" w:rsidP="007A6F4F">
            <w:pPr>
              <w:autoSpaceDE w:val="0"/>
              <w:autoSpaceDN w:val="0"/>
              <w:adjustRightInd w:val="0"/>
              <w:rPr>
                <w:b/>
                <w:bCs/>
              </w:rPr>
            </w:pPr>
            <w:r w:rsidRPr="00FC4611">
              <w:rPr>
                <w:b/>
                <w:bCs/>
              </w:rPr>
              <w:t>NSO</w:t>
            </w:r>
          </w:p>
        </w:tc>
        <w:tc>
          <w:tcPr>
            <w:tcW w:w="8173" w:type="dxa"/>
          </w:tcPr>
          <w:p w14:paraId="4C782D8F" w14:textId="77777777" w:rsidR="007C0897" w:rsidRPr="00FC4611" w:rsidRDefault="007C0897" w:rsidP="007A6F4F">
            <w:pPr>
              <w:autoSpaceDE w:val="0"/>
              <w:autoSpaceDN w:val="0"/>
              <w:adjustRightInd w:val="0"/>
            </w:pPr>
            <w:r w:rsidRPr="00FC4611">
              <w:t xml:space="preserve">Nacelle de Servitude </w:t>
            </w:r>
            <w:proofErr w:type="spellStart"/>
            <w:r w:rsidRPr="00FC4611">
              <w:t>Opérationnelle</w:t>
            </w:r>
            <w:proofErr w:type="spellEnd"/>
          </w:p>
        </w:tc>
      </w:tr>
      <w:tr w:rsidR="007C0897" w:rsidRPr="00FB7930" w14:paraId="5BB8D19C" w14:textId="77777777" w:rsidTr="007A6F4F">
        <w:tc>
          <w:tcPr>
            <w:tcW w:w="1537" w:type="dxa"/>
          </w:tcPr>
          <w:p w14:paraId="65A02153" w14:textId="77777777" w:rsidR="007C0897" w:rsidRPr="00FC4611" w:rsidRDefault="007C0897" w:rsidP="007A6F4F">
            <w:pPr>
              <w:autoSpaceDE w:val="0"/>
              <w:autoSpaceDN w:val="0"/>
              <w:adjustRightInd w:val="0"/>
              <w:rPr>
                <w:b/>
                <w:bCs/>
              </w:rPr>
            </w:pPr>
            <w:r w:rsidRPr="00FC4611">
              <w:rPr>
                <w:b/>
                <w:bCs/>
              </w:rPr>
              <w:t>NMT</w:t>
            </w:r>
          </w:p>
        </w:tc>
        <w:tc>
          <w:tcPr>
            <w:tcW w:w="8173" w:type="dxa"/>
          </w:tcPr>
          <w:p w14:paraId="4B2B6B1B" w14:textId="77777777" w:rsidR="007C0897" w:rsidRPr="00FC4611" w:rsidRDefault="007C0897" w:rsidP="007A6F4F">
            <w:pPr>
              <w:autoSpaceDE w:val="0"/>
              <w:autoSpaceDN w:val="0"/>
              <w:adjustRightInd w:val="0"/>
            </w:pPr>
            <w:proofErr w:type="spellStart"/>
            <w:r w:rsidRPr="00FC4611">
              <w:t>Niveau</w:t>
            </w:r>
            <w:proofErr w:type="spellEnd"/>
            <w:r w:rsidRPr="00FC4611">
              <w:t xml:space="preserve"> de </w:t>
            </w:r>
            <w:proofErr w:type="spellStart"/>
            <w:r w:rsidRPr="00FC4611">
              <w:t>maturité</w:t>
            </w:r>
            <w:proofErr w:type="spellEnd"/>
            <w:r w:rsidRPr="00FC4611">
              <w:t xml:space="preserve"> </w:t>
            </w:r>
            <w:proofErr w:type="spellStart"/>
            <w:r w:rsidRPr="00FC4611">
              <w:t>technologique</w:t>
            </w:r>
            <w:proofErr w:type="spellEnd"/>
          </w:p>
        </w:tc>
      </w:tr>
      <w:tr w:rsidR="00D21E53" w:rsidRPr="00FB7930" w14:paraId="60C3A919" w14:textId="77777777" w:rsidTr="007A6F4F">
        <w:tc>
          <w:tcPr>
            <w:tcW w:w="1537" w:type="dxa"/>
          </w:tcPr>
          <w:p w14:paraId="0B43C46D" w14:textId="0B833B9E" w:rsidR="00D21E53" w:rsidRPr="00FC4611" w:rsidRDefault="00D21E53" w:rsidP="007A6F4F">
            <w:pPr>
              <w:autoSpaceDE w:val="0"/>
              <w:autoSpaceDN w:val="0"/>
              <w:adjustRightInd w:val="0"/>
              <w:rPr>
                <w:b/>
                <w:bCs/>
              </w:rPr>
            </w:pPr>
            <w:r w:rsidRPr="00FC4611">
              <w:rPr>
                <w:b/>
                <w:bCs/>
              </w:rPr>
              <w:t>OAC</w:t>
            </w:r>
          </w:p>
        </w:tc>
        <w:tc>
          <w:tcPr>
            <w:tcW w:w="8173" w:type="dxa"/>
          </w:tcPr>
          <w:p w14:paraId="41D34325" w14:textId="7F198902" w:rsidR="00D21E53" w:rsidRPr="00FC4611" w:rsidRDefault="00D21E53" w:rsidP="007A6F4F">
            <w:pPr>
              <w:autoSpaceDE w:val="0"/>
              <w:autoSpaceDN w:val="0"/>
              <w:adjustRightInd w:val="0"/>
            </w:pPr>
            <w:r w:rsidRPr="00FC4611">
              <w:t>Optical Atomic Clock</w:t>
            </w:r>
          </w:p>
        </w:tc>
      </w:tr>
      <w:tr w:rsidR="00013BC8" w:rsidRPr="00FB7930" w14:paraId="17FF8BFC" w14:textId="77777777" w:rsidTr="007A6F4F">
        <w:tc>
          <w:tcPr>
            <w:tcW w:w="1537" w:type="dxa"/>
          </w:tcPr>
          <w:p w14:paraId="32208334" w14:textId="5E102DB9" w:rsidR="00013BC8" w:rsidRPr="00FC4611" w:rsidRDefault="00013BC8" w:rsidP="007A6F4F">
            <w:pPr>
              <w:autoSpaceDE w:val="0"/>
              <w:autoSpaceDN w:val="0"/>
              <w:adjustRightInd w:val="0"/>
              <w:rPr>
                <w:b/>
                <w:bCs/>
              </w:rPr>
            </w:pPr>
            <w:r w:rsidRPr="00FC4611">
              <w:rPr>
                <w:b/>
                <w:bCs/>
              </w:rPr>
              <w:t>OBC</w:t>
            </w:r>
          </w:p>
        </w:tc>
        <w:tc>
          <w:tcPr>
            <w:tcW w:w="8173" w:type="dxa"/>
          </w:tcPr>
          <w:p w14:paraId="24562614" w14:textId="5151EAEB" w:rsidR="00013BC8" w:rsidRPr="00FC4611" w:rsidRDefault="00013BC8" w:rsidP="007A6F4F">
            <w:pPr>
              <w:autoSpaceDE w:val="0"/>
              <w:autoSpaceDN w:val="0"/>
              <w:adjustRightInd w:val="0"/>
            </w:pPr>
            <w:r w:rsidRPr="00FC4611">
              <w:t>On Board Computer</w:t>
            </w:r>
          </w:p>
        </w:tc>
      </w:tr>
      <w:tr w:rsidR="00B94614" w:rsidRPr="00FB7930" w14:paraId="5F9BDCBB" w14:textId="77777777" w:rsidTr="007A6F4F">
        <w:tc>
          <w:tcPr>
            <w:tcW w:w="1537" w:type="dxa"/>
          </w:tcPr>
          <w:p w14:paraId="371042B5" w14:textId="39ED9B96" w:rsidR="00B94614" w:rsidRPr="00FC4611" w:rsidRDefault="00B94614" w:rsidP="007A6F4F">
            <w:pPr>
              <w:autoSpaceDE w:val="0"/>
              <w:autoSpaceDN w:val="0"/>
              <w:adjustRightInd w:val="0"/>
              <w:rPr>
                <w:b/>
                <w:bCs/>
              </w:rPr>
            </w:pPr>
            <w:r w:rsidRPr="00FC4611">
              <w:rPr>
                <w:b/>
                <w:bCs/>
              </w:rPr>
              <w:t>PI</w:t>
            </w:r>
          </w:p>
        </w:tc>
        <w:tc>
          <w:tcPr>
            <w:tcW w:w="8173" w:type="dxa"/>
          </w:tcPr>
          <w:p w14:paraId="05DBE2E3" w14:textId="0493E53F" w:rsidR="00B94614" w:rsidRPr="00FC4611" w:rsidRDefault="00B94614" w:rsidP="007A6F4F">
            <w:pPr>
              <w:autoSpaceDE w:val="0"/>
              <w:autoSpaceDN w:val="0"/>
              <w:adjustRightInd w:val="0"/>
            </w:pPr>
            <w:r w:rsidRPr="00FC4611">
              <w:t>Principal Investigator (</w:t>
            </w:r>
            <w:proofErr w:type="spellStart"/>
            <w:r w:rsidRPr="00FC4611">
              <w:t>scientifique</w:t>
            </w:r>
            <w:proofErr w:type="spellEnd"/>
            <w:r w:rsidRPr="00FC4611">
              <w:t xml:space="preserve"> principal)</w:t>
            </w:r>
          </w:p>
        </w:tc>
      </w:tr>
      <w:tr w:rsidR="00C27F72" w:rsidRPr="00FB7930" w14:paraId="3EF57956" w14:textId="77777777" w:rsidTr="007A6F4F">
        <w:tc>
          <w:tcPr>
            <w:tcW w:w="1537" w:type="dxa"/>
          </w:tcPr>
          <w:p w14:paraId="5CDD1CEE" w14:textId="25A3340D" w:rsidR="00C27F72" w:rsidRPr="00FC4611" w:rsidRDefault="00C27F72" w:rsidP="007A6F4F">
            <w:pPr>
              <w:autoSpaceDE w:val="0"/>
              <w:autoSpaceDN w:val="0"/>
              <w:adjustRightInd w:val="0"/>
              <w:rPr>
                <w:b/>
                <w:bCs/>
              </w:rPr>
            </w:pPr>
            <w:r w:rsidRPr="00FC4611">
              <w:rPr>
                <w:b/>
                <w:bCs/>
              </w:rPr>
              <w:t>PLG</w:t>
            </w:r>
          </w:p>
        </w:tc>
        <w:tc>
          <w:tcPr>
            <w:tcW w:w="8173" w:type="dxa"/>
          </w:tcPr>
          <w:p w14:paraId="29ABCD73" w14:textId="2A9B1C33" w:rsidR="00C27F72" w:rsidRPr="00FC4611" w:rsidRDefault="00C27F72" w:rsidP="007A6F4F">
            <w:pPr>
              <w:autoSpaceDE w:val="0"/>
              <w:autoSpaceDN w:val="0"/>
              <w:adjustRightInd w:val="0"/>
            </w:pPr>
            <w:r w:rsidRPr="00FC4611">
              <w:t>Payload Gondola</w:t>
            </w:r>
          </w:p>
        </w:tc>
      </w:tr>
      <w:tr w:rsidR="005F7616" w:rsidRPr="00FB7930" w14:paraId="36BF04C3" w14:textId="77777777" w:rsidTr="007A6F4F">
        <w:tc>
          <w:tcPr>
            <w:tcW w:w="1537" w:type="dxa"/>
          </w:tcPr>
          <w:p w14:paraId="2202F762" w14:textId="3B4E7421" w:rsidR="005F7616" w:rsidRPr="00FC4611" w:rsidRDefault="005F7616" w:rsidP="007A6F4F">
            <w:pPr>
              <w:autoSpaceDE w:val="0"/>
              <w:autoSpaceDN w:val="0"/>
              <w:adjustRightInd w:val="0"/>
              <w:rPr>
                <w:b/>
                <w:bCs/>
              </w:rPr>
            </w:pPr>
            <w:r w:rsidRPr="00FC4611">
              <w:rPr>
                <w:b/>
                <w:bCs/>
              </w:rPr>
              <w:t>PMT</w:t>
            </w:r>
          </w:p>
        </w:tc>
        <w:tc>
          <w:tcPr>
            <w:tcW w:w="8173" w:type="dxa"/>
          </w:tcPr>
          <w:p w14:paraId="66D93B26" w14:textId="4FEDC9A6" w:rsidR="005F7616" w:rsidRPr="00FC4611" w:rsidRDefault="005F7616" w:rsidP="007A6F4F">
            <w:pPr>
              <w:autoSpaceDE w:val="0"/>
              <w:autoSpaceDN w:val="0"/>
              <w:adjustRightInd w:val="0"/>
            </w:pPr>
            <w:r w:rsidRPr="00FC4611">
              <w:t>Photomultiplier</w:t>
            </w:r>
            <w:r w:rsidR="00E04C3C" w:rsidRPr="00FC4611">
              <w:t xml:space="preserve"> T</w:t>
            </w:r>
            <w:r w:rsidRPr="00FC4611">
              <w:t>ube</w:t>
            </w:r>
          </w:p>
        </w:tc>
      </w:tr>
      <w:tr w:rsidR="000074D0" w:rsidRPr="00FB7930" w14:paraId="11CEF5ED" w14:textId="77777777" w:rsidTr="007A6F4F">
        <w:tc>
          <w:tcPr>
            <w:tcW w:w="1537" w:type="dxa"/>
          </w:tcPr>
          <w:p w14:paraId="5C4E2F9A" w14:textId="7DEF9A3F" w:rsidR="000074D0" w:rsidRPr="00FC4611" w:rsidRDefault="000074D0" w:rsidP="000074D0">
            <w:pPr>
              <w:autoSpaceDE w:val="0"/>
              <w:autoSpaceDN w:val="0"/>
              <w:adjustRightInd w:val="0"/>
              <w:rPr>
                <w:b/>
                <w:bCs/>
              </w:rPr>
            </w:pPr>
            <w:r w:rsidRPr="00FC4611">
              <w:rPr>
                <w:b/>
                <w:bCs/>
              </w:rPr>
              <w:t>RFI</w:t>
            </w:r>
          </w:p>
        </w:tc>
        <w:tc>
          <w:tcPr>
            <w:tcW w:w="8173" w:type="dxa"/>
          </w:tcPr>
          <w:p w14:paraId="3E85104B" w14:textId="706816C6" w:rsidR="000074D0" w:rsidRPr="00FC4611" w:rsidRDefault="000074D0" w:rsidP="000074D0">
            <w:pPr>
              <w:autoSpaceDE w:val="0"/>
              <w:autoSpaceDN w:val="0"/>
              <w:adjustRightInd w:val="0"/>
            </w:pPr>
            <w:r w:rsidRPr="00FC4611">
              <w:t>Radio Frequency Interferences</w:t>
            </w:r>
          </w:p>
        </w:tc>
      </w:tr>
      <w:tr w:rsidR="00A412ED" w:rsidRPr="00FB7930" w14:paraId="41990A08" w14:textId="77777777" w:rsidTr="007A6F4F">
        <w:tc>
          <w:tcPr>
            <w:tcW w:w="1537" w:type="dxa"/>
          </w:tcPr>
          <w:p w14:paraId="1D20BBC3" w14:textId="7BC153A2" w:rsidR="00A412ED" w:rsidRPr="00FC4611" w:rsidRDefault="00A412ED" w:rsidP="000074D0">
            <w:pPr>
              <w:autoSpaceDE w:val="0"/>
              <w:autoSpaceDN w:val="0"/>
              <w:adjustRightInd w:val="0"/>
              <w:rPr>
                <w:b/>
                <w:bCs/>
              </w:rPr>
            </w:pPr>
            <w:r w:rsidRPr="00FC4611">
              <w:rPr>
                <w:b/>
                <w:bCs/>
              </w:rPr>
              <w:t>SORCE</w:t>
            </w:r>
          </w:p>
        </w:tc>
        <w:tc>
          <w:tcPr>
            <w:tcW w:w="8173" w:type="dxa"/>
          </w:tcPr>
          <w:p w14:paraId="0BCFE536" w14:textId="657355D9" w:rsidR="00A412ED" w:rsidRPr="00FC4611" w:rsidRDefault="00A412ED" w:rsidP="000074D0">
            <w:pPr>
              <w:autoSpaceDE w:val="0"/>
              <w:autoSpaceDN w:val="0"/>
              <w:adjustRightInd w:val="0"/>
            </w:pPr>
            <w:r w:rsidRPr="00FC4611">
              <w:t>Stratospheric Optical Rubidium Clock Experiment</w:t>
            </w:r>
          </w:p>
        </w:tc>
      </w:tr>
      <w:tr w:rsidR="000074D0" w:rsidRPr="0008736C" w14:paraId="2EC7BF0F" w14:textId="77777777" w:rsidTr="007A6F4F">
        <w:tc>
          <w:tcPr>
            <w:tcW w:w="1537" w:type="dxa"/>
          </w:tcPr>
          <w:p w14:paraId="0EEE21A5" w14:textId="61668D2A" w:rsidR="000074D0" w:rsidRPr="00FC4611" w:rsidRDefault="000074D0" w:rsidP="000074D0">
            <w:pPr>
              <w:autoSpaceDE w:val="0"/>
              <w:autoSpaceDN w:val="0"/>
              <w:adjustRightInd w:val="0"/>
              <w:rPr>
                <w:b/>
                <w:bCs/>
              </w:rPr>
            </w:pPr>
            <w:r w:rsidRPr="00FC4611">
              <w:rPr>
                <w:b/>
                <w:bCs/>
              </w:rPr>
              <w:t>S&amp;AM</w:t>
            </w:r>
          </w:p>
        </w:tc>
        <w:tc>
          <w:tcPr>
            <w:tcW w:w="8173" w:type="dxa"/>
          </w:tcPr>
          <w:p w14:paraId="608D7B80" w14:textId="21D4D67B" w:rsidR="000074D0" w:rsidRPr="00866BF1" w:rsidRDefault="000074D0" w:rsidP="000074D0">
            <w:pPr>
              <w:autoSpaceDE w:val="0"/>
              <w:autoSpaceDN w:val="0"/>
              <w:adjustRightInd w:val="0"/>
              <w:rPr>
                <w:lang w:val="fr-CA"/>
              </w:rPr>
            </w:pPr>
            <w:r w:rsidRPr="00866BF1">
              <w:rPr>
                <w:lang w:val="fr-CA"/>
              </w:rPr>
              <w:t>Sécurité et Assurance de Mission</w:t>
            </w:r>
          </w:p>
        </w:tc>
      </w:tr>
      <w:tr w:rsidR="000074D0" w:rsidRPr="00FB7930" w14:paraId="4C7E9768" w14:textId="77777777" w:rsidTr="007A6F4F">
        <w:tc>
          <w:tcPr>
            <w:tcW w:w="1537" w:type="dxa"/>
          </w:tcPr>
          <w:p w14:paraId="3FC3D649" w14:textId="7F0C0923" w:rsidR="000074D0" w:rsidRPr="00FC4611" w:rsidRDefault="000074D0" w:rsidP="000074D0">
            <w:pPr>
              <w:autoSpaceDE w:val="0"/>
              <w:autoSpaceDN w:val="0"/>
              <w:adjustRightInd w:val="0"/>
              <w:rPr>
                <w:b/>
                <w:bCs/>
              </w:rPr>
            </w:pPr>
            <w:r w:rsidRPr="00FC4611">
              <w:rPr>
                <w:b/>
                <w:bCs/>
              </w:rPr>
              <w:t>S&amp;MA</w:t>
            </w:r>
          </w:p>
        </w:tc>
        <w:tc>
          <w:tcPr>
            <w:tcW w:w="8173" w:type="dxa"/>
          </w:tcPr>
          <w:p w14:paraId="570095C5" w14:textId="32DE328E" w:rsidR="000074D0" w:rsidRPr="00FC4611" w:rsidRDefault="000074D0" w:rsidP="000074D0">
            <w:pPr>
              <w:autoSpaceDE w:val="0"/>
              <w:autoSpaceDN w:val="0"/>
              <w:adjustRightInd w:val="0"/>
            </w:pPr>
            <w:r w:rsidRPr="00FC4611">
              <w:t>Security and Mission Assurance</w:t>
            </w:r>
          </w:p>
        </w:tc>
      </w:tr>
      <w:tr w:rsidR="00BF6A33" w:rsidRPr="00FB7930" w14:paraId="23F03082" w14:textId="77777777" w:rsidTr="007A6F4F">
        <w:tc>
          <w:tcPr>
            <w:tcW w:w="1537" w:type="dxa"/>
          </w:tcPr>
          <w:p w14:paraId="464FFBBE" w14:textId="1020544E" w:rsidR="00BF6A33" w:rsidRPr="00FC4611" w:rsidRDefault="00BF6A33" w:rsidP="000074D0">
            <w:pPr>
              <w:autoSpaceDE w:val="0"/>
              <w:autoSpaceDN w:val="0"/>
              <w:adjustRightInd w:val="0"/>
              <w:rPr>
                <w:b/>
                <w:bCs/>
              </w:rPr>
            </w:pPr>
            <w:r w:rsidRPr="00FC4611">
              <w:rPr>
                <w:b/>
                <w:bCs/>
              </w:rPr>
              <w:t>TEC</w:t>
            </w:r>
          </w:p>
        </w:tc>
        <w:tc>
          <w:tcPr>
            <w:tcW w:w="8173" w:type="dxa"/>
          </w:tcPr>
          <w:p w14:paraId="0579925A" w14:textId="02A68CAD" w:rsidR="00BF6A33" w:rsidRPr="00FC4611" w:rsidRDefault="00BF6A33" w:rsidP="000074D0">
            <w:pPr>
              <w:autoSpaceDE w:val="0"/>
              <w:autoSpaceDN w:val="0"/>
              <w:adjustRightInd w:val="0"/>
            </w:pPr>
            <w:r w:rsidRPr="00FC4611">
              <w:t>Thermoelectric Cooler</w:t>
            </w:r>
          </w:p>
        </w:tc>
      </w:tr>
      <w:tr w:rsidR="00C27F72" w:rsidRPr="00FB7930" w14:paraId="3F26D869" w14:textId="77777777" w:rsidTr="007A6F4F">
        <w:tc>
          <w:tcPr>
            <w:tcW w:w="1537" w:type="dxa"/>
          </w:tcPr>
          <w:p w14:paraId="78475CE4" w14:textId="1723517D" w:rsidR="00C27F72" w:rsidRPr="00FC4611" w:rsidRDefault="00C27F72" w:rsidP="000074D0">
            <w:pPr>
              <w:autoSpaceDE w:val="0"/>
              <w:autoSpaceDN w:val="0"/>
              <w:adjustRightInd w:val="0"/>
              <w:rPr>
                <w:b/>
                <w:bCs/>
              </w:rPr>
            </w:pPr>
            <w:r w:rsidRPr="00FC4611">
              <w:rPr>
                <w:b/>
                <w:bCs/>
              </w:rPr>
              <w:t>ZPB</w:t>
            </w:r>
          </w:p>
        </w:tc>
        <w:tc>
          <w:tcPr>
            <w:tcW w:w="8173" w:type="dxa"/>
          </w:tcPr>
          <w:p w14:paraId="64C39B39" w14:textId="1E4A21AE" w:rsidR="00C27F72" w:rsidRPr="00FC4611" w:rsidRDefault="00C27F72" w:rsidP="000074D0">
            <w:pPr>
              <w:autoSpaceDE w:val="0"/>
              <w:autoSpaceDN w:val="0"/>
              <w:adjustRightInd w:val="0"/>
            </w:pPr>
            <w:r w:rsidRPr="00FC4611">
              <w:t>Zero-Pressure Balloons</w:t>
            </w:r>
          </w:p>
        </w:tc>
      </w:tr>
    </w:tbl>
    <w:p w14:paraId="4BBD2F0F" w14:textId="77777777" w:rsidR="007C0897" w:rsidRPr="00FB7930" w:rsidRDefault="007C0897" w:rsidP="007C0897">
      <w:pPr>
        <w:autoSpaceDE w:val="0"/>
        <w:autoSpaceDN w:val="0"/>
        <w:adjustRightInd w:val="0"/>
        <w:sectPr w:rsidR="007C0897" w:rsidRPr="00FB7930" w:rsidSect="007A6F4F">
          <w:footerReference w:type="default" r:id="rId13"/>
          <w:footnotePr>
            <w:numRestart w:val="eachPage"/>
          </w:footnotePr>
          <w:pgSz w:w="12240" w:h="15840" w:code="1"/>
          <w:pgMar w:top="1440" w:right="1440" w:bottom="1440" w:left="1440" w:header="720" w:footer="720" w:gutter="0"/>
          <w:cols w:space="720"/>
          <w:docGrid w:linePitch="326"/>
        </w:sectPr>
      </w:pPr>
    </w:p>
    <w:p w14:paraId="33C32180" w14:textId="1142BD53" w:rsidR="00696BF3" w:rsidRPr="00FB7930" w:rsidRDefault="00696BF3" w:rsidP="00696BF3">
      <w:pPr>
        <w:pStyle w:val="Heading1"/>
      </w:pPr>
      <w:bookmarkStart w:id="23" w:name="_Toc14176361"/>
      <w:r w:rsidRPr="00FB7930">
        <w:lastRenderedPageBreak/>
        <w:t>Technical Description</w:t>
      </w:r>
      <w:bookmarkEnd w:id="23"/>
      <w:r w:rsidRPr="00FB7930">
        <w:t xml:space="preserve"> </w:t>
      </w:r>
    </w:p>
    <w:p w14:paraId="4865DB04" w14:textId="0A3B7248" w:rsidR="00C23266" w:rsidRPr="00FB7930" w:rsidRDefault="00C23266" w:rsidP="00C23266">
      <w:pPr>
        <w:pStyle w:val="BodyText"/>
      </w:pPr>
    </w:p>
    <w:p w14:paraId="62A6C854" w14:textId="6CA0BC65" w:rsidR="00C23266" w:rsidRPr="00FB7930" w:rsidRDefault="00A22F56" w:rsidP="00C23266">
      <w:pPr>
        <w:pStyle w:val="Heading2"/>
      </w:pPr>
      <w:bookmarkStart w:id="24" w:name="_Toc14176362"/>
      <w:r w:rsidRPr="00FB7930">
        <w:rPr>
          <w:rStyle w:val="tlid-translation"/>
        </w:rPr>
        <w:t>M</w:t>
      </w:r>
      <w:r w:rsidR="00C8642A" w:rsidRPr="00FB7930">
        <w:rPr>
          <w:rStyle w:val="tlid-translation"/>
        </w:rPr>
        <w:t>ission</w:t>
      </w:r>
      <w:r w:rsidRPr="00FB7930">
        <w:rPr>
          <w:rStyle w:val="tlid-translation"/>
        </w:rPr>
        <w:t xml:space="preserve"> </w:t>
      </w:r>
      <w:r w:rsidR="00B456EF" w:rsidRPr="00FB7930">
        <w:rPr>
          <w:rStyle w:val="tlid-translation"/>
        </w:rPr>
        <w:t>O</w:t>
      </w:r>
      <w:r w:rsidR="00C8642A" w:rsidRPr="00FB7930">
        <w:rPr>
          <w:rStyle w:val="tlid-translation"/>
        </w:rPr>
        <w:t>bjectives</w:t>
      </w:r>
      <w:bookmarkEnd w:id="24"/>
    </w:p>
    <w:p w14:paraId="0599F427" w14:textId="25D9AB57" w:rsidR="00E559BC" w:rsidRPr="00FB7930" w:rsidRDefault="00626DF8" w:rsidP="00C23266">
      <w:pPr>
        <w:pStyle w:val="BodyText"/>
      </w:pPr>
      <w:r>
        <w:rPr>
          <w:rStyle w:val="tlid-translation"/>
        </w:rPr>
        <w:t xml:space="preserve">The </w:t>
      </w:r>
      <w:r w:rsidR="00987D9C" w:rsidRPr="00987D9C">
        <w:rPr>
          <w:rStyle w:val="tlid-translation"/>
        </w:rPr>
        <w:t>Microbial Aerosols Sampling</w:t>
      </w:r>
      <w:r w:rsidR="00E559BC" w:rsidRPr="00FB7930">
        <w:rPr>
          <w:rStyle w:val="tlid-translation"/>
        </w:rPr>
        <w:t xml:space="preserve"> instrument is a</w:t>
      </w:r>
    </w:p>
    <w:p w14:paraId="3604CDBD" w14:textId="4CFDB752" w:rsidR="00C23266" w:rsidRPr="00FB7930" w:rsidRDefault="00C23266" w:rsidP="00C23266">
      <w:pPr>
        <w:pStyle w:val="BodyText"/>
      </w:pPr>
      <w:r w:rsidRPr="00FB7930">
        <w:t>Payload:</w:t>
      </w:r>
      <w:r w:rsidR="00B07C76">
        <w:tab/>
      </w:r>
      <w:r w:rsidR="00B07C76">
        <w:tab/>
      </w:r>
      <w:r w:rsidRPr="00FB7930">
        <w:tab/>
      </w:r>
      <w:r w:rsidRPr="00FB7930">
        <w:tab/>
      </w:r>
      <w:r w:rsidRPr="00FB7930">
        <w:tab/>
      </w:r>
      <w:r w:rsidR="00B07C76">
        <w:tab/>
      </w:r>
      <w:r w:rsidR="00B07C76">
        <w:tab/>
      </w:r>
      <w:r w:rsidR="009F2CCD" w:rsidRPr="00FB7930">
        <w:t xml:space="preserve"> </w:t>
      </w:r>
      <w:r w:rsidRPr="00FB7930">
        <w:t>Yes</w:t>
      </w:r>
      <w:r w:rsidR="009F2CCD" w:rsidRPr="00FB7930">
        <w:t xml:space="preserve"> </w:t>
      </w:r>
      <w:r w:rsidR="00B07C76">
        <w:t xml:space="preserve"> </w:t>
      </w:r>
      <w:r w:rsidR="00DE1BE8">
        <w:rPr>
          <w:rFonts w:ascii="Apple Color Emoji" w:hAnsi="Apple Color Emoji" w:cs="Apple Color Emoji"/>
        </w:rPr>
        <w:t>X</w:t>
      </w:r>
      <w:r w:rsidR="00DE1BE8" w:rsidRPr="00FB7930">
        <w:rPr>
          <w:sz w:val="32"/>
        </w:rPr>
        <w:t xml:space="preserve">       </w:t>
      </w:r>
      <w:r w:rsidRPr="00FB7930">
        <w:t xml:space="preserve">No </w:t>
      </w:r>
      <w:r w:rsidR="00B07C76">
        <w:t xml:space="preserve"> </w:t>
      </w:r>
      <w:r w:rsidRPr="00FB7930">
        <w:rPr>
          <w:sz w:val="32"/>
        </w:rPr>
        <w:t>□</w:t>
      </w:r>
    </w:p>
    <w:p w14:paraId="0AB2E0DD" w14:textId="546B43A0" w:rsidR="00C23266" w:rsidRPr="00FB7930" w:rsidRDefault="000A77DC" w:rsidP="00C23266">
      <w:pPr>
        <w:pStyle w:val="BodyText"/>
      </w:pPr>
      <w:r w:rsidRPr="00FB7930">
        <w:t>Payload G</w:t>
      </w:r>
      <w:r w:rsidR="00FB7930">
        <w:t>o</w:t>
      </w:r>
      <w:r w:rsidR="00C23266" w:rsidRPr="00FB7930">
        <w:t>ndola:</w:t>
      </w:r>
      <w:r w:rsidR="00B07C76">
        <w:tab/>
      </w:r>
      <w:r w:rsidR="00B07C76">
        <w:tab/>
      </w:r>
      <w:r w:rsidR="00B07C76">
        <w:tab/>
      </w:r>
      <w:r w:rsidR="00C23266" w:rsidRPr="00FB7930">
        <w:t xml:space="preserve"> </w:t>
      </w:r>
      <w:r w:rsidR="00B07C76">
        <w:tab/>
      </w:r>
      <w:r w:rsidR="00C23266" w:rsidRPr="00FB7930">
        <w:tab/>
        <w:t xml:space="preserve"> </w:t>
      </w:r>
      <w:r w:rsidR="00B07C76">
        <w:tab/>
        <w:t xml:space="preserve"> </w:t>
      </w:r>
      <w:r w:rsidR="00C23266" w:rsidRPr="00FB7930">
        <w:t xml:space="preserve">Yes  </w:t>
      </w:r>
      <w:r w:rsidR="00C23266" w:rsidRPr="00FB7930">
        <w:rPr>
          <w:sz w:val="32"/>
        </w:rPr>
        <w:t xml:space="preserve">□     </w:t>
      </w:r>
      <w:r w:rsidR="009F2CCD" w:rsidRPr="00FB7930">
        <w:rPr>
          <w:sz w:val="32"/>
        </w:rPr>
        <w:t xml:space="preserve"> </w:t>
      </w:r>
      <w:r w:rsidR="00C23266" w:rsidRPr="00FB7930">
        <w:rPr>
          <w:sz w:val="32"/>
        </w:rPr>
        <w:t xml:space="preserve"> </w:t>
      </w:r>
      <w:r w:rsidR="00C23266" w:rsidRPr="00FB7930">
        <w:t xml:space="preserve">No </w:t>
      </w:r>
      <w:r w:rsidR="00B07C76">
        <w:t xml:space="preserve"> </w:t>
      </w:r>
      <w:r w:rsidR="00DE1BE8">
        <w:rPr>
          <w:rFonts w:ascii="Apple Color Emoji" w:hAnsi="Apple Color Emoji" w:cs="Apple Color Emoji"/>
        </w:rPr>
        <w:t>X</w:t>
      </w:r>
    </w:p>
    <w:p w14:paraId="62FFC437" w14:textId="3EF93D30" w:rsidR="00C23266" w:rsidRPr="00FB7930" w:rsidRDefault="00C23266" w:rsidP="00C23266">
      <w:pPr>
        <w:pStyle w:val="BodyText"/>
      </w:pPr>
    </w:p>
    <w:p w14:paraId="7AAD2510" w14:textId="71B4BA55" w:rsidR="000A2202" w:rsidRPr="00FB7930" w:rsidRDefault="000A2202" w:rsidP="000A2202">
      <w:pPr>
        <w:pStyle w:val="Heading3"/>
        <w:rPr>
          <w:lang w:val="en-US"/>
        </w:rPr>
      </w:pPr>
      <w:bookmarkStart w:id="25" w:name="_Toc14176363"/>
      <w:r w:rsidRPr="00FB7930">
        <w:rPr>
          <w:lang w:val="en-US"/>
        </w:rPr>
        <w:t>Description</w:t>
      </w:r>
      <w:bookmarkEnd w:id="25"/>
    </w:p>
    <w:p w14:paraId="574086F3" w14:textId="142C27F2" w:rsidR="00987D9C" w:rsidRDefault="00987D9C" w:rsidP="00987D9C">
      <w:pPr>
        <w:pStyle w:val="BodyText"/>
        <w:ind w:firstLine="720"/>
      </w:pPr>
      <w:r>
        <w:t xml:space="preserve">The goal of the Centre for Planetary Science and Exploration’s (CPSX) High-Altitude Balloon (HAB) initiative is to sample </w:t>
      </w:r>
      <w:proofErr w:type="spellStart"/>
      <w:r>
        <w:t>bioaerosols</w:t>
      </w:r>
      <w:proofErr w:type="spellEnd"/>
      <w:r>
        <w:t xml:space="preserve"> along a vertical transect through the atmosphere. </w:t>
      </w:r>
      <w:proofErr w:type="spellStart"/>
      <w:r>
        <w:t>Bioaerosols</w:t>
      </w:r>
      <w:proofErr w:type="spellEnd"/>
      <w:r>
        <w:t xml:space="preserve"> in the upper atmosphere are poorly studied and comprise a significant gap in the scientific literature. The present study assesses whether the inaccessibility of the upper troposphere and atmosphere can be circumvented using a stratospheric balloon platform. This research will provide additional resources for studying the distribution and character of </w:t>
      </w:r>
      <w:proofErr w:type="spellStart"/>
      <w:r>
        <w:t>bioaerosols</w:t>
      </w:r>
      <w:proofErr w:type="spellEnd"/>
      <w:r>
        <w:t xml:space="preserve"> vertically through the atmosphere and would comprise the first study detailing the utility of stratospheric balloons as a platform with which to study them.</w:t>
      </w:r>
    </w:p>
    <w:p w14:paraId="7D052A1B" w14:textId="77777777" w:rsidR="00987D9C" w:rsidRDefault="00987D9C" w:rsidP="00987D9C">
      <w:pPr>
        <w:pStyle w:val="BodyText"/>
        <w:ind w:firstLine="720"/>
      </w:pPr>
    </w:p>
    <w:p w14:paraId="6185F1E4" w14:textId="18294110" w:rsidR="00987D9C" w:rsidRDefault="00987D9C" w:rsidP="00987D9C">
      <w:pPr>
        <w:pStyle w:val="BodyText"/>
        <w:ind w:firstLine="720"/>
      </w:pPr>
      <w:r>
        <w:t>This document includes detailed descriptions of the sample chamber design, the experimental design and associated procedures, a listing of all equipment necessary for payload construction, the thermal plan for managing temperature within the payload, a requirements matrix, and a description of the testing procedures. In addition, we include updated timelines and task allocations for each team member, as well as an updated budget.</w:t>
      </w:r>
    </w:p>
    <w:p w14:paraId="01B1BE9C" w14:textId="77777777" w:rsidR="00987D9C" w:rsidRDefault="00987D9C" w:rsidP="00987D9C">
      <w:pPr>
        <w:pStyle w:val="BodyText"/>
        <w:ind w:firstLine="720"/>
      </w:pPr>
    </w:p>
    <w:p w14:paraId="22EBB64B" w14:textId="3A0E1F5D" w:rsidR="00D97CB7" w:rsidRDefault="00987D9C" w:rsidP="00987D9C">
      <w:pPr>
        <w:pStyle w:val="BodyText"/>
        <w:ind w:firstLine="720"/>
      </w:pPr>
      <w:r>
        <w:t xml:space="preserve">The sampling system will be modified from Bryan et al. (2014) in order to better integrate with the </w:t>
      </w:r>
      <w:proofErr w:type="spellStart"/>
      <w:r>
        <w:t>Stratos</w:t>
      </w:r>
      <w:proofErr w:type="spellEnd"/>
      <w:r>
        <w:t xml:space="preserve"> gondola and to accommodate a higher sampling resolution. Each chamber designed to sample microbial aerosols will hold 20 </w:t>
      </w:r>
      <w:proofErr w:type="spellStart"/>
      <w:r>
        <w:t>Rotorods</w:t>
      </w:r>
      <w:proofErr w:type="spellEnd"/>
      <w:r>
        <w:t xml:space="preserve"> ® each with a surface designed to sample via impaction. Our suggested design involves an aluminum chamber with a drawer mechanism driven by a linear actuator and sealed by a piston seal </w:t>
      </w:r>
      <w:proofErr w:type="spellStart"/>
      <w:r>
        <w:t>o-ring</w:t>
      </w:r>
      <w:proofErr w:type="spellEnd"/>
      <w:r>
        <w:t xml:space="preserve"> and a face seal </w:t>
      </w:r>
      <w:proofErr w:type="spellStart"/>
      <w:r>
        <w:t>o-ring</w:t>
      </w:r>
      <w:proofErr w:type="spellEnd"/>
      <w:r>
        <w:t xml:space="preserve">. The main flight computer is an Arduino Mega 2560, with add-ons for data logging, </w:t>
      </w:r>
      <w:proofErr w:type="spellStart"/>
      <w:r>
        <w:t>ethernet</w:t>
      </w:r>
      <w:proofErr w:type="spellEnd"/>
      <w:r>
        <w:t xml:space="preserve"> port interface, and a GPS module. Cameras mounted inside the Pelican case provides visual confirmation of the opening and closing of the chambers. </w:t>
      </w:r>
      <w:proofErr w:type="spellStart"/>
      <w:r>
        <w:t>Cerafelt</w:t>
      </w:r>
      <w:proofErr w:type="spellEnd"/>
      <w:r>
        <w:t xml:space="preserve"> blankets will be used as insulation to mission critical components.</w:t>
      </w:r>
    </w:p>
    <w:p w14:paraId="4AD5F971" w14:textId="77777777" w:rsidR="00987D9C" w:rsidRDefault="00987D9C" w:rsidP="00987D9C">
      <w:pPr>
        <w:pStyle w:val="BodyText"/>
        <w:ind w:firstLine="720"/>
      </w:pPr>
    </w:p>
    <w:p w14:paraId="3A9CA2B0" w14:textId="77777777" w:rsidR="00987D9C" w:rsidRPr="00C90582" w:rsidRDefault="00987D9C" w:rsidP="00987D9C">
      <w:pPr>
        <w:ind w:firstLine="720"/>
      </w:pPr>
      <w:r w:rsidRPr="00C90582">
        <w:t xml:space="preserve">The project timeline can be broken down into five main phases: (1) logistics and design, (2) assembly and testing (3) dedicated testing (4) flight and sample collection (5) data analysis and interpretation. Each phase has its own internal timeline for completion. </w:t>
      </w:r>
      <w:r w:rsidRPr="00C90582">
        <w:rPr>
          <w:b/>
        </w:rPr>
        <w:t>Phase 1:</w:t>
      </w:r>
      <w:r w:rsidRPr="00C90582">
        <w:t xml:space="preserve"> January - March. </w:t>
      </w:r>
      <w:r w:rsidRPr="00C90582">
        <w:rPr>
          <w:b/>
        </w:rPr>
        <w:t>Phase 2:</w:t>
      </w:r>
      <w:r w:rsidRPr="00C90582">
        <w:t xml:space="preserve"> March - July. </w:t>
      </w:r>
      <w:r w:rsidRPr="00C90582">
        <w:rPr>
          <w:b/>
        </w:rPr>
        <w:t>Phase 3:</w:t>
      </w:r>
      <w:r w:rsidRPr="00C90582">
        <w:t xml:space="preserve"> June - August. </w:t>
      </w:r>
      <w:r w:rsidRPr="00C90582">
        <w:rPr>
          <w:b/>
        </w:rPr>
        <w:t>Phase 4:</w:t>
      </w:r>
      <w:r w:rsidRPr="00C90582">
        <w:t xml:space="preserve"> August Phase 5: September and onward.</w:t>
      </w:r>
    </w:p>
    <w:p w14:paraId="69F284A6" w14:textId="242B5E89" w:rsidR="00987D9C" w:rsidRDefault="00987D9C" w:rsidP="00987D9C">
      <w:pPr>
        <w:pStyle w:val="BodyText"/>
        <w:ind w:firstLine="720"/>
      </w:pPr>
      <w:r w:rsidRPr="00C90582">
        <w:t xml:space="preserve">Our team has a total projected cost of $6505.45 CAD with approximately 68% allotted for payload design, construction, and testing. In addition, 32% of the total projected costs is </w:t>
      </w:r>
      <w:proofErr w:type="spellStart"/>
      <w:r w:rsidRPr="00C90582">
        <w:t>alloted</w:t>
      </w:r>
      <w:proofErr w:type="spellEnd"/>
      <w:r w:rsidRPr="00C90582">
        <w:t xml:space="preserve"> for travel and flight day logistics. With a 15% margin we are above the guaranteed amount of funding available from CPSX ($5000). We are developing a sponsorship package to acquire additional funding from sources outside the CSA and Western.</w:t>
      </w:r>
    </w:p>
    <w:p w14:paraId="0B6C4C96" w14:textId="77777777" w:rsidR="00987D9C" w:rsidRPr="00C90582" w:rsidRDefault="00987D9C" w:rsidP="00987D9C">
      <w:pPr>
        <w:ind w:firstLine="720"/>
        <w:rPr>
          <w:b/>
          <w:bCs/>
        </w:rPr>
      </w:pPr>
      <w:r w:rsidRPr="234C9B78">
        <w:lastRenderedPageBreak/>
        <w:t>Through the Centre of Planetary Science and Exploration (CPSX), the team has multiple avenues for outreach including Space Day presentations, high school Seminars and the Summer Space Explorers Camp. The significance and merit of High Altitude Balloon projects will be discussed during these events in order to generate interest in space among youth groups.</w:t>
      </w:r>
    </w:p>
    <w:p w14:paraId="2ED67EB2" w14:textId="77777777" w:rsidR="00987D9C" w:rsidRDefault="00987D9C" w:rsidP="00987D9C">
      <w:pPr>
        <w:pStyle w:val="BodyText"/>
        <w:ind w:firstLine="720"/>
      </w:pPr>
    </w:p>
    <w:p w14:paraId="4E0485F5" w14:textId="2A8BCA1C" w:rsidR="00847DB2" w:rsidRPr="00FB7930" w:rsidRDefault="00847DB2" w:rsidP="00C23266">
      <w:pPr>
        <w:pStyle w:val="BodyText"/>
        <w:rPr>
          <w:i/>
        </w:rPr>
      </w:pPr>
    </w:p>
    <w:p w14:paraId="5FE8F72D" w14:textId="62823013" w:rsidR="00696BF3" w:rsidRPr="00FB7930" w:rsidRDefault="00696BF3" w:rsidP="00C8642A">
      <w:pPr>
        <w:pStyle w:val="Heading2"/>
      </w:pPr>
      <w:bookmarkStart w:id="26" w:name="_Toc14176364"/>
      <w:r w:rsidRPr="00FB7930">
        <w:t>Components Description and Function</w:t>
      </w:r>
      <w:bookmarkEnd w:id="26"/>
    </w:p>
    <w:p w14:paraId="02FCCD76" w14:textId="1C1CA7FA" w:rsidR="000D4804" w:rsidRDefault="00987D9C" w:rsidP="00FB7930">
      <w:pPr>
        <w:pStyle w:val="BodyText"/>
        <w:rPr>
          <w:color w:val="000000" w:themeColor="text1"/>
        </w:rPr>
      </w:pPr>
      <w:r w:rsidRPr="00987D9C">
        <w:rPr>
          <w:color w:val="000000" w:themeColor="text1"/>
        </w:rPr>
        <w:t>The payload will be occupied primarily by 5 sampling chambers, 4 linear actuators that will serve to open and close the chambers, and an Arduino MEGA 2560 serving as the flight computer. The figure below shows the planned payload layout as well as drawings of a single sample chamber. The dimensions of the sample chamber will be 55mm x 45mm.</w:t>
      </w:r>
    </w:p>
    <w:p w14:paraId="1264DF90" w14:textId="23FAE056" w:rsidR="00987D9C" w:rsidRDefault="00987D9C" w:rsidP="00FB7930">
      <w:pPr>
        <w:pStyle w:val="BodyText"/>
        <w:rPr>
          <w:color w:val="FF0000"/>
        </w:rPr>
      </w:pPr>
    </w:p>
    <w:tbl>
      <w:tblPr>
        <w:tblStyle w:val="TableGrid"/>
        <w:tblW w:w="0" w:type="auto"/>
        <w:tblInd w:w="1255" w:type="dxa"/>
        <w:tblLook w:val="04A0" w:firstRow="1" w:lastRow="0" w:firstColumn="1" w:lastColumn="0" w:noHBand="0" w:noVBand="1"/>
      </w:tblPr>
      <w:tblGrid>
        <w:gridCol w:w="6906"/>
      </w:tblGrid>
      <w:tr w:rsidR="00987D9C" w:rsidRPr="00C90582" w14:paraId="60AE93C6" w14:textId="77777777" w:rsidTr="005D5DB5">
        <w:tc>
          <w:tcPr>
            <w:tcW w:w="6750" w:type="dxa"/>
          </w:tcPr>
          <w:p w14:paraId="75287416" w14:textId="77777777" w:rsidR="00987D9C" w:rsidRPr="00C90582" w:rsidRDefault="00987D9C" w:rsidP="005D5DB5">
            <w:pPr>
              <w:pStyle w:val="BodyText"/>
              <w:jc w:val="center"/>
              <w:rPr>
                <w:lang w:val="en-CA"/>
              </w:rPr>
            </w:pPr>
          </w:p>
          <w:p w14:paraId="2BFA5D77" w14:textId="77777777" w:rsidR="00987D9C" w:rsidRPr="00C90582" w:rsidRDefault="00987D9C" w:rsidP="005D5DB5">
            <w:pPr>
              <w:pStyle w:val="BodyText"/>
              <w:rPr>
                <w:b/>
                <w:bCs/>
                <w:lang w:val="en-CA"/>
              </w:rPr>
            </w:pPr>
            <w:r w:rsidRPr="3E6547FA">
              <w:rPr>
                <w:b/>
                <w:bCs/>
                <w:lang w:val="en-CA"/>
              </w:rPr>
              <w:t>Payload Layout:</w:t>
            </w:r>
          </w:p>
          <w:p w14:paraId="3EE0603E" w14:textId="77777777" w:rsidR="00987D9C" w:rsidRDefault="00987D9C" w:rsidP="005D5DB5">
            <w:pPr>
              <w:pStyle w:val="BodyText"/>
            </w:pPr>
            <w:commentRangeStart w:id="27"/>
            <w:commentRangeStart w:id="28"/>
            <w:r>
              <w:rPr>
                <w:noProof/>
                <w:lang w:val="fr-CA" w:eastAsia="fr-CA"/>
              </w:rPr>
              <w:drawing>
                <wp:inline distT="0" distB="0" distL="0" distR="0" wp14:anchorId="2A8D396C" wp14:editId="06E0B0E4">
                  <wp:extent cx="4248150" cy="2752725"/>
                  <wp:effectExtent l="0" t="0" r="0" b="0"/>
                  <wp:docPr id="276297026" name="Picture 27629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8150" cy="2752725"/>
                          </a:xfrm>
                          <a:prstGeom prst="rect">
                            <a:avLst/>
                          </a:prstGeom>
                        </pic:spPr>
                      </pic:pic>
                    </a:graphicData>
                  </a:graphic>
                </wp:inline>
              </w:drawing>
            </w:r>
            <w:commentRangeEnd w:id="27"/>
            <w:commentRangeEnd w:id="28"/>
            <w:r w:rsidR="00AF6967">
              <w:rPr>
                <w:rStyle w:val="CommentReference"/>
                <w:lang w:val="en-CA"/>
              </w:rPr>
              <w:commentReference w:id="27"/>
            </w:r>
            <w:r>
              <w:rPr>
                <w:rStyle w:val="CommentReference"/>
                <w:lang w:val="en-CA"/>
              </w:rPr>
              <w:commentReference w:id="28"/>
            </w:r>
            <w:r w:rsidRPr="3E6547FA">
              <w:rPr>
                <w:b/>
                <w:bCs/>
              </w:rPr>
              <w:t>Sample Chamber:</w:t>
            </w:r>
          </w:p>
          <w:p w14:paraId="40D90556" w14:textId="77777777" w:rsidR="00987D9C" w:rsidRPr="000B7968" w:rsidRDefault="00987D9C" w:rsidP="005D5DB5">
            <w:pPr>
              <w:pStyle w:val="BodyText"/>
            </w:pPr>
            <w:r>
              <w:rPr>
                <w:noProof/>
                <w:lang w:val="fr-CA" w:eastAsia="fr-CA"/>
              </w:rPr>
              <w:drawing>
                <wp:inline distT="0" distB="0" distL="0" distR="0" wp14:anchorId="74EEC755" wp14:editId="0762040A">
                  <wp:extent cx="3962400" cy="1733550"/>
                  <wp:effectExtent l="0" t="0" r="0" b="0"/>
                  <wp:docPr id="1128641039" name="Picture 112864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62400" cy="1733550"/>
                          </a:xfrm>
                          <a:prstGeom prst="rect">
                            <a:avLst/>
                          </a:prstGeom>
                        </pic:spPr>
                      </pic:pic>
                    </a:graphicData>
                  </a:graphic>
                </wp:inline>
              </w:drawing>
            </w:r>
          </w:p>
        </w:tc>
      </w:tr>
    </w:tbl>
    <w:p w14:paraId="24680379" w14:textId="77777777" w:rsidR="00987D9C" w:rsidRPr="00C90582" w:rsidRDefault="00987D9C" w:rsidP="00987D9C">
      <w:pPr>
        <w:pStyle w:val="BodyText"/>
        <w:jc w:val="center"/>
      </w:pPr>
    </w:p>
    <w:p w14:paraId="455A0C0D" w14:textId="77777777" w:rsidR="00987D9C" w:rsidRPr="0021004A" w:rsidRDefault="00987D9C" w:rsidP="00987D9C">
      <w:pPr>
        <w:pStyle w:val="Caption"/>
        <w:rPr>
          <w:lang w:val="fr-CA"/>
        </w:rPr>
      </w:pPr>
      <w:bookmarkStart w:id="29" w:name="_Toc3379689"/>
      <w:r w:rsidRPr="0021004A">
        <w:rPr>
          <w:lang w:val="fr-CA"/>
        </w:rPr>
        <w:t xml:space="preserve">Figure </w:t>
      </w:r>
      <w:r w:rsidRPr="234C9B78">
        <w:fldChar w:fldCharType="begin"/>
      </w:r>
      <w:r w:rsidRPr="0021004A">
        <w:rPr>
          <w:lang w:val="fr-CA"/>
        </w:rPr>
        <w:instrText xml:space="preserve"> STYLEREF 1 \s </w:instrText>
      </w:r>
      <w:r w:rsidRPr="234C9B78">
        <w:rPr>
          <w:lang w:val="en-CA"/>
        </w:rPr>
        <w:fldChar w:fldCharType="separate"/>
      </w:r>
      <w:r>
        <w:rPr>
          <w:noProof/>
          <w:lang w:val="fr-CA"/>
        </w:rPr>
        <w:t>4</w:t>
      </w:r>
      <w:r w:rsidRPr="234C9B78">
        <w:fldChar w:fldCharType="end"/>
      </w:r>
      <w:r w:rsidRPr="0021004A">
        <w:rPr>
          <w:lang w:val="fr-CA"/>
        </w:rPr>
        <w:noBreakHyphen/>
      </w:r>
      <w:r w:rsidRPr="234C9B78">
        <w:fldChar w:fldCharType="begin"/>
      </w:r>
      <w:r w:rsidRPr="0021004A">
        <w:rPr>
          <w:lang w:val="fr-CA"/>
        </w:rPr>
        <w:instrText xml:space="preserve"> SEQ Figure \* ARABIC \s 1 </w:instrText>
      </w:r>
      <w:r w:rsidRPr="234C9B78">
        <w:rPr>
          <w:lang w:val="en-CA"/>
        </w:rPr>
        <w:fldChar w:fldCharType="separate"/>
      </w:r>
      <w:r>
        <w:rPr>
          <w:noProof/>
          <w:lang w:val="fr-CA"/>
        </w:rPr>
        <w:t>1</w:t>
      </w:r>
      <w:r w:rsidRPr="234C9B78">
        <w:fldChar w:fldCharType="end"/>
      </w:r>
      <w:r w:rsidRPr="0021004A">
        <w:rPr>
          <w:lang w:val="fr-CA"/>
        </w:rPr>
        <w:t xml:space="preserve"> : </w:t>
      </w:r>
      <w:proofErr w:type="spellStart"/>
      <w:r w:rsidRPr="0021004A">
        <w:rPr>
          <w:lang w:val="fr-CA"/>
        </w:rPr>
        <w:t>Payload</w:t>
      </w:r>
      <w:proofErr w:type="spellEnd"/>
      <w:r w:rsidRPr="0021004A">
        <w:rPr>
          <w:lang w:val="fr-CA"/>
        </w:rPr>
        <w:t xml:space="preserve"> or PLG Picture / image de la charge utile ou NCU</w:t>
      </w:r>
      <w:bookmarkEnd w:id="29"/>
    </w:p>
    <w:p w14:paraId="6A7CF943" w14:textId="7644F84C" w:rsidR="00987D9C" w:rsidRDefault="00987D9C" w:rsidP="00FB7930">
      <w:pPr>
        <w:pStyle w:val="BodyText"/>
        <w:rPr>
          <w:color w:val="FF0000"/>
          <w:lang w:val="fr-CA"/>
        </w:rPr>
      </w:pPr>
    </w:p>
    <w:p w14:paraId="4EF6828E" w14:textId="5F4DB23F" w:rsidR="00987D9C" w:rsidRDefault="00987D9C" w:rsidP="00FB7930">
      <w:pPr>
        <w:pStyle w:val="BodyText"/>
        <w:rPr>
          <w:color w:val="FF0000"/>
          <w:lang w:val="fr-CA"/>
        </w:rPr>
      </w:pPr>
    </w:p>
    <w:p w14:paraId="7BC5012D" w14:textId="77777777" w:rsidR="00987D9C" w:rsidRDefault="00987D9C" w:rsidP="00987D9C">
      <w:pPr>
        <w:pStyle w:val="Caption"/>
        <w:rPr>
          <w:lang w:val="fr-CA"/>
        </w:rPr>
      </w:pPr>
    </w:p>
    <w:p w14:paraId="25106F9D" w14:textId="7416B902" w:rsidR="00987D9C" w:rsidRPr="000B7968" w:rsidRDefault="00987D9C" w:rsidP="00987D9C">
      <w:pPr>
        <w:pStyle w:val="Caption"/>
        <w:rPr>
          <w:lang w:val="fr-CA" w:eastAsia="en-CA"/>
        </w:rPr>
      </w:pPr>
      <w:bookmarkStart w:id="30" w:name="_Ref14446643"/>
      <w:r w:rsidRPr="0021004A">
        <w:rPr>
          <w:lang w:val="fr-CA"/>
        </w:rPr>
        <w:t xml:space="preserve">Table </w:t>
      </w:r>
      <w:r w:rsidRPr="00C90582">
        <w:rPr>
          <w:lang w:val="en-CA"/>
        </w:rPr>
        <w:fldChar w:fldCharType="begin"/>
      </w:r>
      <w:r w:rsidRPr="0021004A">
        <w:rPr>
          <w:lang w:val="fr-CA"/>
        </w:rPr>
        <w:instrText xml:space="preserve"> STYLEREF 1 \s </w:instrText>
      </w:r>
      <w:r w:rsidRPr="00C90582">
        <w:rPr>
          <w:lang w:val="en-CA"/>
        </w:rPr>
        <w:fldChar w:fldCharType="separate"/>
      </w:r>
      <w:r>
        <w:rPr>
          <w:noProof/>
          <w:lang w:val="fr-CA"/>
        </w:rPr>
        <w:t>4</w:t>
      </w:r>
      <w:r w:rsidRPr="00C90582">
        <w:rPr>
          <w:lang w:val="en-CA"/>
        </w:rPr>
        <w:fldChar w:fldCharType="end"/>
      </w:r>
      <w:r w:rsidRPr="0021004A">
        <w:rPr>
          <w:lang w:val="fr-CA"/>
        </w:rPr>
        <w:noBreakHyphen/>
      </w:r>
      <w:r w:rsidRPr="00C90582">
        <w:rPr>
          <w:lang w:val="en-CA"/>
        </w:rPr>
        <w:fldChar w:fldCharType="begin"/>
      </w:r>
      <w:r w:rsidRPr="0021004A">
        <w:rPr>
          <w:lang w:val="fr-CA"/>
        </w:rPr>
        <w:instrText xml:space="preserve"> SEQ Table \* ARABIC \s 1 </w:instrText>
      </w:r>
      <w:r w:rsidRPr="00C90582">
        <w:rPr>
          <w:lang w:val="en-CA"/>
        </w:rPr>
        <w:fldChar w:fldCharType="separate"/>
      </w:r>
      <w:r>
        <w:rPr>
          <w:noProof/>
          <w:lang w:val="fr-CA"/>
        </w:rPr>
        <w:t>1</w:t>
      </w:r>
      <w:r w:rsidRPr="00C90582">
        <w:rPr>
          <w:lang w:val="en-CA"/>
        </w:rPr>
        <w:fldChar w:fldCharType="end"/>
      </w:r>
      <w:bookmarkEnd w:id="30"/>
      <w:r w:rsidRPr="0021004A">
        <w:rPr>
          <w:lang w:val="fr-CA"/>
        </w:rPr>
        <w:t> : Mass</w:t>
      </w:r>
      <w:r>
        <w:rPr>
          <w:lang w:val="fr-CA"/>
        </w:rPr>
        <w:t xml:space="preserve"> budget</w:t>
      </w:r>
      <w:r w:rsidR="00C00146">
        <w:rPr>
          <w:lang w:val="fr-CA"/>
        </w:rPr>
        <w:t xml:space="preserve"> (KG)</w:t>
      </w:r>
    </w:p>
    <w:tbl>
      <w:tblPr>
        <w:tblStyle w:val="TableGrid"/>
        <w:tblW w:w="0" w:type="auto"/>
        <w:jc w:val="center"/>
        <w:tblLook w:val="04A0" w:firstRow="1" w:lastRow="0" w:firstColumn="1" w:lastColumn="0" w:noHBand="0" w:noVBand="1"/>
      </w:tblPr>
      <w:tblGrid>
        <w:gridCol w:w="6056"/>
        <w:gridCol w:w="836"/>
      </w:tblGrid>
      <w:tr w:rsidR="00987D9C" w:rsidRPr="000B7968" w14:paraId="4D9A7004" w14:textId="77777777" w:rsidTr="005D5DB5">
        <w:trPr>
          <w:trHeight w:val="225"/>
          <w:jc w:val="center"/>
        </w:trPr>
        <w:tc>
          <w:tcPr>
            <w:tcW w:w="6056" w:type="dxa"/>
            <w:noWrap/>
            <w:hideMark/>
          </w:tcPr>
          <w:p w14:paraId="02969010" w14:textId="77777777" w:rsidR="00987D9C" w:rsidRPr="000B7968" w:rsidRDefault="00987D9C" w:rsidP="005D5DB5">
            <w:pPr>
              <w:rPr>
                <w:lang w:val="en-CA"/>
              </w:rPr>
            </w:pPr>
            <w:r w:rsidRPr="000B7968">
              <w:t>Instrument</w:t>
            </w:r>
          </w:p>
        </w:tc>
        <w:tc>
          <w:tcPr>
            <w:tcW w:w="836" w:type="dxa"/>
            <w:noWrap/>
            <w:hideMark/>
          </w:tcPr>
          <w:p w14:paraId="652167DD" w14:textId="77777777" w:rsidR="00987D9C" w:rsidRPr="000B7968" w:rsidRDefault="00987D9C" w:rsidP="005D5DB5">
            <w:pPr>
              <w:rPr>
                <w:b/>
                <w:bCs/>
              </w:rPr>
            </w:pPr>
            <w:r w:rsidRPr="000B7968">
              <w:rPr>
                <w:b/>
                <w:bCs/>
              </w:rPr>
              <w:t>2.9</w:t>
            </w:r>
          </w:p>
        </w:tc>
      </w:tr>
      <w:tr w:rsidR="00987D9C" w:rsidRPr="000B7968" w14:paraId="20B90A89" w14:textId="77777777" w:rsidTr="005D5DB5">
        <w:trPr>
          <w:trHeight w:val="225"/>
          <w:jc w:val="center"/>
        </w:trPr>
        <w:tc>
          <w:tcPr>
            <w:tcW w:w="6056" w:type="dxa"/>
            <w:noWrap/>
            <w:hideMark/>
          </w:tcPr>
          <w:p w14:paraId="38C8150E" w14:textId="77777777" w:rsidR="00987D9C" w:rsidRPr="000B7968" w:rsidRDefault="00987D9C" w:rsidP="005D5DB5">
            <w:r w:rsidRPr="000B7968">
              <w:t>Pelican case</w:t>
            </w:r>
          </w:p>
        </w:tc>
        <w:tc>
          <w:tcPr>
            <w:tcW w:w="836" w:type="dxa"/>
            <w:noWrap/>
            <w:hideMark/>
          </w:tcPr>
          <w:p w14:paraId="6EDC9E7D" w14:textId="77777777" w:rsidR="00987D9C" w:rsidRPr="000B7968" w:rsidRDefault="00987D9C" w:rsidP="005D5DB5">
            <w:pPr>
              <w:rPr>
                <w:b/>
                <w:bCs/>
              </w:rPr>
            </w:pPr>
            <w:r w:rsidRPr="000B7968">
              <w:rPr>
                <w:b/>
                <w:bCs/>
              </w:rPr>
              <w:t>4.0</w:t>
            </w:r>
          </w:p>
        </w:tc>
      </w:tr>
      <w:tr w:rsidR="00987D9C" w:rsidRPr="000B7968" w14:paraId="22EA7742" w14:textId="77777777" w:rsidTr="005D5DB5">
        <w:trPr>
          <w:trHeight w:val="225"/>
          <w:jc w:val="center"/>
        </w:trPr>
        <w:tc>
          <w:tcPr>
            <w:tcW w:w="6056" w:type="dxa"/>
            <w:noWrap/>
            <w:hideMark/>
          </w:tcPr>
          <w:p w14:paraId="75D5FD9D" w14:textId="77777777" w:rsidR="00987D9C" w:rsidRPr="000B7968" w:rsidRDefault="00987D9C" w:rsidP="005D5DB5">
            <w:pPr>
              <w:rPr>
                <w:lang w:val="en-CA"/>
              </w:rPr>
            </w:pPr>
            <w:r>
              <w:rPr>
                <w:lang w:val="en-CA"/>
              </w:rPr>
              <w:t>Hardware</w:t>
            </w:r>
            <w:r w:rsidRPr="000B7968">
              <w:rPr>
                <w:lang w:val="en-CA"/>
              </w:rPr>
              <w:t xml:space="preserve"> (brackets x4 + straps x2)</w:t>
            </w:r>
          </w:p>
        </w:tc>
        <w:tc>
          <w:tcPr>
            <w:tcW w:w="836" w:type="dxa"/>
            <w:noWrap/>
            <w:hideMark/>
          </w:tcPr>
          <w:p w14:paraId="2D6F53B1" w14:textId="77777777" w:rsidR="00987D9C" w:rsidRPr="000B7968" w:rsidRDefault="00987D9C" w:rsidP="005D5DB5">
            <w:pPr>
              <w:rPr>
                <w:b/>
                <w:bCs/>
              </w:rPr>
            </w:pPr>
            <w:r w:rsidRPr="000B7968">
              <w:rPr>
                <w:b/>
                <w:bCs/>
              </w:rPr>
              <w:t>0.5</w:t>
            </w:r>
          </w:p>
        </w:tc>
      </w:tr>
      <w:tr w:rsidR="00987D9C" w:rsidRPr="000B7968" w14:paraId="15CF9452" w14:textId="77777777" w:rsidTr="005D5DB5">
        <w:trPr>
          <w:trHeight w:val="225"/>
          <w:jc w:val="center"/>
        </w:trPr>
        <w:tc>
          <w:tcPr>
            <w:tcW w:w="6056" w:type="dxa"/>
            <w:noWrap/>
            <w:hideMark/>
          </w:tcPr>
          <w:p w14:paraId="17EDDD2B" w14:textId="77777777" w:rsidR="00987D9C" w:rsidRPr="000B7968" w:rsidRDefault="00987D9C" w:rsidP="005D5DB5">
            <w:r w:rsidRPr="000B7968">
              <w:t>cables</w:t>
            </w:r>
          </w:p>
        </w:tc>
        <w:tc>
          <w:tcPr>
            <w:tcW w:w="836" w:type="dxa"/>
            <w:noWrap/>
            <w:hideMark/>
          </w:tcPr>
          <w:p w14:paraId="1B4A8B52" w14:textId="77777777" w:rsidR="00987D9C" w:rsidRPr="000B7968" w:rsidRDefault="00987D9C" w:rsidP="005D5DB5">
            <w:pPr>
              <w:rPr>
                <w:b/>
                <w:bCs/>
              </w:rPr>
            </w:pPr>
            <w:r w:rsidRPr="000B7968">
              <w:rPr>
                <w:b/>
                <w:bCs/>
              </w:rPr>
              <w:t>0.6</w:t>
            </w:r>
          </w:p>
        </w:tc>
      </w:tr>
      <w:tr w:rsidR="00987D9C" w:rsidRPr="000B7968" w14:paraId="1B0C5A05" w14:textId="77777777" w:rsidTr="005D5DB5">
        <w:trPr>
          <w:trHeight w:val="225"/>
          <w:jc w:val="center"/>
        </w:trPr>
        <w:tc>
          <w:tcPr>
            <w:tcW w:w="6056" w:type="dxa"/>
            <w:tcBorders>
              <w:bottom w:val="single" w:sz="4" w:space="0" w:color="auto"/>
            </w:tcBorders>
            <w:noWrap/>
            <w:hideMark/>
          </w:tcPr>
          <w:p w14:paraId="5779C4DC" w14:textId="77777777" w:rsidR="00987D9C" w:rsidRPr="000B7968" w:rsidRDefault="00987D9C" w:rsidP="005D5DB5">
            <w:r>
              <w:t>margin</w:t>
            </w:r>
          </w:p>
        </w:tc>
        <w:tc>
          <w:tcPr>
            <w:tcW w:w="836" w:type="dxa"/>
            <w:noWrap/>
            <w:hideMark/>
          </w:tcPr>
          <w:p w14:paraId="7582192A" w14:textId="77777777" w:rsidR="00987D9C" w:rsidRPr="000B7968" w:rsidRDefault="00987D9C" w:rsidP="005D5DB5">
            <w:pPr>
              <w:rPr>
                <w:b/>
                <w:bCs/>
              </w:rPr>
            </w:pPr>
            <w:r w:rsidRPr="000B7968">
              <w:rPr>
                <w:b/>
                <w:bCs/>
              </w:rPr>
              <w:t>1.0</w:t>
            </w:r>
          </w:p>
        </w:tc>
      </w:tr>
      <w:tr w:rsidR="00987D9C" w:rsidRPr="000B7968" w14:paraId="64ACC65B" w14:textId="77777777" w:rsidTr="005D5DB5">
        <w:trPr>
          <w:trHeight w:val="225"/>
          <w:jc w:val="center"/>
        </w:trPr>
        <w:tc>
          <w:tcPr>
            <w:tcW w:w="6056" w:type="dxa"/>
            <w:tcBorders>
              <w:left w:val="nil"/>
              <w:bottom w:val="nil"/>
            </w:tcBorders>
            <w:noWrap/>
          </w:tcPr>
          <w:p w14:paraId="43E62BBC" w14:textId="77777777" w:rsidR="00987D9C" w:rsidRPr="000B7968" w:rsidRDefault="00987D9C" w:rsidP="005D5DB5">
            <w:pPr>
              <w:jc w:val="right"/>
            </w:pPr>
            <w:r>
              <w:t>Total</w:t>
            </w:r>
          </w:p>
        </w:tc>
        <w:tc>
          <w:tcPr>
            <w:tcW w:w="836" w:type="dxa"/>
            <w:noWrap/>
          </w:tcPr>
          <w:p w14:paraId="7028B4CB" w14:textId="77777777" w:rsidR="00987D9C" w:rsidRPr="000B7968" w:rsidRDefault="00987D9C" w:rsidP="005D5DB5">
            <w:pPr>
              <w:rPr>
                <w:b/>
                <w:bCs/>
              </w:rPr>
            </w:pPr>
            <w:r>
              <w:rPr>
                <w:b/>
                <w:bCs/>
              </w:rPr>
              <w:t>9.0</w:t>
            </w:r>
          </w:p>
        </w:tc>
      </w:tr>
    </w:tbl>
    <w:p w14:paraId="42BC1060" w14:textId="77777777" w:rsidR="00987D9C" w:rsidRPr="00987D9C" w:rsidRDefault="00987D9C" w:rsidP="00FB7930">
      <w:pPr>
        <w:pStyle w:val="BodyText"/>
        <w:rPr>
          <w:color w:val="FF0000"/>
          <w:lang w:val="fr-CA"/>
        </w:rPr>
      </w:pPr>
    </w:p>
    <w:p w14:paraId="2E50AAD7" w14:textId="48A01A93" w:rsidR="002645D9" w:rsidRDefault="00987D9C" w:rsidP="006D70B0">
      <w:pPr>
        <w:pStyle w:val="Heading3"/>
      </w:pPr>
      <w:r>
        <w:t>Center of Mass</w:t>
      </w:r>
    </w:p>
    <w:p w14:paraId="68F878AB" w14:textId="7030A53E" w:rsidR="00987D9C" w:rsidRDefault="00987D9C" w:rsidP="005D5DB5">
      <w:r w:rsidRPr="707B1B2E">
        <w:t>Center of mass location is considered being in the middle of the row of sample chambers, referenced from the back-left corner of the Pelican case, nearest to the sample chambers (see Figure 42). With the back-left corner considered (0, 0, 0), and the X, Y, and Z dimensions of the case being 33.50cm, 35.90cm, and 25.10cm respectively, the coordinates of the COM are approximately at:</w:t>
      </w:r>
    </w:p>
    <w:p w14:paraId="15401F55" w14:textId="77777777" w:rsidR="003912E3" w:rsidRDefault="003912E3" w:rsidP="005D5DB5"/>
    <w:p w14:paraId="1F3A3807" w14:textId="77777777" w:rsidR="00987D9C" w:rsidRPr="0021004A" w:rsidRDefault="00987D9C" w:rsidP="005D5DB5">
      <w:pPr>
        <w:tabs>
          <w:tab w:val="left" w:pos="2910"/>
        </w:tabs>
        <w:rPr>
          <w:lang w:val="fr-CA"/>
        </w:rPr>
      </w:pPr>
      <w:r w:rsidRPr="0021004A">
        <w:rPr>
          <w:lang w:val="fr-CA"/>
        </w:rPr>
        <w:t>X = 15.71 cm (± 2 cm)</w:t>
      </w:r>
    </w:p>
    <w:p w14:paraId="17841A58" w14:textId="77777777" w:rsidR="00987D9C" w:rsidRPr="0021004A" w:rsidRDefault="00987D9C" w:rsidP="005D5DB5">
      <w:pPr>
        <w:rPr>
          <w:lang w:val="fr-CA"/>
        </w:rPr>
      </w:pPr>
      <w:r w:rsidRPr="0021004A">
        <w:rPr>
          <w:lang w:val="fr-CA"/>
        </w:rPr>
        <w:t>Y=  7.34 cm (± 2 cm)</w:t>
      </w:r>
    </w:p>
    <w:p w14:paraId="41F3657B" w14:textId="02713BFC" w:rsidR="00987D9C" w:rsidRPr="00B61F1C" w:rsidRDefault="00987D9C" w:rsidP="00987D9C">
      <w:r w:rsidRPr="00B61F1C">
        <w:t>Z=  2.00 cm (± 2 cm)</w:t>
      </w:r>
    </w:p>
    <w:p w14:paraId="4D16E4AC" w14:textId="41DD88BA" w:rsidR="00987D9C" w:rsidRPr="00B61F1C" w:rsidRDefault="00987D9C" w:rsidP="00987D9C"/>
    <w:p w14:paraId="537FCB47" w14:textId="77777777" w:rsidR="003912E3" w:rsidRDefault="003912E3" w:rsidP="003912E3">
      <w:r w:rsidRPr="707B1B2E">
        <w:t>The majority of the weight of the payload is from the weight of the sample chambers.</w:t>
      </w:r>
    </w:p>
    <w:p w14:paraId="6AD30FF3" w14:textId="77777777" w:rsidR="003912E3" w:rsidRPr="003912E3" w:rsidRDefault="003912E3" w:rsidP="00987D9C"/>
    <w:p w14:paraId="00443FAA" w14:textId="77777777" w:rsidR="003912E3" w:rsidRPr="00C90582" w:rsidRDefault="003912E3" w:rsidP="003912E3">
      <w:pPr>
        <w:keepNext/>
        <w:tabs>
          <w:tab w:val="left" w:pos="2910"/>
        </w:tabs>
        <w:jc w:val="center"/>
      </w:pPr>
      <w:commentRangeStart w:id="31"/>
      <w:r>
        <w:rPr>
          <w:noProof/>
          <w:lang w:val="fr-CA" w:eastAsia="fr-CA"/>
        </w:rPr>
        <w:drawing>
          <wp:inline distT="0" distB="0" distL="0" distR="0" wp14:anchorId="554B01C5" wp14:editId="398FD86E">
            <wp:extent cx="3829050" cy="3295152"/>
            <wp:effectExtent l="0" t="0" r="0" b="635"/>
            <wp:docPr id="399352617" name="Picture 213497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971543"/>
                    <pic:cNvPicPr/>
                  </pic:nvPicPr>
                  <pic:blipFill>
                    <a:blip r:embed="rId18">
                      <a:extLst>
                        <a:ext uri="{28A0092B-C50C-407E-A947-70E740481C1C}">
                          <a14:useLocalDpi xmlns:a14="http://schemas.microsoft.com/office/drawing/2010/main" val="0"/>
                        </a:ext>
                      </a:extLst>
                    </a:blip>
                    <a:stretch>
                      <a:fillRect/>
                    </a:stretch>
                  </pic:blipFill>
                  <pic:spPr>
                    <a:xfrm>
                      <a:off x="0" y="0"/>
                      <a:ext cx="3838385" cy="3303185"/>
                    </a:xfrm>
                    <a:prstGeom prst="rect">
                      <a:avLst/>
                    </a:prstGeom>
                  </pic:spPr>
                </pic:pic>
              </a:graphicData>
            </a:graphic>
          </wp:inline>
        </w:drawing>
      </w:r>
      <w:commentRangeEnd w:id="31"/>
      <w:r>
        <w:rPr>
          <w:rStyle w:val="CommentReference"/>
        </w:rPr>
        <w:commentReference w:id="31"/>
      </w:r>
    </w:p>
    <w:p w14:paraId="35C2A66B" w14:textId="77777777" w:rsidR="00987D9C" w:rsidRPr="003912E3" w:rsidRDefault="00987D9C" w:rsidP="003912E3">
      <w:pPr>
        <w:jc w:val="center"/>
      </w:pPr>
    </w:p>
    <w:p w14:paraId="6398EC89" w14:textId="7EA6BD90" w:rsidR="002663D4" w:rsidRPr="003912E3" w:rsidRDefault="001A02F7" w:rsidP="003912E3">
      <w:pPr>
        <w:pStyle w:val="Caption"/>
        <w:rPr>
          <w:lang w:val="en-CA"/>
        </w:rPr>
      </w:pPr>
      <w:bookmarkStart w:id="32" w:name="_Ref3917097"/>
      <w:bookmarkStart w:id="33" w:name="_Ref3916550"/>
      <w:bookmarkStart w:id="34" w:name="_Toc14176417"/>
      <w:r w:rsidRPr="00866BF1">
        <w:rPr>
          <w:lang w:val="en-CA"/>
        </w:rPr>
        <w:t xml:space="preserve">Figure </w:t>
      </w:r>
      <w:r w:rsidR="00F51E94">
        <w:fldChar w:fldCharType="begin"/>
      </w:r>
      <w:r w:rsidR="00F51E94" w:rsidRPr="00866BF1">
        <w:rPr>
          <w:lang w:val="en-CA"/>
        </w:rPr>
        <w:instrText xml:space="preserve"> STYLEREF 1 \s </w:instrText>
      </w:r>
      <w:r w:rsidR="00F51E94">
        <w:fldChar w:fldCharType="separate"/>
      </w:r>
      <w:r w:rsidR="003912E3">
        <w:rPr>
          <w:noProof/>
          <w:lang w:val="en-CA"/>
        </w:rPr>
        <w:t>4</w:t>
      </w:r>
      <w:r w:rsidR="00F51E94">
        <w:fldChar w:fldCharType="end"/>
      </w:r>
      <w:r w:rsidR="00F51E94" w:rsidRPr="00866BF1">
        <w:rPr>
          <w:lang w:val="en-CA"/>
        </w:rPr>
        <w:noBreakHyphen/>
      </w:r>
      <w:r w:rsidR="00F51E94">
        <w:fldChar w:fldCharType="begin"/>
      </w:r>
      <w:r w:rsidR="00F51E94" w:rsidRPr="00866BF1">
        <w:rPr>
          <w:lang w:val="en-CA"/>
        </w:rPr>
        <w:instrText xml:space="preserve"> SEQ Figure \* ARABIC \s 1 </w:instrText>
      </w:r>
      <w:r w:rsidR="00F51E94">
        <w:fldChar w:fldCharType="separate"/>
      </w:r>
      <w:r w:rsidR="003912E3">
        <w:rPr>
          <w:noProof/>
          <w:lang w:val="en-CA"/>
        </w:rPr>
        <w:t>2</w:t>
      </w:r>
      <w:r w:rsidR="00F51E94">
        <w:fldChar w:fldCharType="end"/>
      </w:r>
      <w:bookmarkEnd w:id="32"/>
      <w:r w:rsidRPr="00866BF1">
        <w:rPr>
          <w:lang w:val="en-CA"/>
        </w:rPr>
        <w:t xml:space="preserve">: </w:t>
      </w:r>
      <w:bookmarkEnd w:id="33"/>
      <w:bookmarkEnd w:id="34"/>
      <w:r w:rsidR="003912E3" w:rsidRPr="003912E3">
        <w:rPr>
          <w:lang w:val="en-CA"/>
        </w:rPr>
        <w:t>Payload Center of Mass</w:t>
      </w:r>
    </w:p>
    <w:p w14:paraId="4BE236F6" w14:textId="3D094095" w:rsidR="007C0897" w:rsidRPr="003912E3" w:rsidRDefault="003912E3" w:rsidP="003912E3">
      <w:pPr>
        <w:pStyle w:val="Heading2"/>
        <w:rPr>
          <w:lang w:val="en-US"/>
        </w:rPr>
      </w:pPr>
      <w:commentRangeStart w:id="35"/>
      <w:r w:rsidRPr="003912E3">
        <w:rPr>
          <w:lang w:val="en-US"/>
        </w:rPr>
        <w:lastRenderedPageBreak/>
        <w:t xml:space="preserve">MOUNTING INTERFACE </w:t>
      </w:r>
      <w:commentRangeEnd w:id="35"/>
      <w:r w:rsidR="00936E72">
        <w:rPr>
          <w:rStyle w:val="CommentReference"/>
          <w:rFonts w:ascii="Times New Roman" w:hAnsi="Times New Roman"/>
          <w:b w:val="0"/>
          <w:caps w:val="0"/>
        </w:rPr>
        <w:commentReference w:id="35"/>
      </w:r>
      <w:r w:rsidRPr="003912E3">
        <w:rPr>
          <w:lang w:val="en-US"/>
        </w:rPr>
        <w:t>/ INTERFACE DE MONTAGE</w:t>
      </w:r>
    </w:p>
    <w:p w14:paraId="25BFA932" w14:textId="77777777" w:rsidR="003912E3" w:rsidRDefault="003912E3" w:rsidP="003912E3">
      <w:r w:rsidRPr="234C9B78">
        <w:t>The payload will be</w:t>
      </w:r>
      <w:r>
        <w:t xml:space="preserve"> housed</w:t>
      </w:r>
      <w:r w:rsidRPr="234C9B78">
        <w:t xml:space="preserve"> inside the pelican case provided by SEDS, which </w:t>
      </w:r>
      <w:r>
        <w:t>must be mounted to the gondola such that</w:t>
      </w:r>
      <w:r w:rsidRPr="234C9B78">
        <w:t xml:space="preserve"> the vents on either side of the pelican case are not obstructed and allow air to enter it. </w:t>
      </w:r>
      <w:r>
        <w:t>As of now, the CPSX-HAB team does not know what other experiments will be in the immediate vicinity of the payload or what the expected proximity to these experiments will be. The CPSX-HAB payload will required both vents on opposing sides of the pelican case to be exposed to the outside atmosphere. The exact required clearance to enable sufficient airflow through the pelican case is not known at this time but it is expected to be at least 10–15 cm.</w:t>
      </w:r>
    </w:p>
    <w:p w14:paraId="44CAA361" w14:textId="77777777" w:rsidR="003912E3" w:rsidRDefault="003912E3" w:rsidP="003912E3"/>
    <w:p w14:paraId="05FABE63" w14:textId="53A4EE2C" w:rsidR="00556300" w:rsidRDefault="003912E3" w:rsidP="00E34590">
      <w:pPr>
        <w:autoSpaceDE w:val="0"/>
        <w:autoSpaceDN w:val="0"/>
        <w:adjustRightInd w:val="0"/>
      </w:pPr>
      <w:r>
        <w:t>The Storm iM2275 Pelican case will be secured using two (2) straps and four (4) L-brackets</w:t>
      </w:r>
      <w:ins w:id="36" w:author="Vincent, Philippe (ASC/CSA)" w:date="2019-07-22T10:29:00Z">
        <w:r w:rsidR="00B61F1C">
          <w:t xml:space="preserve"> with M6 screws</w:t>
        </w:r>
      </w:ins>
      <w:r>
        <w:t xml:space="preserve"> provided by the CNES/CSA (see </w:t>
      </w:r>
      <w:r>
        <w:fldChar w:fldCharType="begin"/>
      </w:r>
      <w:r>
        <w:instrText xml:space="preserve"> REF _Ref14446289 \h </w:instrText>
      </w:r>
      <w:r>
        <w:fldChar w:fldCharType="separate"/>
      </w:r>
      <w:r w:rsidRPr="00FB7930">
        <w:rPr>
          <w:lang w:val="en-US"/>
        </w:rPr>
        <w:t xml:space="preserve">Figure </w:t>
      </w:r>
      <w:r>
        <w:rPr>
          <w:noProof/>
          <w:lang w:val="en-US"/>
        </w:rPr>
        <w:t>4</w:t>
      </w:r>
      <w:r>
        <w:rPr>
          <w:lang w:val="en-US"/>
        </w:rPr>
        <w:noBreakHyphen/>
      </w:r>
      <w:r>
        <w:rPr>
          <w:noProof/>
          <w:lang w:val="en-US"/>
        </w:rPr>
        <w:t>3</w:t>
      </w:r>
      <w:r>
        <w:fldChar w:fldCharType="end"/>
      </w:r>
      <w:r>
        <w:t xml:space="preserve">). Detailed calculation are shown in Appendix </w:t>
      </w:r>
      <w:r>
        <w:fldChar w:fldCharType="begin"/>
      </w:r>
      <w:r>
        <w:instrText xml:space="preserve"> REF _Ref14445990 \r \h </w:instrText>
      </w:r>
      <w:r>
        <w:fldChar w:fldCharType="separate"/>
      </w:r>
      <w:r>
        <w:t>C.1.1</w:t>
      </w:r>
      <w:r>
        <w:fldChar w:fldCharType="end"/>
      </w:r>
    </w:p>
    <w:p w14:paraId="129E69E7" w14:textId="77777777" w:rsidR="003912E3" w:rsidRPr="00FB7930" w:rsidRDefault="003912E3" w:rsidP="003912E3">
      <w:pPr>
        <w:autoSpaceDE w:val="0"/>
        <w:autoSpaceDN w:val="0"/>
        <w:adjustRightInd w:val="0"/>
      </w:pPr>
    </w:p>
    <w:p w14:paraId="6251914B" w14:textId="77777777" w:rsidR="003912E3" w:rsidRPr="00FB7930" w:rsidRDefault="003912E3" w:rsidP="003912E3">
      <w:pPr>
        <w:jc w:val="center"/>
      </w:pPr>
      <w:r>
        <w:rPr>
          <w:noProof/>
          <w:lang w:val="fr-CA" w:eastAsia="fr-CA"/>
        </w:rPr>
        <w:drawing>
          <wp:inline distT="0" distB="0" distL="0" distR="0" wp14:anchorId="1F4C91ED" wp14:editId="35282917">
            <wp:extent cx="3613150" cy="2359808"/>
            <wp:effectExtent l="0" t="0" r="6350" b="2540"/>
            <wp:docPr id="1128641025" name="Picture 112864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818-MI-MIIST SEDS-CAN-SBX Launch 38.JPG"/>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3633930" cy="2373380"/>
                    </a:xfrm>
                    <a:prstGeom prst="rect">
                      <a:avLst/>
                    </a:prstGeom>
                    <a:ln>
                      <a:noFill/>
                    </a:ln>
                    <a:extLst>
                      <a:ext uri="{53640926-AAD7-44D8-BBD7-CCE9431645EC}">
                        <a14:shadowObscured xmlns:a14="http://schemas.microsoft.com/office/drawing/2010/main"/>
                      </a:ext>
                    </a:extLst>
                  </pic:spPr>
                </pic:pic>
              </a:graphicData>
            </a:graphic>
          </wp:inline>
        </w:drawing>
      </w:r>
    </w:p>
    <w:p w14:paraId="6E3FC3EF" w14:textId="13D6F094" w:rsidR="003912E3" w:rsidRPr="00230386" w:rsidRDefault="003912E3" w:rsidP="003912E3">
      <w:pPr>
        <w:pStyle w:val="Caption"/>
        <w:rPr>
          <w:b/>
          <w:bCs/>
          <w:i/>
          <w:sz w:val="20"/>
          <w:lang w:val="en-US"/>
        </w:rPr>
      </w:pPr>
      <w:bookmarkStart w:id="37" w:name="_Ref14446289"/>
      <w:r w:rsidRPr="00FB7930">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4</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3</w:t>
      </w:r>
      <w:r>
        <w:rPr>
          <w:lang w:val="en-US"/>
        </w:rPr>
        <w:fldChar w:fldCharType="end"/>
      </w:r>
      <w:bookmarkEnd w:id="37"/>
      <w:r w:rsidRPr="00FB7930">
        <w:rPr>
          <w:noProof/>
          <w:lang w:val="en-US"/>
        </w:rPr>
        <w:t xml:space="preserve">: </w:t>
      </w:r>
      <w:r>
        <w:rPr>
          <w:noProof/>
          <w:lang w:val="en-US"/>
        </w:rPr>
        <w:t xml:space="preserve">CAN-SBX 2018 MIIST payload (left) </w:t>
      </w:r>
      <w:r>
        <w:rPr>
          <w:bCs/>
          <w:sz w:val="20"/>
          <w:lang w:val="en-US"/>
        </w:rPr>
        <w:t>secured to the gondola using straps (here in red).</w:t>
      </w:r>
    </w:p>
    <w:p w14:paraId="23EAB831" w14:textId="77777777" w:rsidR="003912E3" w:rsidRDefault="003912E3" w:rsidP="00007D46">
      <w:pPr>
        <w:tabs>
          <w:tab w:val="left" w:pos="2910"/>
        </w:tabs>
      </w:pPr>
    </w:p>
    <w:p w14:paraId="1EE4702F" w14:textId="77777777" w:rsidR="003912E3" w:rsidRPr="00C90582" w:rsidRDefault="003912E3" w:rsidP="003912E3"/>
    <w:p w14:paraId="3CB0730C" w14:textId="77777777" w:rsidR="003912E3" w:rsidRPr="00C90582" w:rsidRDefault="003912E3" w:rsidP="003912E3">
      <w:pPr>
        <w:jc w:val="center"/>
      </w:pPr>
      <w:r>
        <w:rPr>
          <w:noProof/>
          <w:lang w:val="fr-CA" w:eastAsia="fr-CA"/>
        </w:rPr>
        <w:lastRenderedPageBreak/>
        <w:drawing>
          <wp:inline distT="0" distB="0" distL="0" distR="0" wp14:anchorId="52AD4405" wp14:editId="3EB46BC2">
            <wp:extent cx="3689350" cy="3390969"/>
            <wp:effectExtent l="0" t="0" r="6350" b="0"/>
            <wp:docPr id="1128641024" name="Picture 112864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729" cy="3406023"/>
                    </a:xfrm>
                    <a:prstGeom prst="rect">
                      <a:avLst/>
                    </a:prstGeom>
                  </pic:spPr>
                </pic:pic>
              </a:graphicData>
            </a:graphic>
          </wp:inline>
        </w:drawing>
      </w:r>
    </w:p>
    <w:p w14:paraId="318097A3" w14:textId="08DC6AF0" w:rsidR="003912E3" w:rsidRDefault="003912E3" w:rsidP="00007D46">
      <w:pPr>
        <w:tabs>
          <w:tab w:val="left" w:pos="2910"/>
        </w:tabs>
      </w:pPr>
    </w:p>
    <w:p w14:paraId="589CE264" w14:textId="5F6E2540" w:rsidR="003912E3" w:rsidRPr="004C7144" w:rsidRDefault="003912E3" w:rsidP="003912E3">
      <w:pPr>
        <w:pStyle w:val="Caption"/>
        <w:rPr>
          <w:b/>
          <w:bCs/>
          <w:sz w:val="20"/>
          <w:lang w:val="en-CA"/>
        </w:rPr>
      </w:pPr>
      <w:bookmarkStart w:id="38" w:name="_Toc3379691"/>
      <w:r w:rsidRPr="004C7144">
        <w:rPr>
          <w:lang w:val="en-CA"/>
        </w:rPr>
        <w:t xml:space="preserve">Figure </w:t>
      </w:r>
      <w:r w:rsidRPr="00C90582">
        <w:rPr>
          <w:lang w:val="en-CA"/>
        </w:rPr>
        <w:fldChar w:fldCharType="begin"/>
      </w:r>
      <w:r w:rsidRPr="004C7144">
        <w:rPr>
          <w:lang w:val="en-CA"/>
        </w:rPr>
        <w:instrText xml:space="preserve"> STYLEREF 1 \s </w:instrText>
      </w:r>
      <w:r w:rsidRPr="00C90582">
        <w:rPr>
          <w:lang w:val="en-CA"/>
        </w:rPr>
        <w:fldChar w:fldCharType="separate"/>
      </w:r>
      <w:r>
        <w:rPr>
          <w:noProof/>
          <w:lang w:val="en-CA"/>
        </w:rPr>
        <w:t>4</w:t>
      </w:r>
      <w:r w:rsidRPr="00C90582">
        <w:rPr>
          <w:lang w:val="en-CA"/>
        </w:rPr>
        <w:fldChar w:fldCharType="end"/>
      </w:r>
      <w:r w:rsidRPr="004C7144">
        <w:rPr>
          <w:lang w:val="en-CA"/>
        </w:rPr>
        <w:noBreakHyphen/>
      </w:r>
      <w:r w:rsidRPr="00C90582">
        <w:rPr>
          <w:lang w:val="en-CA"/>
        </w:rPr>
        <w:fldChar w:fldCharType="begin"/>
      </w:r>
      <w:r w:rsidRPr="004C7144">
        <w:rPr>
          <w:lang w:val="en-CA"/>
        </w:rPr>
        <w:instrText xml:space="preserve"> SEQ Figure \* ARABIC \s 1 </w:instrText>
      </w:r>
      <w:r w:rsidRPr="00C90582">
        <w:rPr>
          <w:lang w:val="en-CA"/>
        </w:rPr>
        <w:fldChar w:fldCharType="separate"/>
      </w:r>
      <w:r>
        <w:rPr>
          <w:noProof/>
          <w:lang w:val="en-CA"/>
        </w:rPr>
        <w:t>4</w:t>
      </w:r>
      <w:r w:rsidRPr="00C90582">
        <w:rPr>
          <w:lang w:val="en-CA"/>
        </w:rPr>
        <w:fldChar w:fldCharType="end"/>
      </w:r>
      <w:r w:rsidRPr="004C7144">
        <w:rPr>
          <w:lang w:val="en-CA"/>
        </w:rPr>
        <w:t xml:space="preserve"> </w:t>
      </w:r>
      <w:r w:rsidRPr="004C7144">
        <w:rPr>
          <w:noProof/>
          <w:lang w:val="en-CA"/>
        </w:rPr>
        <w:t xml:space="preserve">: </w:t>
      </w:r>
      <w:r w:rsidR="00E34590">
        <w:rPr>
          <w:bCs/>
          <w:sz w:val="20"/>
          <w:lang w:val="en-CA"/>
        </w:rPr>
        <w:t xml:space="preserve">HAB </w:t>
      </w:r>
      <w:r w:rsidR="00E34590" w:rsidRPr="00E34590">
        <w:rPr>
          <w:rStyle w:val="tlid-translation"/>
          <w:lang w:val="en-CA"/>
        </w:rPr>
        <w:t>Microbial Aerosols Sampling instrument</w:t>
      </w:r>
      <w:r w:rsidRPr="004C7144">
        <w:rPr>
          <w:bCs/>
          <w:sz w:val="20"/>
          <w:lang w:val="en-CA"/>
        </w:rPr>
        <w:t xml:space="preserve"> </w:t>
      </w:r>
      <w:bookmarkEnd w:id="38"/>
      <w:r w:rsidR="00E34590">
        <w:rPr>
          <w:bCs/>
          <w:sz w:val="20"/>
          <w:lang w:val="en-CA"/>
        </w:rPr>
        <w:t xml:space="preserve">location </w:t>
      </w:r>
      <w:r w:rsidRPr="004C7144">
        <w:rPr>
          <w:bCs/>
          <w:sz w:val="20"/>
          <w:lang w:val="en-CA"/>
        </w:rPr>
        <w:t>on CARMENCITA</w:t>
      </w:r>
      <w:r w:rsidR="00E34590">
        <w:rPr>
          <w:bCs/>
          <w:sz w:val="20"/>
          <w:lang w:val="en-CA"/>
        </w:rPr>
        <w:t xml:space="preserve"> LIFE 2019 Gondola</w:t>
      </w:r>
    </w:p>
    <w:p w14:paraId="40E2003B" w14:textId="0E77BF15" w:rsidR="00007D46" w:rsidRPr="00FB7930" w:rsidRDefault="003912E3" w:rsidP="003912E3">
      <w:pPr>
        <w:pStyle w:val="Heading2"/>
      </w:pPr>
      <w:r w:rsidRPr="003912E3">
        <w:t>DESIGN OF MECHANICAL COMPONENTS / CONCEPTION DES COMPOSANTS MÉCANIQUES</w:t>
      </w:r>
    </w:p>
    <w:p w14:paraId="32B1AD85" w14:textId="233F7D1B" w:rsidR="001269F4" w:rsidRPr="00FB7930" w:rsidRDefault="001269F4" w:rsidP="001269F4">
      <w:pPr>
        <w:pStyle w:val="Heading3"/>
        <w:rPr>
          <w:lang w:val="en-US"/>
        </w:rPr>
      </w:pPr>
      <w:bookmarkStart w:id="39" w:name="_Ref500334910"/>
      <w:bookmarkStart w:id="40" w:name="_Ref9003196"/>
      <w:bookmarkStart w:id="41" w:name="_Toc14176368"/>
      <w:r w:rsidRPr="00FB7930">
        <w:rPr>
          <w:lang w:val="en-US"/>
        </w:rPr>
        <w:t>Load case</w:t>
      </w:r>
      <w:bookmarkEnd w:id="39"/>
      <w:r w:rsidR="00550C6F">
        <w:rPr>
          <w:lang w:val="en-US"/>
        </w:rPr>
        <w:t>s</w:t>
      </w:r>
      <w:bookmarkEnd w:id="40"/>
      <w:bookmarkEnd w:id="41"/>
    </w:p>
    <w:p w14:paraId="33FCEE66" w14:textId="3D247044" w:rsidR="00206C99" w:rsidRDefault="00367D58" w:rsidP="00D33D90">
      <w:pPr>
        <w:pStyle w:val="NormalCentered"/>
        <w:jc w:val="left"/>
        <w:rPr>
          <w:lang w:val="en-US"/>
        </w:rPr>
      </w:pPr>
      <w:r w:rsidRPr="00FB7930">
        <w:rPr>
          <w:rFonts w:eastAsiaTheme="minorHAnsi"/>
          <w:lang w:val="en-US"/>
        </w:rPr>
        <w:t xml:space="preserve">The payload components must withstand the </w:t>
      </w:r>
      <w:r w:rsidR="009D2C9C" w:rsidRPr="00FB7930">
        <w:rPr>
          <w:rFonts w:eastAsiaTheme="minorHAnsi"/>
          <w:lang w:val="en-US"/>
        </w:rPr>
        <w:t xml:space="preserve">combined </w:t>
      </w:r>
      <w:r w:rsidR="00B4375C" w:rsidRPr="00FB7930">
        <w:rPr>
          <w:rFonts w:eastAsiaTheme="minorHAnsi"/>
          <w:lang w:val="en-US"/>
        </w:rPr>
        <w:t xml:space="preserve">limit </w:t>
      </w:r>
      <w:r w:rsidRPr="00FB7930">
        <w:rPr>
          <w:rFonts w:eastAsiaTheme="minorHAnsi"/>
          <w:lang w:val="en-US"/>
        </w:rPr>
        <w:t xml:space="preserve">loads </w:t>
      </w:r>
      <w:r w:rsidR="00B4375C" w:rsidRPr="00FB7930">
        <w:rPr>
          <w:rFonts w:eastAsiaTheme="minorHAnsi"/>
          <w:lang w:val="en-US"/>
        </w:rPr>
        <w:t xml:space="preserve">(LL) </w:t>
      </w:r>
      <w:r w:rsidRPr="00FB7930">
        <w:rPr>
          <w:rFonts w:eastAsiaTheme="minorHAnsi"/>
          <w:lang w:val="en-US"/>
        </w:rPr>
        <w:t>generated in the design</w:t>
      </w:r>
      <w:r w:rsidR="009D2C9C" w:rsidRPr="00FB7930">
        <w:rPr>
          <w:lang w:val="en-US"/>
        </w:rPr>
        <w:t xml:space="preserve"> </w:t>
      </w:r>
      <w:r w:rsidRPr="00FB7930">
        <w:rPr>
          <w:lang w:val="en-US"/>
        </w:rPr>
        <w:t xml:space="preserve">cases </w:t>
      </w:r>
      <w:r w:rsidR="009D2C9C" w:rsidRPr="00FB7930">
        <w:rPr>
          <w:lang w:val="en-US"/>
        </w:rPr>
        <w:t>explained</w:t>
      </w:r>
      <w:r w:rsidR="00B97C28" w:rsidRPr="00FB7930">
        <w:rPr>
          <w:lang w:val="en-US"/>
        </w:rPr>
        <w:t xml:space="preserve"> in AD</w:t>
      </w:r>
      <w:r w:rsidRPr="00FB7930">
        <w:rPr>
          <w:lang w:val="en-US"/>
        </w:rPr>
        <w:t>4</w:t>
      </w:r>
      <w:r w:rsidR="009D2C9C" w:rsidRPr="00FB7930">
        <w:rPr>
          <w:lang w:val="en-US"/>
        </w:rPr>
        <w:t xml:space="preserve"> and summarized here</w:t>
      </w:r>
      <w:r w:rsidRPr="00FB7930">
        <w:rPr>
          <w:lang w:val="en-US"/>
        </w:rPr>
        <w:t>.</w:t>
      </w:r>
    </w:p>
    <w:p w14:paraId="39F3A869" w14:textId="77777777" w:rsidR="00D33D90" w:rsidRPr="00D33D90" w:rsidRDefault="00D33D90" w:rsidP="00D33D90">
      <w:pPr>
        <w:rPr>
          <w:lang w:eastAsia="en-CA" w:bidi="en-CA"/>
        </w:rPr>
      </w:pPr>
    </w:p>
    <w:p w14:paraId="5FBA5AA7" w14:textId="0C9BF5E2" w:rsidR="009D2C9C" w:rsidRPr="00FB7930" w:rsidRDefault="009D2C9C" w:rsidP="009D2C9C">
      <w:pPr>
        <w:pStyle w:val="Caption"/>
        <w:rPr>
          <w:lang w:val="en-US" w:eastAsia="en-CA"/>
        </w:rPr>
      </w:pPr>
      <w:bookmarkStart w:id="42" w:name="_Toc14176437"/>
      <w:r w:rsidRPr="00FB7930">
        <w:rPr>
          <w:lang w:val="en-US"/>
        </w:rPr>
        <w:t xml:space="preserve">Table </w:t>
      </w:r>
      <w:r w:rsidR="00E020F7">
        <w:rPr>
          <w:lang w:val="en-US"/>
        </w:rPr>
        <w:fldChar w:fldCharType="begin"/>
      </w:r>
      <w:r w:rsidR="00E020F7">
        <w:rPr>
          <w:lang w:val="en-US"/>
        </w:rPr>
        <w:instrText xml:space="preserve"> STYLEREF 1 \s </w:instrText>
      </w:r>
      <w:r w:rsidR="00E020F7">
        <w:rPr>
          <w:lang w:val="en-US"/>
        </w:rPr>
        <w:fldChar w:fldCharType="separate"/>
      </w:r>
      <w:r w:rsidR="00720789">
        <w:rPr>
          <w:noProof/>
          <w:lang w:val="en-US"/>
        </w:rPr>
        <w:t>4</w:t>
      </w:r>
      <w:r w:rsidR="00E020F7">
        <w:rPr>
          <w:lang w:val="en-US"/>
        </w:rPr>
        <w:fldChar w:fldCharType="end"/>
      </w:r>
      <w:r w:rsidR="00E020F7">
        <w:rPr>
          <w:lang w:val="en-US"/>
        </w:rPr>
        <w:noBreakHyphen/>
      </w:r>
      <w:r w:rsidR="00E020F7">
        <w:rPr>
          <w:lang w:val="en-US"/>
        </w:rPr>
        <w:fldChar w:fldCharType="begin"/>
      </w:r>
      <w:r w:rsidR="00E020F7">
        <w:rPr>
          <w:lang w:val="en-US"/>
        </w:rPr>
        <w:instrText xml:space="preserve"> SEQ Table \* ARABIC \s 1 </w:instrText>
      </w:r>
      <w:r w:rsidR="00E020F7">
        <w:rPr>
          <w:lang w:val="en-US"/>
        </w:rPr>
        <w:fldChar w:fldCharType="separate"/>
      </w:r>
      <w:r w:rsidR="00720789">
        <w:rPr>
          <w:noProof/>
          <w:lang w:val="en-US"/>
        </w:rPr>
        <w:t>5</w:t>
      </w:r>
      <w:r w:rsidR="00E020F7">
        <w:rPr>
          <w:lang w:val="en-US"/>
        </w:rPr>
        <w:fldChar w:fldCharType="end"/>
      </w:r>
      <w:r w:rsidRPr="00FB7930">
        <w:rPr>
          <w:lang w:val="en-US"/>
        </w:rPr>
        <w:t xml:space="preserve">: </w:t>
      </w:r>
      <w:r w:rsidR="007E2D5B">
        <w:rPr>
          <w:lang w:val="en-US"/>
        </w:rPr>
        <w:t>CARMENCITA mass and limit loads.</w:t>
      </w:r>
      <w:bookmarkEnd w:id="42"/>
    </w:p>
    <w:tbl>
      <w:tblPr>
        <w:tblStyle w:val="TableGrid"/>
        <w:tblW w:w="920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55"/>
        <w:gridCol w:w="1800"/>
        <w:gridCol w:w="2561"/>
        <w:gridCol w:w="2693"/>
      </w:tblGrid>
      <w:tr w:rsidR="00A56408" w:rsidRPr="00FB7930" w14:paraId="4DFA14F5" w14:textId="77777777" w:rsidTr="00BB59E2">
        <w:tc>
          <w:tcPr>
            <w:tcW w:w="2155" w:type="dxa"/>
            <w:shd w:val="clear" w:color="auto" w:fill="F2F2F2" w:themeFill="background1" w:themeFillShade="F2"/>
            <w:vAlign w:val="center"/>
          </w:tcPr>
          <w:p w14:paraId="0B3498A8" w14:textId="6D0F8978" w:rsidR="00206C99" w:rsidRPr="00FB7930" w:rsidRDefault="009D2C9C" w:rsidP="00A56408">
            <w:pPr>
              <w:jc w:val="center"/>
              <w:rPr>
                <w:lang w:eastAsia="en-CA" w:bidi="en-CA"/>
              </w:rPr>
            </w:pPr>
            <w:r w:rsidRPr="00FB7930">
              <w:rPr>
                <w:lang w:eastAsia="en-CA" w:bidi="en-CA"/>
              </w:rPr>
              <w:t>Payload gondola</w:t>
            </w:r>
          </w:p>
        </w:tc>
        <w:tc>
          <w:tcPr>
            <w:tcW w:w="1800" w:type="dxa"/>
            <w:shd w:val="clear" w:color="auto" w:fill="F2F2F2" w:themeFill="background1" w:themeFillShade="F2"/>
            <w:vAlign w:val="center"/>
          </w:tcPr>
          <w:p w14:paraId="198CFAA0" w14:textId="0D575E3A" w:rsidR="00D33D90" w:rsidRPr="00FB7930" w:rsidRDefault="00A610B5" w:rsidP="00A56408">
            <w:pPr>
              <w:autoSpaceDE w:val="0"/>
              <w:autoSpaceDN w:val="0"/>
              <w:adjustRightInd w:val="0"/>
              <w:jc w:val="center"/>
              <w:rPr>
                <w:rFonts w:eastAsiaTheme="minorHAnsi"/>
                <w:bCs/>
              </w:rPr>
            </w:pPr>
            <w:r w:rsidRPr="00FB7930">
              <w:rPr>
                <w:rFonts w:eastAsiaTheme="minorHAnsi"/>
                <w:bCs/>
              </w:rPr>
              <w:t xml:space="preserve">Gondola </w:t>
            </w:r>
            <w:r w:rsidR="009D2C9C" w:rsidRPr="00FB7930">
              <w:rPr>
                <w:rFonts w:eastAsiaTheme="minorHAnsi"/>
                <w:bCs/>
              </w:rPr>
              <w:t>Total mass</w:t>
            </w:r>
            <w:r w:rsidRPr="00FB7930">
              <w:rPr>
                <w:rFonts w:eastAsiaTheme="minorHAnsi"/>
                <w:bCs/>
              </w:rPr>
              <w:t>*</w:t>
            </w:r>
          </w:p>
          <w:p w14:paraId="7BD10C4A" w14:textId="0819A740" w:rsidR="00206C99" w:rsidRPr="00FB7930" w:rsidRDefault="00206C99" w:rsidP="00A56408">
            <w:pPr>
              <w:autoSpaceDE w:val="0"/>
              <w:autoSpaceDN w:val="0"/>
              <w:adjustRightInd w:val="0"/>
              <w:jc w:val="center"/>
              <w:rPr>
                <w:rFonts w:eastAsiaTheme="minorHAnsi"/>
                <w:bCs/>
              </w:rPr>
            </w:pPr>
          </w:p>
        </w:tc>
        <w:tc>
          <w:tcPr>
            <w:tcW w:w="2561" w:type="dxa"/>
            <w:shd w:val="clear" w:color="auto" w:fill="F2F2F2" w:themeFill="background1" w:themeFillShade="F2"/>
            <w:vAlign w:val="center"/>
          </w:tcPr>
          <w:p w14:paraId="1DD179FB" w14:textId="02D6FB8C" w:rsidR="00206C99" w:rsidRPr="00FB7930" w:rsidRDefault="009D2C9C" w:rsidP="00A56408">
            <w:pPr>
              <w:autoSpaceDE w:val="0"/>
              <w:autoSpaceDN w:val="0"/>
              <w:adjustRightInd w:val="0"/>
              <w:jc w:val="center"/>
              <w:rPr>
                <w:rFonts w:eastAsiaTheme="minorHAnsi"/>
                <w:bCs/>
              </w:rPr>
            </w:pPr>
            <w:r w:rsidRPr="00FB7930">
              <w:rPr>
                <w:rFonts w:eastAsiaTheme="minorHAnsi"/>
                <w:bCs/>
              </w:rPr>
              <w:t>Maximum acceleration in Z</w:t>
            </w:r>
            <w:r w:rsidRPr="00FB7930">
              <w:rPr>
                <w:rFonts w:ascii="Cambria Math" w:eastAsiaTheme="minorHAnsi" w:hAnsi="Cambria Math" w:cs="Cambria Math"/>
                <w:bCs/>
              </w:rPr>
              <w:t>‐</w:t>
            </w:r>
            <w:r w:rsidRPr="00FB7930">
              <w:rPr>
                <w:rFonts w:eastAsiaTheme="minorHAnsi"/>
                <w:bCs/>
              </w:rPr>
              <w:t>axis on the payload gondola</w:t>
            </w:r>
          </w:p>
        </w:tc>
        <w:tc>
          <w:tcPr>
            <w:tcW w:w="2693" w:type="dxa"/>
            <w:shd w:val="clear" w:color="auto" w:fill="F2F2F2" w:themeFill="background1" w:themeFillShade="F2"/>
            <w:vAlign w:val="center"/>
          </w:tcPr>
          <w:p w14:paraId="084158D8" w14:textId="356A94E4" w:rsidR="00206C99" w:rsidRPr="00FB7930" w:rsidRDefault="009D2C9C" w:rsidP="00A56408">
            <w:pPr>
              <w:jc w:val="center"/>
              <w:rPr>
                <w:lang w:eastAsia="en-CA" w:bidi="en-CA"/>
              </w:rPr>
            </w:pPr>
            <w:r w:rsidRPr="00FB7930">
              <w:rPr>
                <w:lang w:eastAsia="en-CA" w:bidi="en-CA"/>
              </w:rPr>
              <w:t xml:space="preserve">Transverse acceleration </w:t>
            </w:r>
            <w:r w:rsidR="00A40435" w:rsidRPr="00FB7930">
              <w:rPr>
                <w:lang w:eastAsia="en-CA" w:bidi="en-CA"/>
              </w:rPr>
              <w:t xml:space="preserve">X-Y </w:t>
            </w:r>
            <w:r w:rsidRPr="00FB7930">
              <w:rPr>
                <w:lang w:eastAsia="en-CA" w:bidi="en-CA"/>
              </w:rPr>
              <w:t>on the payload gondola</w:t>
            </w:r>
          </w:p>
        </w:tc>
      </w:tr>
      <w:tr w:rsidR="00A56408" w:rsidRPr="00FB7930" w14:paraId="17CE3100" w14:textId="77777777" w:rsidTr="00BB59E2">
        <w:tc>
          <w:tcPr>
            <w:tcW w:w="2155" w:type="dxa"/>
          </w:tcPr>
          <w:p w14:paraId="20F6F796" w14:textId="1EB1F524" w:rsidR="009D2C9C" w:rsidRPr="00FB7930" w:rsidRDefault="000A2202" w:rsidP="00367D58">
            <w:pPr>
              <w:rPr>
                <w:lang w:eastAsia="en-CA" w:bidi="en-CA"/>
              </w:rPr>
            </w:pPr>
            <w:r w:rsidRPr="00FB7930">
              <w:rPr>
                <w:lang w:eastAsia="en-CA" w:bidi="en-CA"/>
              </w:rPr>
              <w:t>CARMENCITA</w:t>
            </w:r>
          </w:p>
        </w:tc>
        <w:tc>
          <w:tcPr>
            <w:tcW w:w="1800" w:type="dxa"/>
          </w:tcPr>
          <w:p w14:paraId="3D84F7F4" w14:textId="1AA4347B" w:rsidR="009D2C9C" w:rsidRPr="00FB7930" w:rsidRDefault="000A2202" w:rsidP="009D2C9C">
            <w:pPr>
              <w:jc w:val="center"/>
              <w:rPr>
                <w:lang w:eastAsia="en-CA" w:bidi="en-CA"/>
              </w:rPr>
            </w:pPr>
            <w:r w:rsidRPr="00FB7930">
              <w:rPr>
                <w:lang w:eastAsia="en-CA" w:bidi="en-CA"/>
              </w:rPr>
              <w:t>600</w:t>
            </w:r>
          </w:p>
        </w:tc>
        <w:tc>
          <w:tcPr>
            <w:tcW w:w="2561" w:type="dxa"/>
          </w:tcPr>
          <w:p w14:paraId="312929E7" w14:textId="33EE246E" w:rsidR="009D2C9C" w:rsidRPr="00FB7930" w:rsidRDefault="000A2202" w:rsidP="009D2C9C">
            <w:pPr>
              <w:jc w:val="center"/>
              <w:rPr>
                <w:lang w:eastAsia="en-CA" w:bidi="en-CA"/>
              </w:rPr>
            </w:pPr>
            <w:r w:rsidRPr="00FB7930">
              <w:rPr>
                <w:lang w:eastAsia="en-CA" w:bidi="en-CA"/>
              </w:rPr>
              <w:t>6.8</w:t>
            </w:r>
            <w:r w:rsidR="00E83956">
              <w:rPr>
                <w:lang w:eastAsia="en-CA" w:bidi="en-CA"/>
              </w:rPr>
              <w:t xml:space="preserve"> g</w:t>
            </w:r>
          </w:p>
        </w:tc>
        <w:tc>
          <w:tcPr>
            <w:tcW w:w="2693" w:type="dxa"/>
          </w:tcPr>
          <w:p w14:paraId="133949BA" w14:textId="400E6585" w:rsidR="009D2C9C" w:rsidRPr="00FB7930" w:rsidRDefault="000A2202" w:rsidP="009D2C9C">
            <w:pPr>
              <w:jc w:val="center"/>
              <w:rPr>
                <w:lang w:eastAsia="en-CA" w:bidi="en-CA"/>
              </w:rPr>
            </w:pPr>
            <w:r w:rsidRPr="00FB7930">
              <w:rPr>
                <w:lang w:eastAsia="en-CA" w:bidi="en-CA"/>
              </w:rPr>
              <w:t>1.4</w:t>
            </w:r>
            <w:r w:rsidR="00E83956">
              <w:rPr>
                <w:lang w:eastAsia="en-CA" w:bidi="en-CA"/>
              </w:rPr>
              <w:t xml:space="preserve"> g</w:t>
            </w:r>
          </w:p>
        </w:tc>
      </w:tr>
    </w:tbl>
    <w:p w14:paraId="5C3A8AF7" w14:textId="62B9FE50" w:rsidR="009D2C9C" w:rsidRPr="00FB7930" w:rsidRDefault="00A610B5" w:rsidP="00A610B5">
      <w:pPr>
        <w:rPr>
          <w:sz w:val="22"/>
          <w:lang w:eastAsia="en-CA" w:bidi="en-CA"/>
        </w:rPr>
      </w:pPr>
      <w:r w:rsidRPr="00FB7930">
        <w:rPr>
          <w:sz w:val="22"/>
          <w:lang w:eastAsia="en-CA" w:bidi="en-CA"/>
        </w:rPr>
        <w:t xml:space="preserve">*Information provided by the CSA </w:t>
      </w:r>
    </w:p>
    <w:p w14:paraId="5D7DBEAF" w14:textId="5164BE9D" w:rsidR="00206C99" w:rsidRPr="00FB7930" w:rsidRDefault="00F25FAF" w:rsidP="00F25FAF">
      <w:pPr>
        <w:rPr>
          <w:lang w:eastAsia="en-CA" w:bidi="en-CA"/>
        </w:rPr>
      </w:pPr>
      <w:r w:rsidRPr="00FB7930">
        <w:rPr>
          <w:lang w:eastAsia="en-CA" w:bidi="en-CA"/>
        </w:rPr>
        <w:t>The combined acceleration to cons</w:t>
      </w:r>
      <w:r w:rsidR="00206C99" w:rsidRPr="00FB7930">
        <w:rPr>
          <w:lang w:eastAsia="en-CA" w:bidi="en-CA"/>
        </w:rPr>
        <w:t>ider is therefore the following</w:t>
      </w:r>
      <w:r w:rsidR="00D33D90">
        <w:rPr>
          <w:lang w:eastAsia="en-CA" w:bidi="en-C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3320"/>
      </w:tblGrid>
      <w:tr w:rsidR="00F25FAF" w:rsidRPr="00FB7930" w14:paraId="161DB5EE" w14:textId="77777777" w:rsidTr="007E35C4">
        <w:tc>
          <w:tcPr>
            <w:tcW w:w="6030" w:type="dxa"/>
          </w:tcPr>
          <w:p w14:paraId="232115A0" w14:textId="45754787" w:rsidR="00F25FAF" w:rsidRPr="00FB7930" w:rsidRDefault="00F25FAF" w:rsidP="00A40435">
            <w:pPr>
              <w:jc w:val="right"/>
              <w:rPr>
                <w:lang w:eastAsia="en-CA" w:bidi="en-CA"/>
              </w:rPr>
            </w:pPr>
            <w:r w:rsidRPr="00FB7930">
              <w:rPr>
                <w:lang w:eastAsia="en-CA" w:bidi="en-CA"/>
              </w:rPr>
              <w:t>A</w:t>
            </w:r>
            <w:r w:rsidRPr="00FB7930">
              <w:rPr>
                <w:vertAlign w:val="subscript"/>
                <w:lang w:eastAsia="en-CA" w:bidi="en-CA"/>
              </w:rPr>
              <w:t>C</w:t>
            </w:r>
            <w:r w:rsidRPr="00FB7930">
              <w:rPr>
                <w:lang w:eastAsia="en-CA" w:bidi="en-CA"/>
              </w:rPr>
              <w:t xml:space="preserve"> = </w:t>
            </w:r>
            <m:oMath>
              <m:rad>
                <m:radPr>
                  <m:degHide m:val="1"/>
                  <m:ctrlPr>
                    <w:rPr>
                      <w:rFonts w:ascii="Cambria Math" w:hAnsi="Cambria Math"/>
                      <w:lang w:eastAsia="en-CA" w:bidi="en-CA"/>
                    </w:rPr>
                  </m:ctrlPr>
                </m:radPr>
                <m:deg/>
                <m:e>
                  <m:sSup>
                    <m:sSupPr>
                      <m:ctrlPr>
                        <w:rPr>
                          <w:rFonts w:ascii="Cambria Math" w:hAnsi="Cambria Math"/>
                          <w:lang w:eastAsia="en-CA" w:bidi="en-CA"/>
                        </w:rPr>
                      </m:ctrlPr>
                    </m:sSupPr>
                    <m:e>
                      <m:r>
                        <w:rPr>
                          <w:rFonts w:ascii="Cambria Math" w:hAnsi="Cambria Math"/>
                          <w:lang w:eastAsia="en-CA" w:bidi="en-CA"/>
                        </w:rPr>
                        <m:t>Z</m:t>
                      </m:r>
                    </m:e>
                    <m:sup>
                      <m:r>
                        <w:rPr>
                          <w:rFonts w:ascii="Cambria Math" w:hAnsi="Cambria Math"/>
                          <w:lang w:eastAsia="en-CA" w:bidi="en-CA"/>
                        </w:rPr>
                        <m:t>2</m:t>
                      </m:r>
                    </m:sup>
                  </m:sSup>
                  <m:r>
                    <w:rPr>
                      <w:rFonts w:ascii="Cambria Math" w:hAnsi="Cambria Math"/>
                      <w:lang w:eastAsia="en-CA" w:bidi="en-CA"/>
                    </w:rPr>
                    <m:t>+</m:t>
                  </m:r>
                  <m:sSup>
                    <m:sSupPr>
                      <m:ctrlPr>
                        <w:rPr>
                          <w:rFonts w:ascii="Cambria Math" w:hAnsi="Cambria Math"/>
                          <w:lang w:eastAsia="en-CA" w:bidi="en-CA"/>
                        </w:rPr>
                      </m:ctrlPr>
                    </m:sSupPr>
                    <m:e>
                      <m:r>
                        <w:rPr>
                          <w:rFonts w:ascii="Cambria Math" w:hAnsi="Cambria Math"/>
                          <w:lang w:eastAsia="en-CA" w:bidi="en-CA"/>
                        </w:rPr>
                        <m:t>XY</m:t>
                      </m:r>
                    </m:e>
                    <m:sup>
                      <m:r>
                        <w:rPr>
                          <w:rFonts w:ascii="Cambria Math" w:hAnsi="Cambria Math"/>
                          <w:lang w:eastAsia="en-CA" w:bidi="en-CA"/>
                        </w:rPr>
                        <m:t>2</m:t>
                      </m:r>
                    </m:sup>
                  </m:sSup>
                  <m:r>
                    <w:rPr>
                      <w:rFonts w:ascii="Cambria Math" w:hAnsi="Cambria Math"/>
                      <w:lang w:eastAsia="en-CA" w:bidi="en-CA"/>
                    </w:rPr>
                    <m:t xml:space="preserve"> </m:t>
                  </m:r>
                </m:e>
              </m:rad>
            </m:oMath>
            <w:r w:rsidR="00795D29">
              <w:rPr>
                <w:b/>
                <w:lang w:eastAsia="en-CA" w:bidi="en-CA"/>
              </w:rPr>
              <w:t>= 6.94 g</w:t>
            </w:r>
          </w:p>
        </w:tc>
        <w:tc>
          <w:tcPr>
            <w:tcW w:w="3320" w:type="dxa"/>
          </w:tcPr>
          <w:p w14:paraId="474751E6" w14:textId="409D8712" w:rsidR="00F25FAF" w:rsidRPr="00FB7930" w:rsidRDefault="00F25FAF" w:rsidP="007E35C4">
            <w:pPr>
              <w:jc w:val="right"/>
              <w:rPr>
                <w:lang w:eastAsia="en-CA" w:bidi="en-CA"/>
              </w:rPr>
            </w:pPr>
            <w:r w:rsidRPr="00FB7930">
              <w:rPr>
                <w:lang w:eastAsia="en-CA" w:bidi="en-CA"/>
              </w:rPr>
              <w:t>[</w:t>
            </w:r>
            <w:r w:rsidRPr="00FB7930">
              <w:t xml:space="preserve">Equation </w:t>
            </w:r>
            <w:r w:rsidRPr="00FB7930">
              <w:fldChar w:fldCharType="begin"/>
            </w:r>
            <w:r w:rsidRPr="00FB7930">
              <w:instrText xml:space="preserve"> SEQ Equation \* ARABIC </w:instrText>
            </w:r>
            <w:r w:rsidRPr="00FB7930">
              <w:fldChar w:fldCharType="separate"/>
            </w:r>
            <w:r w:rsidR="00720789">
              <w:rPr>
                <w:noProof/>
              </w:rPr>
              <w:t>1</w:t>
            </w:r>
            <w:r w:rsidRPr="00FB7930">
              <w:fldChar w:fldCharType="end"/>
            </w:r>
            <w:r w:rsidRPr="00FB7930">
              <w:t>]</w:t>
            </w:r>
          </w:p>
        </w:tc>
      </w:tr>
    </w:tbl>
    <w:p w14:paraId="51FE0FF5" w14:textId="01CD0426" w:rsidR="007C35F1" w:rsidRPr="00FB7930" w:rsidRDefault="007C35F1" w:rsidP="00B4375C">
      <w:pPr>
        <w:tabs>
          <w:tab w:val="left" w:pos="563"/>
        </w:tabs>
        <w:rPr>
          <w:lang w:eastAsia="en-CA" w:bidi="en-CA"/>
        </w:rPr>
      </w:pPr>
    </w:p>
    <w:p w14:paraId="1AB714DB" w14:textId="38745A53" w:rsidR="00B4375C" w:rsidRPr="00FB7930" w:rsidRDefault="00B4375C" w:rsidP="00F21C14">
      <w:pPr>
        <w:pStyle w:val="Heading3"/>
        <w:rPr>
          <w:lang w:val="en-US"/>
        </w:rPr>
      </w:pPr>
      <w:bookmarkStart w:id="43" w:name="_Ref10821860"/>
      <w:bookmarkStart w:id="44" w:name="_Toc14176369"/>
      <w:r w:rsidRPr="00FB7930">
        <w:rPr>
          <w:lang w:val="en-US"/>
        </w:rPr>
        <w:t>Design Loads and Safety Factors</w:t>
      </w:r>
      <w:bookmarkEnd w:id="43"/>
      <w:bookmarkEnd w:id="44"/>
    </w:p>
    <w:p w14:paraId="7F599D5A" w14:textId="52A9341A" w:rsidR="00360DE6" w:rsidRPr="00FB7930" w:rsidRDefault="00F25FAF" w:rsidP="00F25FAF">
      <w:pPr>
        <w:rPr>
          <w:lang w:eastAsia="en-CA" w:bidi="en-CA"/>
        </w:rPr>
      </w:pPr>
      <w:r w:rsidRPr="00FB7930">
        <w:rPr>
          <w:lang w:eastAsia="en-CA" w:bidi="en-CA"/>
        </w:rPr>
        <w:t xml:space="preserve">The Limit Load (LL) are calculated based on the acceleration shown in </w:t>
      </w:r>
      <w:r w:rsidR="00B93F68">
        <w:rPr>
          <w:lang w:eastAsia="en-CA" w:bidi="en-CA"/>
        </w:rPr>
        <w:t>S</w:t>
      </w:r>
      <w:r w:rsidRPr="00FB7930">
        <w:rPr>
          <w:lang w:eastAsia="en-CA" w:bidi="en-CA"/>
        </w:rPr>
        <w:t xml:space="preserve">ection </w:t>
      </w:r>
      <w:r w:rsidRPr="00FB7930">
        <w:rPr>
          <w:lang w:eastAsia="en-CA" w:bidi="en-CA"/>
        </w:rPr>
        <w:fldChar w:fldCharType="begin"/>
      </w:r>
      <w:r w:rsidRPr="00FB7930">
        <w:rPr>
          <w:lang w:eastAsia="en-CA" w:bidi="en-CA"/>
        </w:rPr>
        <w:instrText xml:space="preserve"> REF _Ref500334910 \n \h </w:instrText>
      </w:r>
      <w:r w:rsidRPr="00FB7930">
        <w:rPr>
          <w:lang w:eastAsia="en-CA" w:bidi="en-CA"/>
        </w:rPr>
      </w:r>
      <w:r w:rsidRPr="00FB7930">
        <w:rPr>
          <w:lang w:eastAsia="en-CA" w:bidi="en-CA"/>
        </w:rPr>
        <w:fldChar w:fldCharType="separate"/>
      </w:r>
      <w:r w:rsidR="00720789">
        <w:rPr>
          <w:lang w:eastAsia="en-CA" w:bidi="en-CA"/>
        </w:rPr>
        <w:t>4.4.1</w:t>
      </w:r>
      <w:r w:rsidRPr="00FB7930">
        <w:rPr>
          <w:lang w:eastAsia="en-CA" w:bidi="en-CA"/>
        </w:rPr>
        <w:fldChar w:fldCharType="end"/>
      </w:r>
      <w:r w:rsidRPr="00FB7930">
        <w:rPr>
          <w:lang w:eastAsia="en-CA" w:bidi="en-CA"/>
        </w:rPr>
        <w:t xml:space="preserve"> above and the </w:t>
      </w:r>
      <w:r w:rsidR="00A40435" w:rsidRPr="00FB7930">
        <w:rPr>
          <w:lang w:eastAsia="en-CA" w:bidi="en-CA"/>
        </w:rPr>
        <w:t xml:space="preserve">payload </w:t>
      </w:r>
      <w:r w:rsidRPr="00FB7930">
        <w:rPr>
          <w:lang w:eastAsia="en-CA" w:bidi="en-CA"/>
        </w:rPr>
        <w:t xml:space="preserve">total mass </w:t>
      </w:r>
      <w:r w:rsidRPr="00795D29">
        <w:rPr>
          <w:lang w:eastAsia="en-CA" w:bidi="en-CA"/>
        </w:rPr>
        <w:t>(</w:t>
      </w:r>
      <w:proofErr w:type="spellStart"/>
      <w:r w:rsidRPr="00795D29">
        <w:rPr>
          <w:lang w:eastAsia="en-CA" w:bidi="en-CA"/>
        </w:rPr>
        <w:t>m</w:t>
      </w:r>
      <w:r w:rsidRPr="00795D29">
        <w:rPr>
          <w:vertAlign w:val="subscript"/>
          <w:lang w:eastAsia="en-CA" w:bidi="en-CA"/>
        </w:rPr>
        <w:t>T</w:t>
      </w:r>
      <w:proofErr w:type="spellEnd"/>
      <w:r w:rsidRPr="00795D29">
        <w:rPr>
          <w:lang w:eastAsia="en-CA" w:bidi="en-CA"/>
        </w:rPr>
        <w:t xml:space="preserve">) of </w:t>
      </w:r>
      <w:r w:rsidR="00E34590">
        <w:rPr>
          <w:lang w:eastAsia="en-CA" w:bidi="en-CA"/>
        </w:rPr>
        <w:t>9</w:t>
      </w:r>
      <w:r w:rsidR="0093031E" w:rsidRPr="00795D29">
        <w:rPr>
          <w:lang w:eastAsia="en-CA" w:bidi="en-CA"/>
        </w:rPr>
        <w:t xml:space="preserve"> </w:t>
      </w:r>
      <w:r w:rsidR="00A40435" w:rsidRPr="00795D29">
        <w:rPr>
          <w:lang w:eastAsia="en-CA" w:bidi="en-CA"/>
        </w:rPr>
        <w:t>kg</w:t>
      </w:r>
      <w:r w:rsidR="00E34590">
        <w:rPr>
          <w:lang w:eastAsia="en-CA" w:bidi="en-CA"/>
        </w:rPr>
        <w:t xml:space="preserve"> declared in </w:t>
      </w:r>
      <w:r w:rsidR="00E34590">
        <w:rPr>
          <w:lang w:eastAsia="en-CA" w:bidi="en-CA"/>
        </w:rPr>
        <w:fldChar w:fldCharType="begin"/>
      </w:r>
      <w:r w:rsidR="00E34590">
        <w:rPr>
          <w:lang w:eastAsia="en-CA" w:bidi="en-CA"/>
        </w:rPr>
        <w:instrText xml:space="preserve"> REF _Ref14446643 \h </w:instrText>
      </w:r>
      <w:r w:rsidR="00E34590">
        <w:rPr>
          <w:lang w:eastAsia="en-CA" w:bidi="en-CA"/>
        </w:rPr>
      </w:r>
      <w:r w:rsidR="00E34590">
        <w:rPr>
          <w:lang w:eastAsia="en-CA" w:bidi="en-CA"/>
        </w:rPr>
        <w:fldChar w:fldCharType="separate"/>
      </w:r>
      <w:r w:rsidR="00E34590" w:rsidRPr="00E34590">
        <w:t xml:space="preserve">Table </w:t>
      </w:r>
      <w:r w:rsidR="00E34590" w:rsidRPr="00E34590">
        <w:rPr>
          <w:noProof/>
        </w:rPr>
        <w:t>4</w:t>
      </w:r>
      <w:r w:rsidR="00E34590" w:rsidRPr="00E34590">
        <w:noBreakHyphen/>
      </w:r>
      <w:r w:rsidR="00E34590" w:rsidRPr="00E34590">
        <w:rPr>
          <w:noProof/>
        </w:rPr>
        <w:t>1</w:t>
      </w:r>
      <w:r w:rsidR="00E34590">
        <w:rPr>
          <w:lang w:eastAsia="en-CA" w:bidi="en-CA"/>
        </w:rPr>
        <w:fldChar w:fldCharType="end"/>
      </w:r>
      <w:r w:rsidRPr="00795D29">
        <w:rPr>
          <w:lang w:eastAsia="en-CA" w:bidi="en-CA"/>
        </w:rPr>
        <w:t>.</w:t>
      </w:r>
    </w:p>
    <w:p w14:paraId="7A856440" w14:textId="77777777" w:rsidR="00360DE6" w:rsidRPr="00FB7930" w:rsidRDefault="00360DE6" w:rsidP="00F25FAF">
      <w:pPr>
        <w:rPr>
          <w:lang w:eastAsia="en-CA" w:bidi="en-CA"/>
        </w:rPr>
      </w:pPr>
    </w:p>
    <w:p w14:paraId="23D43977" w14:textId="1CAADAC1" w:rsidR="00360DE6" w:rsidRPr="00AB1A37" w:rsidRDefault="00F25FAF" w:rsidP="00F25FAF">
      <w:pPr>
        <w:rPr>
          <w:i/>
          <w:lang w:eastAsia="en-CA" w:bidi="en-CA"/>
        </w:rPr>
      </w:pPr>
      <w:r w:rsidRPr="00AB1A37">
        <w:rPr>
          <w:i/>
          <w:lang w:eastAsia="en-CA" w:bidi="en-CA"/>
        </w:rPr>
        <w:t xml:space="preserve">The safety factors to consider are </w:t>
      </w:r>
      <w:r w:rsidRPr="00AB1A37">
        <w:rPr>
          <w:i/>
        </w:rPr>
        <w:t>explained in AD-4 and summarized here</w:t>
      </w:r>
      <w:r w:rsidR="00360DE6" w:rsidRPr="00AB1A37">
        <w:rPr>
          <w:i/>
          <w:lang w:eastAsia="en-CA" w:bidi="en-CA"/>
        </w:rPr>
        <w:t xml:space="preserve"> :</w:t>
      </w:r>
    </w:p>
    <w:p w14:paraId="550EBEFD" w14:textId="77777777" w:rsidR="00360DE6" w:rsidRPr="00AB1A37" w:rsidRDefault="00360DE6" w:rsidP="00F25FAF">
      <w:pPr>
        <w:rPr>
          <w:i/>
          <w:lang w:eastAsia="en-CA" w:bidi="en-CA"/>
        </w:rPr>
      </w:pPr>
    </w:p>
    <w:p w14:paraId="7A3668FF" w14:textId="329EAD53" w:rsidR="00F25FAF" w:rsidRPr="00AB1A37" w:rsidRDefault="00F25FAF" w:rsidP="00F25FAF">
      <w:pPr>
        <w:rPr>
          <w:i/>
          <w:lang w:eastAsia="en-CA" w:bidi="en-CA"/>
        </w:rPr>
      </w:pPr>
      <w:r w:rsidRPr="00AB1A37">
        <w:rPr>
          <w:i/>
          <w:lang w:eastAsia="en-CA" w:bidi="en-CA"/>
        </w:rPr>
        <w:lastRenderedPageBreak/>
        <w:t>- project coefficient</w:t>
      </w:r>
      <w:r w:rsidR="00D33D90" w:rsidRPr="00AB1A37">
        <w:rPr>
          <w:i/>
          <w:lang w:eastAsia="en-CA" w:bidi="en-CA"/>
        </w:rPr>
        <w:t xml:space="preserve"> </w:t>
      </w:r>
      <w:r w:rsidRPr="00AB1A37">
        <w:rPr>
          <w:i/>
          <w:lang w:eastAsia="en-CA" w:bidi="en-CA"/>
        </w:rPr>
        <w:t>(KP) = 1.15</w:t>
      </w:r>
    </w:p>
    <w:p w14:paraId="14670177" w14:textId="3933350A" w:rsidR="00F25FAF" w:rsidRPr="00AB1A37" w:rsidRDefault="00F25FAF" w:rsidP="00F25FAF">
      <w:pPr>
        <w:rPr>
          <w:i/>
          <w:lang w:eastAsia="en-CA" w:bidi="en-CA"/>
        </w:rPr>
      </w:pPr>
      <w:r w:rsidRPr="00AB1A37">
        <w:rPr>
          <w:i/>
          <w:lang w:eastAsia="en-CA" w:bidi="en-CA"/>
        </w:rPr>
        <w:t>- model coefficient</w:t>
      </w:r>
      <w:r w:rsidR="00D33D90" w:rsidRPr="00AB1A37">
        <w:rPr>
          <w:i/>
          <w:lang w:eastAsia="en-CA" w:bidi="en-CA"/>
        </w:rPr>
        <w:t xml:space="preserve"> </w:t>
      </w:r>
      <w:r w:rsidRPr="00AB1A37">
        <w:rPr>
          <w:i/>
          <w:lang w:eastAsia="en-CA" w:bidi="en-CA"/>
        </w:rPr>
        <w:t>(KM) = 1.4</w:t>
      </w:r>
    </w:p>
    <w:p w14:paraId="4EAFEB66" w14:textId="4FC5CEEE" w:rsidR="00F25FAF" w:rsidRPr="00AB1A37" w:rsidRDefault="00F25FAF" w:rsidP="00F25FAF">
      <w:pPr>
        <w:rPr>
          <w:i/>
          <w:lang w:eastAsia="en-CA" w:bidi="en-CA"/>
        </w:rPr>
      </w:pPr>
      <w:r w:rsidRPr="00AB1A37">
        <w:rPr>
          <w:i/>
          <w:lang w:eastAsia="en-CA" w:bidi="en-CA"/>
        </w:rPr>
        <w:t>- yield design factor of safety (FOSY) = 1.25</w:t>
      </w:r>
    </w:p>
    <w:p w14:paraId="4DE69899" w14:textId="2A73C57C" w:rsidR="00F25FAF" w:rsidRPr="00AB1A37" w:rsidRDefault="00F25FAF" w:rsidP="00F25FAF">
      <w:pPr>
        <w:rPr>
          <w:i/>
          <w:lang w:eastAsia="en-CA" w:bidi="en-CA"/>
        </w:rPr>
      </w:pPr>
      <w:r w:rsidRPr="00AB1A37">
        <w:rPr>
          <w:i/>
          <w:lang w:eastAsia="en-CA" w:bidi="en-CA"/>
        </w:rPr>
        <w:t>- ultimate design factor of safety</w:t>
      </w:r>
      <w:r w:rsidR="00D33D90" w:rsidRPr="00AB1A37">
        <w:rPr>
          <w:i/>
          <w:lang w:eastAsia="en-CA" w:bidi="en-CA"/>
        </w:rPr>
        <w:t xml:space="preserve"> </w:t>
      </w:r>
      <w:r w:rsidRPr="00AB1A37">
        <w:rPr>
          <w:i/>
          <w:lang w:eastAsia="en-CA" w:bidi="en-CA"/>
        </w:rPr>
        <w:t>(FOSU) = 1.5</w:t>
      </w:r>
    </w:p>
    <w:p w14:paraId="2278F8AE" w14:textId="77777777" w:rsidR="00F25FAF" w:rsidRPr="00FB7930" w:rsidRDefault="00F25FAF" w:rsidP="00F25FAF">
      <w:pPr>
        <w:rPr>
          <w:lang w:eastAsia="en-CA" w:bidi="en-CA"/>
        </w:rPr>
      </w:pPr>
    </w:p>
    <w:p w14:paraId="15E8EF8C" w14:textId="3BBA8A60" w:rsidR="00F25FAF" w:rsidRPr="00FB7930" w:rsidRDefault="00F25FAF" w:rsidP="00F25FAF">
      <w:pPr>
        <w:rPr>
          <w:lang w:eastAsia="en-CA" w:bidi="en-CA"/>
        </w:rPr>
      </w:pPr>
      <w:r w:rsidRPr="00FB7930">
        <w:rPr>
          <w:lang w:eastAsia="en-CA" w:bidi="en-CA"/>
        </w:rPr>
        <w:t>By definition:</w:t>
      </w:r>
    </w:p>
    <w:p w14:paraId="653101ED" w14:textId="77777777" w:rsidR="002642DD" w:rsidRPr="00FB7930" w:rsidRDefault="002642DD" w:rsidP="00F25FAF">
      <w:pPr>
        <w:rPr>
          <w:lang w:eastAsia="en-CA" w:bidi="en-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5"/>
        <w:gridCol w:w="3145"/>
      </w:tblGrid>
      <w:tr w:rsidR="00F25FAF" w:rsidRPr="00FB7930" w14:paraId="62D592A9" w14:textId="77777777" w:rsidTr="007E35C4">
        <w:tc>
          <w:tcPr>
            <w:tcW w:w="6205" w:type="dxa"/>
          </w:tcPr>
          <w:p w14:paraId="243A9A83" w14:textId="09FB0252" w:rsidR="00F25FAF" w:rsidRPr="00FB7930" w:rsidRDefault="00F25FAF" w:rsidP="00E34590">
            <w:pPr>
              <w:rPr>
                <w:lang w:eastAsia="en-CA" w:bidi="en-CA"/>
              </w:rPr>
            </w:pPr>
            <w:r w:rsidRPr="00FB7930">
              <w:rPr>
                <w:lang w:eastAsia="en-CA" w:bidi="en-CA"/>
              </w:rPr>
              <w:t xml:space="preserve">LL (limit load) = </w:t>
            </w:r>
            <w:proofErr w:type="spellStart"/>
            <w:r w:rsidRPr="00FB7930">
              <w:rPr>
                <w:lang w:eastAsia="en-CA" w:bidi="en-CA"/>
              </w:rPr>
              <w:t>m</w:t>
            </w:r>
            <w:r w:rsidRPr="00FB7930">
              <w:rPr>
                <w:vertAlign w:val="subscript"/>
                <w:lang w:eastAsia="en-CA" w:bidi="en-CA"/>
              </w:rPr>
              <w:t>T</w:t>
            </w:r>
            <w:proofErr w:type="spellEnd"/>
            <w:r w:rsidRPr="00FB7930">
              <w:rPr>
                <w:lang w:eastAsia="en-CA" w:bidi="en-CA"/>
              </w:rPr>
              <w:t xml:space="preserve"> x A</w:t>
            </w:r>
            <w:r w:rsidRPr="00FB7930">
              <w:rPr>
                <w:vertAlign w:val="subscript"/>
                <w:lang w:eastAsia="en-CA" w:bidi="en-CA"/>
              </w:rPr>
              <w:t>C</w:t>
            </w:r>
            <w:r w:rsidRPr="00FB7930">
              <w:rPr>
                <w:lang w:eastAsia="en-CA" w:bidi="en-CA"/>
              </w:rPr>
              <w:t xml:space="preserve"> x 9.81 </w:t>
            </w:r>
          </w:p>
        </w:tc>
        <w:tc>
          <w:tcPr>
            <w:tcW w:w="3145" w:type="dxa"/>
          </w:tcPr>
          <w:p w14:paraId="77466675" w14:textId="3630BBF7" w:rsidR="00F25FAF" w:rsidRPr="00FB7930" w:rsidRDefault="00F25FAF" w:rsidP="007E35C4">
            <w:pPr>
              <w:jc w:val="right"/>
              <w:rPr>
                <w:lang w:eastAsia="en-CA" w:bidi="en-CA"/>
              </w:rPr>
            </w:pPr>
            <w:r w:rsidRPr="00FB7930">
              <w:t xml:space="preserve">[Equation </w:t>
            </w:r>
            <w:r w:rsidRPr="00FB7930">
              <w:fldChar w:fldCharType="begin"/>
            </w:r>
            <w:r w:rsidRPr="00FB7930">
              <w:instrText xml:space="preserve"> SEQ Equation \* ARABIC </w:instrText>
            </w:r>
            <w:r w:rsidRPr="00FB7930">
              <w:fldChar w:fldCharType="separate"/>
            </w:r>
            <w:r w:rsidR="00720789">
              <w:rPr>
                <w:noProof/>
              </w:rPr>
              <w:t>2</w:t>
            </w:r>
            <w:r w:rsidRPr="00FB7930">
              <w:fldChar w:fldCharType="end"/>
            </w:r>
            <w:r w:rsidRPr="00FB7930">
              <w:t>]</w:t>
            </w:r>
          </w:p>
        </w:tc>
      </w:tr>
      <w:tr w:rsidR="005E0BE3" w:rsidRPr="00FB7930" w14:paraId="2FFA4686" w14:textId="77777777" w:rsidTr="007E35C4">
        <w:tc>
          <w:tcPr>
            <w:tcW w:w="6205" w:type="dxa"/>
          </w:tcPr>
          <w:p w14:paraId="2256206D" w14:textId="6ECC528B" w:rsidR="005E0BE3" w:rsidRPr="00FB7930" w:rsidRDefault="005E0BE3" w:rsidP="00A40435">
            <w:pPr>
              <w:rPr>
                <w:lang w:eastAsia="en-CA" w:bidi="en-CA"/>
              </w:rPr>
            </w:pPr>
          </w:p>
        </w:tc>
        <w:tc>
          <w:tcPr>
            <w:tcW w:w="3145" w:type="dxa"/>
          </w:tcPr>
          <w:p w14:paraId="5D26AE51" w14:textId="77777777" w:rsidR="005E0BE3" w:rsidRPr="00FB7930" w:rsidRDefault="005E0BE3" w:rsidP="007E35C4">
            <w:pPr>
              <w:jc w:val="right"/>
            </w:pPr>
          </w:p>
        </w:tc>
      </w:tr>
      <w:tr w:rsidR="00F25FAF" w:rsidRPr="00FB7930" w14:paraId="11731414" w14:textId="77777777" w:rsidTr="007E35C4">
        <w:tc>
          <w:tcPr>
            <w:tcW w:w="6205" w:type="dxa"/>
          </w:tcPr>
          <w:p w14:paraId="3668367C" w14:textId="0C664F50" w:rsidR="00F25FAF" w:rsidRPr="00FB7930" w:rsidRDefault="00F25FAF" w:rsidP="00E34590">
            <w:pPr>
              <w:rPr>
                <w:lang w:eastAsia="en-CA" w:bidi="en-CA"/>
              </w:rPr>
            </w:pPr>
            <w:r w:rsidRPr="00FB7930">
              <w:rPr>
                <w:lang w:eastAsia="en-CA" w:bidi="en-CA"/>
              </w:rPr>
              <w:t xml:space="preserve">DLL (design limit load) = LL x KP x KM </w:t>
            </w:r>
          </w:p>
        </w:tc>
        <w:tc>
          <w:tcPr>
            <w:tcW w:w="3145" w:type="dxa"/>
          </w:tcPr>
          <w:p w14:paraId="5B065288" w14:textId="654F7627" w:rsidR="00F25FAF" w:rsidRPr="00FB7930" w:rsidRDefault="00F25FAF" w:rsidP="007E35C4">
            <w:pPr>
              <w:jc w:val="right"/>
            </w:pPr>
            <w:r w:rsidRPr="00FB7930">
              <w:t xml:space="preserve">[Equation </w:t>
            </w:r>
            <w:r w:rsidRPr="00FB7930">
              <w:fldChar w:fldCharType="begin"/>
            </w:r>
            <w:r w:rsidRPr="00FB7930">
              <w:instrText xml:space="preserve"> SEQ Equation \* ARABIC </w:instrText>
            </w:r>
            <w:r w:rsidRPr="00FB7930">
              <w:fldChar w:fldCharType="separate"/>
            </w:r>
            <w:r w:rsidR="00720789">
              <w:rPr>
                <w:noProof/>
              </w:rPr>
              <w:t>3</w:t>
            </w:r>
            <w:r w:rsidRPr="00FB7930">
              <w:fldChar w:fldCharType="end"/>
            </w:r>
            <w:r w:rsidRPr="00FB7930">
              <w:t>]</w:t>
            </w:r>
          </w:p>
          <w:p w14:paraId="56FF0BC3" w14:textId="2F22899F" w:rsidR="005E0BE3" w:rsidRPr="00FB7930" w:rsidRDefault="005E0BE3" w:rsidP="007E35C4">
            <w:pPr>
              <w:jc w:val="right"/>
              <w:rPr>
                <w:lang w:eastAsia="en-CA" w:bidi="en-CA"/>
              </w:rPr>
            </w:pPr>
          </w:p>
        </w:tc>
      </w:tr>
      <w:tr w:rsidR="00F25FAF" w:rsidRPr="00FB7930" w14:paraId="37308A7D" w14:textId="77777777" w:rsidTr="007E35C4">
        <w:tc>
          <w:tcPr>
            <w:tcW w:w="6205" w:type="dxa"/>
          </w:tcPr>
          <w:p w14:paraId="06D60DC0" w14:textId="4B0C60C0" w:rsidR="00F25FAF" w:rsidRPr="00FB7930" w:rsidRDefault="00F25FAF" w:rsidP="00E34590">
            <w:pPr>
              <w:rPr>
                <w:lang w:eastAsia="en-CA" w:bidi="en-CA"/>
              </w:rPr>
            </w:pPr>
            <w:r w:rsidRPr="00FB7930">
              <w:rPr>
                <w:lang w:eastAsia="en-CA" w:bidi="en-CA"/>
              </w:rPr>
              <w:t xml:space="preserve">DYL (design yield load) = DLL x FOSY </w:t>
            </w:r>
          </w:p>
        </w:tc>
        <w:tc>
          <w:tcPr>
            <w:tcW w:w="3145" w:type="dxa"/>
          </w:tcPr>
          <w:p w14:paraId="71E1DFA7" w14:textId="751A56FA" w:rsidR="00F25FAF" w:rsidRPr="00FB7930" w:rsidRDefault="00F25FAF" w:rsidP="007E35C4">
            <w:pPr>
              <w:jc w:val="right"/>
            </w:pPr>
            <w:r w:rsidRPr="00FB7930">
              <w:t xml:space="preserve">[Equation </w:t>
            </w:r>
            <w:r w:rsidRPr="00FB7930">
              <w:fldChar w:fldCharType="begin"/>
            </w:r>
            <w:r w:rsidRPr="00FB7930">
              <w:instrText xml:space="preserve"> SEQ Equation \* ARABIC </w:instrText>
            </w:r>
            <w:r w:rsidRPr="00FB7930">
              <w:fldChar w:fldCharType="separate"/>
            </w:r>
            <w:r w:rsidR="00720789">
              <w:rPr>
                <w:noProof/>
              </w:rPr>
              <w:t>4</w:t>
            </w:r>
            <w:r w:rsidRPr="00FB7930">
              <w:fldChar w:fldCharType="end"/>
            </w:r>
            <w:r w:rsidRPr="00FB7930">
              <w:t>]</w:t>
            </w:r>
          </w:p>
          <w:p w14:paraId="5CDA20FE" w14:textId="2E96FFD8" w:rsidR="005E0BE3" w:rsidRPr="00FB7930" w:rsidRDefault="005E0BE3" w:rsidP="007E35C4">
            <w:pPr>
              <w:jc w:val="right"/>
              <w:rPr>
                <w:lang w:eastAsia="en-CA" w:bidi="en-CA"/>
              </w:rPr>
            </w:pPr>
          </w:p>
        </w:tc>
      </w:tr>
      <w:tr w:rsidR="00F25FAF" w:rsidRPr="00FB7930" w14:paraId="186B272F" w14:textId="77777777" w:rsidTr="007E35C4">
        <w:tc>
          <w:tcPr>
            <w:tcW w:w="6205" w:type="dxa"/>
          </w:tcPr>
          <w:p w14:paraId="5C3DAB8F" w14:textId="32C11374" w:rsidR="00F25FAF" w:rsidRPr="00FB7930" w:rsidRDefault="00F25FAF" w:rsidP="00E34590">
            <w:pPr>
              <w:rPr>
                <w:lang w:eastAsia="en-CA" w:bidi="en-CA"/>
              </w:rPr>
            </w:pPr>
            <w:r w:rsidRPr="00FB7930">
              <w:rPr>
                <w:lang w:eastAsia="en-CA" w:bidi="en-CA"/>
              </w:rPr>
              <w:t xml:space="preserve">DUL (design ultimate load) = DLL x FOSU </w:t>
            </w:r>
          </w:p>
        </w:tc>
        <w:tc>
          <w:tcPr>
            <w:tcW w:w="3145" w:type="dxa"/>
          </w:tcPr>
          <w:p w14:paraId="44EB7819" w14:textId="50C9FEB6" w:rsidR="00F25FAF" w:rsidRPr="00FB7930" w:rsidRDefault="00F25FAF" w:rsidP="007E35C4">
            <w:pPr>
              <w:jc w:val="right"/>
              <w:rPr>
                <w:lang w:eastAsia="en-CA" w:bidi="en-CA"/>
              </w:rPr>
            </w:pPr>
            <w:r w:rsidRPr="00FB7930">
              <w:t xml:space="preserve">[Equation </w:t>
            </w:r>
            <w:r w:rsidRPr="00FB7930">
              <w:fldChar w:fldCharType="begin"/>
            </w:r>
            <w:r w:rsidRPr="00FB7930">
              <w:instrText xml:space="preserve"> SEQ Equation \* ARABIC </w:instrText>
            </w:r>
            <w:r w:rsidRPr="00FB7930">
              <w:fldChar w:fldCharType="separate"/>
            </w:r>
            <w:r w:rsidR="00720789">
              <w:rPr>
                <w:noProof/>
              </w:rPr>
              <w:t>5</w:t>
            </w:r>
            <w:r w:rsidRPr="00FB7930">
              <w:fldChar w:fldCharType="end"/>
            </w:r>
            <w:r w:rsidRPr="00FB7930">
              <w:t>]</w:t>
            </w:r>
          </w:p>
        </w:tc>
      </w:tr>
      <w:tr w:rsidR="00230F6D" w:rsidRPr="00FB7930" w14:paraId="69EFF72B" w14:textId="77777777" w:rsidTr="007E35C4">
        <w:tc>
          <w:tcPr>
            <w:tcW w:w="6205" w:type="dxa"/>
          </w:tcPr>
          <w:p w14:paraId="7280E1CE" w14:textId="77777777" w:rsidR="00230F6D" w:rsidRPr="00FB7930" w:rsidRDefault="00230F6D" w:rsidP="00F25FAF">
            <w:pPr>
              <w:rPr>
                <w:lang w:eastAsia="en-CA" w:bidi="en-CA"/>
              </w:rPr>
            </w:pPr>
          </w:p>
        </w:tc>
        <w:tc>
          <w:tcPr>
            <w:tcW w:w="3145" w:type="dxa"/>
          </w:tcPr>
          <w:p w14:paraId="55639FA2" w14:textId="77777777" w:rsidR="00230F6D" w:rsidRPr="00FB7930" w:rsidRDefault="00230F6D" w:rsidP="007E35C4">
            <w:pPr>
              <w:jc w:val="right"/>
            </w:pPr>
          </w:p>
        </w:tc>
      </w:tr>
    </w:tbl>
    <w:p w14:paraId="7C9F8E58" w14:textId="77777777" w:rsidR="00A676D0" w:rsidRDefault="00A676D0" w:rsidP="00C40E35">
      <w:pPr>
        <w:rPr>
          <w:lang w:eastAsia="en-CA" w:bidi="en-CA"/>
        </w:rPr>
      </w:pPr>
    </w:p>
    <w:p w14:paraId="2CF2882F" w14:textId="526B117C" w:rsidR="001269F4" w:rsidRDefault="004539EC" w:rsidP="001269F4">
      <w:pPr>
        <w:pStyle w:val="Heading3"/>
        <w:rPr>
          <w:lang w:val="en-US"/>
        </w:rPr>
      </w:pPr>
      <w:bookmarkStart w:id="45" w:name="_Ref11047047"/>
      <w:bookmarkStart w:id="46" w:name="_Toc14176370"/>
      <w:r w:rsidRPr="00FB7930">
        <w:rPr>
          <w:lang w:val="en-US"/>
        </w:rPr>
        <w:t>Validation method</w:t>
      </w:r>
      <w:bookmarkEnd w:id="45"/>
      <w:bookmarkEnd w:id="46"/>
    </w:p>
    <w:p w14:paraId="708A9524" w14:textId="3558883D" w:rsidR="00F854F7" w:rsidRDefault="00E34590" w:rsidP="00F854F7">
      <w:pPr>
        <w:pStyle w:val="BodyText"/>
        <w:rPr>
          <w:lang w:val="en-US"/>
        </w:rPr>
      </w:pPr>
      <w:r w:rsidRPr="00E34590">
        <w:rPr>
          <w:lang w:val="en-US"/>
        </w:rPr>
        <w:t>HAB Microbial Aerosols Sampling instrument</w:t>
      </w:r>
      <w:r w:rsidR="00D42D34" w:rsidRPr="00E34590">
        <w:rPr>
          <w:lang w:val="en-US"/>
        </w:rPr>
        <w:t>’</w:t>
      </w:r>
      <w:r w:rsidR="00D42D34">
        <w:rPr>
          <w:lang w:val="en-US"/>
        </w:rPr>
        <w:t>s</w:t>
      </w:r>
      <w:r>
        <w:rPr>
          <w:lang w:val="en-US"/>
        </w:rPr>
        <w:t xml:space="preserve"> resistance calculation to these load level are explained in details in </w:t>
      </w:r>
      <w:r>
        <w:t xml:space="preserve">Appendix </w:t>
      </w:r>
      <w:r>
        <w:fldChar w:fldCharType="begin"/>
      </w:r>
      <w:r>
        <w:instrText xml:space="preserve"> REF _Ref14445990 \r \h </w:instrText>
      </w:r>
      <w:r>
        <w:fldChar w:fldCharType="separate"/>
      </w:r>
      <w:r>
        <w:t>C.1.1</w:t>
      </w:r>
      <w:r>
        <w:fldChar w:fldCharType="end"/>
      </w:r>
      <w:r w:rsidR="00CD29B7">
        <w:rPr>
          <w:lang w:val="en-US"/>
        </w:rPr>
        <w:t>.</w:t>
      </w:r>
    </w:p>
    <w:p w14:paraId="5BAA8A95" w14:textId="77777777" w:rsidR="00D42D34" w:rsidRPr="00F854F7" w:rsidRDefault="00D42D34" w:rsidP="00F854F7">
      <w:pPr>
        <w:pStyle w:val="BodyText"/>
        <w:rPr>
          <w:lang w:val="en-US"/>
        </w:rPr>
      </w:pPr>
    </w:p>
    <w:p w14:paraId="7032CDB0" w14:textId="4C752951" w:rsidR="00D33D90" w:rsidRDefault="00D33D90" w:rsidP="009D2C9C">
      <w:pPr>
        <w:pStyle w:val="BodyText"/>
        <w:tabs>
          <w:tab w:val="left" w:pos="2370"/>
        </w:tabs>
      </w:pPr>
    </w:p>
    <w:p w14:paraId="4F001782" w14:textId="60114ECF" w:rsidR="0026031E" w:rsidRDefault="0026031E" w:rsidP="00C925C7">
      <w:pPr>
        <w:jc w:val="both"/>
        <w:rPr>
          <w:lang w:eastAsia="en-CA" w:bidi="en-CA"/>
        </w:rPr>
      </w:pPr>
    </w:p>
    <w:p w14:paraId="653E7B8B" w14:textId="2C35F882" w:rsidR="00F51E94" w:rsidRPr="00FB7930" w:rsidRDefault="00F51E94" w:rsidP="00F51E94">
      <w:pPr>
        <w:pStyle w:val="Heading3"/>
        <w:rPr>
          <w:lang w:val="en-US"/>
        </w:rPr>
      </w:pPr>
      <w:bookmarkStart w:id="47" w:name="_Ref10821824"/>
      <w:bookmarkStart w:id="48" w:name="_Toc14176371"/>
      <w:r w:rsidRPr="00FB7930">
        <w:rPr>
          <w:lang w:val="en-US"/>
        </w:rPr>
        <w:t>Robustness of attachment points</w:t>
      </w:r>
      <w:bookmarkEnd w:id="47"/>
      <w:bookmarkEnd w:id="48"/>
    </w:p>
    <w:p w14:paraId="2916607C" w14:textId="77777777" w:rsidR="00F51E94" w:rsidRPr="00FB7930" w:rsidRDefault="00F51E94" w:rsidP="00F51E94">
      <w:pPr>
        <w:pStyle w:val="Heading4"/>
      </w:pPr>
      <w:bookmarkStart w:id="49" w:name="_Ref9002893"/>
      <w:bookmarkStart w:id="50" w:name="_Toc14176372"/>
      <w:r w:rsidRPr="00FB7930">
        <w:t>Margin of Safety</w:t>
      </w:r>
      <w:bookmarkEnd w:id="49"/>
      <w:bookmarkEnd w:id="50"/>
    </w:p>
    <w:p w14:paraId="5A80387B" w14:textId="77777777" w:rsidR="00F51E94" w:rsidRPr="00FB7930" w:rsidRDefault="00F51E94" w:rsidP="00F51E94">
      <w:pPr>
        <w:autoSpaceDE w:val="0"/>
        <w:autoSpaceDN w:val="0"/>
        <w:adjustRightInd w:val="0"/>
        <w:rPr>
          <w:rFonts w:eastAsiaTheme="minorHAnsi"/>
        </w:rPr>
      </w:pPr>
      <w:r w:rsidRPr="00FB7930">
        <w:rPr>
          <w:rFonts w:eastAsiaTheme="minorHAnsi"/>
        </w:rPr>
        <w:t>The margins of safety must be positive</w:t>
      </w:r>
    </w:p>
    <w:p w14:paraId="0403B2CF" w14:textId="77777777" w:rsidR="00F51E94" w:rsidRPr="00FB7930" w:rsidRDefault="00F51E94" w:rsidP="00F51E94">
      <w:pPr>
        <w:autoSpaceDE w:val="0"/>
        <w:autoSpaceDN w:val="0"/>
        <w:adjustRightInd w:val="0"/>
        <w:rPr>
          <w:rFonts w:eastAsiaTheme="minorHAnsi"/>
        </w:rPr>
      </w:pPr>
      <w:r w:rsidRPr="00FB7930">
        <w:rPr>
          <w:rFonts w:eastAsiaTheme="minorHAnsi"/>
        </w:rPr>
        <w:t>- MOSY (yield margin of safety) = (YL / DYL) -1</w:t>
      </w:r>
    </w:p>
    <w:p w14:paraId="1CEF66CC" w14:textId="77777777" w:rsidR="00F51E94" w:rsidRDefault="00F51E94" w:rsidP="00F51E94">
      <w:pPr>
        <w:rPr>
          <w:rFonts w:eastAsiaTheme="minorHAnsi"/>
        </w:rPr>
      </w:pPr>
      <w:r w:rsidRPr="00FB7930">
        <w:rPr>
          <w:rFonts w:eastAsiaTheme="minorHAnsi"/>
        </w:rPr>
        <w:t>- MOSU (ultimate margin of safety) = (UL / DUL) -1</w:t>
      </w:r>
    </w:p>
    <w:p w14:paraId="27477169" w14:textId="77777777" w:rsidR="00F51E94" w:rsidRPr="00FB7930" w:rsidRDefault="00F51E94" w:rsidP="00F51E94">
      <w:pPr>
        <w:rPr>
          <w:rFonts w:eastAsiaTheme="minorHAnsi"/>
        </w:rPr>
      </w:pPr>
    </w:p>
    <w:p w14:paraId="11ED8C22" w14:textId="08D2595C" w:rsidR="00F51E94" w:rsidRPr="00FB7930" w:rsidRDefault="00F51E94" w:rsidP="00F51E94">
      <w:pPr>
        <w:rPr>
          <w:rFonts w:eastAsiaTheme="minorHAnsi"/>
        </w:rPr>
      </w:pPr>
      <w:r w:rsidRPr="00FB7930">
        <w:rPr>
          <w:rFonts w:eastAsiaTheme="minorHAnsi"/>
        </w:rPr>
        <w:t>Where</w:t>
      </w:r>
      <w:r>
        <w:rPr>
          <w:rFonts w:eastAsiaTheme="minorHAnsi"/>
        </w:rPr>
        <w:t xml:space="preserve"> </w:t>
      </w:r>
      <w:r w:rsidRPr="00FB7930">
        <w:rPr>
          <w:rFonts w:eastAsiaTheme="minorHAnsi"/>
        </w:rPr>
        <w:t>YL</w:t>
      </w:r>
      <w:r>
        <w:rPr>
          <w:rFonts w:eastAsiaTheme="minorHAnsi"/>
        </w:rPr>
        <w:t xml:space="preserve"> is the</w:t>
      </w:r>
      <w:r w:rsidRPr="00FB7930">
        <w:rPr>
          <w:rFonts w:eastAsiaTheme="minorHAnsi"/>
        </w:rPr>
        <w:t xml:space="preserve"> Material Yield Load</w:t>
      </w:r>
      <w:r>
        <w:rPr>
          <w:rFonts w:eastAsiaTheme="minorHAnsi"/>
        </w:rPr>
        <w:t>, and UL is the Material Ultimate Load.</w:t>
      </w:r>
    </w:p>
    <w:p w14:paraId="034B4FEC" w14:textId="7B4A4455" w:rsidR="0026031E" w:rsidRDefault="0026031E" w:rsidP="00C925C7">
      <w:pPr>
        <w:jc w:val="both"/>
        <w:rPr>
          <w:lang w:eastAsia="en-CA" w:bidi="en-CA"/>
        </w:rPr>
      </w:pPr>
    </w:p>
    <w:p w14:paraId="55D1995B" w14:textId="46058E5D" w:rsidR="009074E1" w:rsidRPr="006D70B0" w:rsidRDefault="00CD29B7" w:rsidP="009074E1">
      <w:r>
        <w:t>C</w:t>
      </w:r>
      <w:r w:rsidR="009074E1">
        <w:t xml:space="preserve">alculations are included in Appendix </w:t>
      </w:r>
      <w:r w:rsidR="009074E1">
        <w:fldChar w:fldCharType="begin"/>
      </w:r>
      <w:r w:rsidR="009074E1">
        <w:instrText xml:space="preserve"> REF _Ref14248240 \n \h </w:instrText>
      </w:r>
      <w:r w:rsidR="009074E1">
        <w:fldChar w:fldCharType="separate"/>
      </w:r>
      <w:r w:rsidR="009074E1">
        <w:t>C.1.1</w:t>
      </w:r>
      <w:r w:rsidR="009074E1">
        <w:fldChar w:fldCharType="end"/>
      </w:r>
      <w:r w:rsidR="009074E1">
        <w:t xml:space="preserve"> and a summary of the Margin of safety is provided in the following table. The straps and brackets have been qualified and are provided by CNES/CSA. </w:t>
      </w:r>
    </w:p>
    <w:p w14:paraId="75C0CFD5" w14:textId="7947A0CB" w:rsidR="00F25FAF" w:rsidRPr="00871BC0" w:rsidRDefault="00F25FAF" w:rsidP="00F25FAF">
      <w:pPr>
        <w:pStyle w:val="Caption"/>
        <w:rPr>
          <w:lang w:val="en-US" w:eastAsia="en-CA"/>
        </w:rPr>
      </w:pPr>
      <w:bookmarkStart w:id="51" w:name="_Ref517341254"/>
      <w:bookmarkStart w:id="52" w:name="_Toc516827009"/>
      <w:bookmarkStart w:id="53" w:name="_Toc14176438"/>
      <w:r w:rsidRPr="00871BC0">
        <w:rPr>
          <w:lang w:val="en-US"/>
        </w:rPr>
        <w:t xml:space="preserve">Table </w:t>
      </w:r>
      <w:r w:rsidR="00E020F7" w:rsidRPr="00871BC0">
        <w:rPr>
          <w:lang w:val="en-US"/>
        </w:rPr>
        <w:fldChar w:fldCharType="begin"/>
      </w:r>
      <w:r w:rsidR="00E020F7" w:rsidRPr="00871BC0">
        <w:rPr>
          <w:lang w:val="en-US"/>
        </w:rPr>
        <w:instrText xml:space="preserve"> STYLEREF 1 \s </w:instrText>
      </w:r>
      <w:r w:rsidR="00E020F7" w:rsidRPr="00871BC0">
        <w:rPr>
          <w:lang w:val="en-US"/>
        </w:rPr>
        <w:fldChar w:fldCharType="separate"/>
      </w:r>
      <w:r w:rsidR="00720789">
        <w:rPr>
          <w:noProof/>
          <w:lang w:val="en-US"/>
        </w:rPr>
        <w:t>4</w:t>
      </w:r>
      <w:r w:rsidR="00E020F7" w:rsidRPr="00871BC0">
        <w:rPr>
          <w:lang w:val="en-US"/>
        </w:rPr>
        <w:fldChar w:fldCharType="end"/>
      </w:r>
      <w:r w:rsidR="00E020F7" w:rsidRPr="00871BC0">
        <w:rPr>
          <w:lang w:val="en-US"/>
        </w:rPr>
        <w:noBreakHyphen/>
      </w:r>
      <w:r w:rsidR="00E020F7" w:rsidRPr="00871BC0">
        <w:rPr>
          <w:lang w:val="en-US"/>
        </w:rPr>
        <w:fldChar w:fldCharType="begin"/>
      </w:r>
      <w:r w:rsidR="00E020F7" w:rsidRPr="00871BC0">
        <w:rPr>
          <w:lang w:val="en-US"/>
        </w:rPr>
        <w:instrText xml:space="preserve"> SEQ Table \* ARABIC \s 1 </w:instrText>
      </w:r>
      <w:r w:rsidR="00E020F7" w:rsidRPr="00871BC0">
        <w:rPr>
          <w:lang w:val="en-US"/>
        </w:rPr>
        <w:fldChar w:fldCharType="separate"/>
      </w:r>
      <w:r w:rsidR="00720789">
        <w:rPr>
          <w:noProof/>
          <w:lang w:val="en-US"/>
        </w:rPr>
        <w:t>6</w:t>
      </w:r>
      <w:r w:rsidR="00E020F7" w:rsidRPr="00871BC0">
        <w:rPr>
          <w:lang w:val="en-US"/>
        </w:rPr>
        <w:fldChar w:fldCharType="end"/>
      </w:r>
      <w:bookmarkEnd w:id="51"/>
      <w:r w:rsidRPr="00871BC0">
        <w:rPr>
          <w:lang w:val="en-US"/>
        </w:rPr>
        <w:t xml:space="preserve"> : </w:t>
      </w:r>
      <w:r w:rsidR="002567DC" w:rsidRPr="00871BC0">
        <w:rPr>
          <w:lang w:val="en-US"/>
        </w:rPr>
        <w:t>S</w:t>
      </w:r>
      <w:r w:rsidRPr="00871BC0">
        <w:rPr>
          <w:lang w:val="en-US"/>
        </w:rPr>
        <w:t>ummary</w:t>
      </w:r>
      <w:bookmarkEnd w:id="52"/>
      <w:r w:rsidR="00D83419" w:rsidRPr="00871BC0">
        <w:rPr>
          <w:lang w:val="en-US"/>
        </w:rPr>
        <w:t xml:space="preserve"> of Safety Margins</w:t>
      </w:r>
      <w:bookmarkEnd w:id="53"/>
    </w:p>
    <w:tbl>
      <w:tblPr>
        <w:tblStyle w:val="TableGrid"/>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646"/>
        <w:gridCol w:w="2395"/>
        <w:gridCol w:w="1783"/>
        <w:gridCol w:w="2526"/>
      </w:tblGrid>
      <w:tr w:rsidR="00E31560" w:rsidRPr="00FB7930" w14:paraId="615B8102" w14:textId="77777777" w:rsidTr="00E31560">
        <w:tc>
          <w:tcPr>
            <w:tcW w:w="2646" w:type="dxa"/>
            <w:vMerge w:val="restart"/>
            <w:shd w:val="clear" w:color="auto" w:fill="F2F2F2" w:themeFill="background1" w:themeFillShade="F2"/>
            <w:vAlign w:val="center"/>
          </w:tcPr>
          <w:p w14:paraId="00F21A9D" w14:textId="37B232A9" w:rsidR="00E31560" w:rsidRPr="00FB7930" w:rsidRDefault="00E31560" w:rsidP="00E31560">
            <w:pPr>
              <w:jc w:val="center"/>
            </w:pPr>
            <w:r w:rsidRPr="00FB7930">
              <w:t>Component</w:t>
            </w:r>
            <w:bookmarkStart w:id="54" w:name="_GoBack"/>
            <w:bookmarkEnd w:id="54"/>
          </w:p>
        </w:tc>
        <w:tc>
          <w:tcPr>
            <w:tcW w:w="4178" w:type="dxa"/>
            <w:gridSpan w:val="2"/>
            <w:shd w:val="clear" w:color="auto" w:fill="F2F2F2" w:themeFill="background1" w:themeFillShade="F2"/>
            <w:vAlign w:val="center"/>
          </w:tcPr>
          <w:p w14:paraId="37DEEEC6" w14:textId="327BB61B" w:rsidR="00E31560" w:rsidRPr="00FB7930" w:rsidRDefault="00E31560" w:rsidP="00E31560">
            <w:pPr>
              <w:ind w:right="1216"/>
              <w:jc w:val="right"/>
            </w:pPr>
            <w:r w:rsidRPr="00FB7930">
              <w:t>Margin of safety</w:t>
            </w:r>
          </w:p>
        </w:tc>
        <w:tc>
          <w:tcPr>
            <w:tcW w:w="2526" w:type="dxa"/>
            <w:vMerge w:val="restart"/>
            <w:shd w:val="clear" w:color="auto" w:fill="F2F2F2" w:themeFill="background1" w:themeFillShade="F2"/>
            <w:vAlign w:val="center"/>
          </w:tcPr>
          <w:p w14:paraId="3A1F6466" w14:textId="7CDCA626" w:rsidR="00E31560" w:rsidRPr="00FB7930" w:rsidRDefault="00E31560" w:rsidP="00E31560">
            <w:pPr>
              <w:ind w:right="1216"/>
            </w:pPr>
            <w:r w:rsidRPr="00FB7930">
              <w:t>Reference</w:t>
            </w:r>
          </w:p>
        </w:tc>
      </w:tr>
      <w:tr w:rsidR="00E31560" w:rsidRPr="00FB7930" w14:paraId="2EC81578" w14:textId="77777777" w:rsidTr="00E31560">
        <w:tc>
          <w:tcPr>
            <w:tcW w:w="2646" w:type="dxa"/>
            <w:vMerge/>
          </w:tcPr>
          <w:p w14:paraId="0E710F68" w14:textId="18D134E8" w:rsidR="00E31560" w:rsidRPr="00FB7930" w:rsidRDefault="00E31560" w:rsidP="007E35C4"/>
        </w:tc>
        <w:tc>
          <w:tcPr>
            <w:tcW w:w="2395" w:type="dxa"/>
          </w:tcPr>
          <w:p w14:paraId="2268CEEB" w14:textId="29D2D4B9" w:rsidR="00E31560" w:rsidRPr="00FB7930" w:rsidRDefault="00E31560" w:rsidP="007E35C4">
            <w:pPr>
              <w:jc w:val="center"/>
            </w:pPr>
            <w:r>
              <w:t>MOSY</w:t>
            </w:r>
          </w:p>
        </w:tc>
        <w:tc>
          <w:tcPr>
            <w:tcW w:w="1783" w:type="dxa"/>
          </w:tcPr>
          <w:p w14:paraId="4F2AC576" w14:textId="555C4DA9" w:rsidR="00E31560" w:rsidRPr="00FB7930" w:rsidRDefault="00E31560" w:rsidP="007E35C4">
            <w:pPr>
              <w:jc w:val="center"/>
            </w:pPr>
            <w:r>
              <w:t>MOSU</w:t>
            </w:r>
          </w:p>
        </w:tc>
        <w:tc>
          <w:tcPr>
            <w:tcW w:w="2526" w:type="dxa"/>
            <w:vMerge/>
          </w:tcPr>
          <w:p w14:paraId="29D6C173" w14:textId="7E7AFC37" w:rsidR="00E31560" w:rsidRPr="00FB7930" w:rsidRDefault="00E31560" w:rsidP="007E35C4">
            <w:pPr>
              <w:jc w:val="center"/>
            </w:pPr>
          </w:p>
        </w:tc>
      </w:tr>
      <w:tr w:rsidR="00B61F1C" w:rsidRPr="00FB7930" w14:paraId="43DA0B25" w14:textId="77777777" w:rsidTr="00420D15">
        <w:tc>
          <w:tcPr>
            <w:tcW w:w="2646" w:type="dxa"/>
            <w:vAlign w:val="center"/>
          </w:tcPr>
          <w:p w14:paraId="05AFA846" w14:textId="5C4F0FD5" w:rsidR="00B61F1C" w:rsidRDefault="00B61F1C" w:rsidP="00420D15">
            <w:pPr>
              <w:jc w:val="center"/>
            </w:pPr>
            <w:r>
              <w:t>CNES 25mm Straps</w:t>
            </w:r>
          </w:p>
        </w:tc>
        <w:tc>
          <w:tcPr>
            <w:tcW w:w="2395" w:type="dxa"/>
            <w:vAlign w:val="center"/>
          </w:tcPr>
          <w:p w14:paraId="3ED7426C" w14:textId="33DA6411" w:rsidR="00B61F1C" w:rsidRPr="001E0E29" w:rsidRDefault="00B61F1C" w:rsidP="00420D15">
            <w:pPr>
              <w:jc w:val="center"/>
            </w:pPr>
            <w:r w:rsidRPr="001E0E29">
              <w:t>NA</w:t>
            </w:r>
          </w:p>
        </w:tc>
        <w:tc>
          <w:tcPr>
            <w:tcW w:w="1783" w:type="dxa"/>
            <w:vAlign w:val="center"/>
          </w:tcPr>
          <w:p w14:paraId="366EEFAA" w14:textId="3CB09C71" w:rsidR="00B61F1C" w:rsidRPr="001E0E29" w:rsidRDefault="00B61F1C" w:rsidP="00420D15">
            <w:pPr>
              <w:jc w:val="center"/>
            </w:pPr>
            <w:r w:rsidRPr="001E0E29">
              <w:t>4.26</w:t>
            </w:r>
          </w:p>
        </w:tc>
        <w:tc>
          <w:tcPr>
            <w:tcW w:w="2526" w:type="dxa"/>
            <w:vMerge w:val="restart"/>
            <w:vAlign w:val="center"/>
          </w:tcPr>
          <w:p w14:paraId="631BFD87" w14:textId="6F1F8F3D" w:rsidR="00B61F1C" w:rsidRPr="00FB7930" w:rsidRDefault="00B61F1C" w:rsidP="00420D15">
            <w:pPr>
              <w:jc w:val="center"/>
            </w:pPr>
            <w:r>
              <w:t xml:space="preserve">Appendix </w:t>
            </w:r>
            <w:r>
              <w:fldChar w:fldCharType="begin"/>
            </w:r>
            <w:r>
              <w:instrText xml:space="preserve"> REF _Ref14248240 \n \h </w:instrText>
            </w:r>
            <w:r>
              <w:fldChar w:fldCharType="separate"/>
            </w:r>
            <w:r>
              <w:t>C.1.1</w:t>
            </w:r>
            <w:r>
              <w:fldChar w:fldCharType="end"/>
            </w:r>
          </w:p>
        </w:tc>
      </w:tr>
      <w:tr w:rsidR="00B61F1C" w:rsidRPr="00FB7930" w14:paraId="23EFA1E0" w14:textId="77777777" w:rsidTr="00420D15">
        <w:tc>
          <w:tcPr>
            <w:tcW w:w="2646" w:type="dxa"/>
            <w:vAlign w:val="center"/>
          </w:tcPr>
          <w:p w14:paraId="21F44371" w14:textId="6ED1C212" w:rsidR="00B61F1C" w:rsidDel="009074E1" w:rsidRDefault="00B61F1C" w:rsidP="00FB40ED">
            <w:pPr>
              <w:jc w:val="center"/>
            </w:pPr>
            <w:r>
              <w:t>L-Brackets</w:t>
            </w:r>
          </w:p>
        </w:tc>
        <w:tc>
          <w:tcPr>
            <w:tcW w:w="2395" w:type="dxa"/>
            <w:vAlign w:val="center"/>
          </w:tcPr>
          <w:p w14:paraId="32CC0AC3" w14:textId="73D4731A" w:rsidR="00B61F1C" w:rsidRPr="001E0E29" w:rsidRDefault="00B61F1C" w:rsidP="00420D15">
            <w:pPr>
              <w:jc w:val="center"/>
            </w:pPr>
            <w:r w:rsidRPr="001E0E29">
              <w:t>61.96</w:t>
            </w:r>
          </w:p>
        </w:tc>
        <w:tc>
          <w:tcPr>
            <w:tcW w:w="1783" w:type="dxa"/>
            <w:vAlign w:val="center"/>
          </w:tcPr>
          <w:p w14:paraId="58C5A3F8" w14:textId="36F4B443" w:rsidR="00B61F1C" w:rsidRPr="001E0E29" w:rsidRDefault="00B61F1C" w:rsidP="00420D15">
            <w:pPr>
              <w:jc w:val="center"/>
            </w:pPr>
            <w:r w:rsidRPr="001E0E29">
              <w:t>69.10</w:t>
            </w:r>
          </w:p>
        </w:tc>
        <w:tc>
          <w:tcPr>
            <w:tcW w:w="2526" w:type="dxa"/>
            <w:vMerge/>
            <w:vAlign w:val="center"/>
          </w:tcPr>
          <w:p w14:paraId="313045B9" w14:textId="77777777" w:rsidR="00B61F1C" w:rsidRDefault="00B61F1C" w:rsidP="00420D15">
            <w:pPr>
              <w:jc w:val="center"/>
            </w:pPr>
          </w:p>
        </w:tc>
      </w:tr>
      <w:tr w:rsidR="00B61F1C" w:rsidRPr="00FB7930" w14:paraId="0EB23CE8" w14:textId="77777777" w:rsidTr="00420D15">
        <w:trPr>
          <w:ins w:id="55" w:author="Vincent, Philippe (ASC/CSA)" w:date="2019-07-22T10:30:00Z"/>
        </w:trPr>
        <w:tc>
          <w:tcPr>
            <w:tcW w:w="2646" w:type="dxa"/>
            <w:vAlign w:val="center"/>
          </w:tcPr>
          <w:p w14:paraId="131168D6" w14:textId="5DE888F3" w:rsidR="00B61F1C" w:rsidRDefault="00B61F1C" w:rsidP="00FB40ED">
            <w:pPr>
              <w:jc w:val="center"/>
              <w:rPr>
                <w:ins w:id="56" w:author="Vincent, Philippe (ASC/CSA)" w:date="2019-07-22T10:30:00Z"/>
              </w:rPr>
            </w:pPr>
            <w:ins w:id="57" w:author="Vincent, Philippe (ASC/CSA)" w:date="2019-07-22T10:30:00Z">
              <w:r>
                <w:t>M6 Screws</w:t>
              </w:r>
            </w:ins>
            <w:ins w:id="58" w:author="Vincent, Philippe (ASC/CSA)" w:date="2019-07-22T10:33:00Z">
              <w:r>
                <w:t>**</w:t>
              </w:r>
            </w:ins>
          </w:p>
        </w:tc>
        <w:tc>
          <w:tcPr>
            <w:tcW w:w="2395" w:type="dxa"/>
            <w:vAlign w:val="center"/>
          </w:tcPr>
          <w:p w14:paraId="1DEF92D7" w14:textId="305C6D7D" w:rsidR="00B61F1C" w:rsidRPr="001E0E29" w:rsidRDefault="00B61F1C" w:rsidP="00420D15">
            <w:pPr>
              <w:jc w:val="center"/>
              <w:rPr>
                <w:ins w:id="59" w:author="Vincent, Philippe (ASC/CSA)" w:date="2019-07-22T10:30:00Z"/>
              </w:rPr>
            </w:pPr>
            <w:ins w:id="60" w:author="Vincent, Philippe (ASC/CSA)" w:date="2019-07-22T10:33:00Z">
              <w:r>
                <w:t>1.09</w:t>
              </w:r>
            </w:ins>
          </w:p>
        </w:tc>
        <w:tc>
          <w:tcPr>
            <w:tcW w:w="1783" w:type="dxa"/>
            <w:vAlign w:val="center"/>
          </w:tcPr>
          <w:p w14:paraId="0AE10552" w14:textId="3F855C7C" w:rsidR="00B61F1C" w:rsidRPr="001E0E29" w:rsidRDefault="00B61F1C" w:rsidP="00420D15">
            <w:pPr>
              <w:jc w:val="center"/>
              <w:rPr>
                <w:ins w:id="61" w:author="Vincent, Philippe (ASC/CSA)" w:date="2019-07-22T10:30:00Z"/>
              </w:rPr>
            </w:pPr>
            <w:ins w:id="62" w:author="Vincent, Philippe (ASC/CSA)" w:date="2019-07-22T10:33:00Z">
              <w:r>
                <w:t>1.94</w:t>
              </w:r>
            </w:ins>
          </w:p>
        </w:tc>
        <w:tc>
          <w:tcPr>
            <w:tcW w:w="2526" w:type="dxa"/>
            <w:vMerge/>
            <w:vAlign w:val="center"/>
          </w:tcPr>
          <w:p w14:paraId="7595CBA4" w14:textId="77777777" w:rsidR="00B61F1C" w:rsidRDefault="00B61F1C" w:rsidP="00420D15">
            <w:pPr>
              <w:jc w:val="center"/>
              <w:rPr>
                <w:ins w:id="63" w:author="Vincent, Philippe (ASC/CSA)" w:date="2019-07-22T10:30:00Z"/>
              </w:rPr>
            </w:pPr>
          </w:p>
        </w:tc>
      </w:tr>
    </w:tbl>
    <w:p w14:paraId="71CEB663" w14:textId="551AE667" w:rsidR="00F854F7" w:rsidRDefault="00F854F7" w:rsidP="00B4375C">
      <w:pPr>
        <w:rPr>
          <w:lang w:eastAsia="en-CA" w:bidi="en-CA"/>
        </w:rPr>
      </w:pPr>
    </w:p>
    <w:p w14:paraId="0405F0F6" w14:textId="45196E64" w:rsidR="00CD29B7" w:rsidRDefault="00B61F1C" w:rsidP="00B4375C">
      <w:pPr>
        <w:rPr>
          <w:lang w:eastAsia="en-CA" w:bidi="en-CA"/>
        </w:rPr>
      </w:pPr>
      <w:ins w:id="64" w:author="Vincent, Philippe (ASC/CSA)" w:date="2019-07-22T10:34:00Z">
        <w:r>
          <w:rPr>
            <w:lang w:eastAsia="en-CA" w:bidi="en-CA"/>
          </w:rPr>
          <w:t xml:space="preserve">** </w:t>
        </w:r>
      </w:ins>
      <w:ins w:id="65" w:author="Vincent, Philippe (ASC/CSA)" w:date="2019-07-22T10:35:00Z">
        <w:r w:rsidR="00AE2A98">
          <w:rPr>
            <w:lang w:eastAsia="en-CA" w:bidi="en-CA"/>
          </w:rPr>
          <w:t>The margin of safety presented in the s</w:t>
        </w:r>
      </w:ins>
      <w:ins w:id="66" w:author="Vincent, Philippe (ASC/CSA)" w:date="2019-07-22T10:34:00Z">
        <w:r>
          <w:rPr>
            <w:lang w:eastAsia="en-CA" w:bidi="en-CA"/>
          </w:rPr>
          <w:t>ummary table shows the worst case</w:t>
        </w:r>
      </w:ins>
      <w:ins w:id="67" w:author="Vincent, Philippe (ASC/CSA)" w:date="2019-07-22T10:35:00Z">
        <w:r w:rsidR="00AE2A98">
          <w:rPr>
            <w:lang w:eastAsia="en-CA" w:bidi="en-CA"/>
          </w:rPr>
          <w:t xml:space="preserve"> between tension, shear and bending.</w:t>
        </w:r>
      </w:ins>
    </w:p>
    <w:p w14:paraId="7FCFF91E" w14:textId="69C8C513" w:rsidR="00932194" w:rsidRPr="00FB7930" w:rsidRDefault="00E84025" w:rsidP="00F854F7">
      <w:pPr>
        <w:pStyle w:val="Heading1"/>
      </w:pPr>
      <w:bookmarkStart w:id="68" w:name="_Toc14176373"/>
      <w:r w:rsidRPr="00FB7930">
        <w:lastRenderedPageBreak/>
        <w:t>T</w:t>
      </w:r>
      <w:r w:rsidR="00CA4DB4" w:rsidRPr="00FB7930">
        <w:t>hermal</w:t>
      </w:r>
      <w:r w:rsidR="00BA1111" w:rsidRPr="00FB7930">
        <w:t xml:space="preserve"> ANALY</w:t>
      </w:r>
      <w:r w:rsidR="00F854F7">
        <w:t>SIS</w:t>
      </w:r>
      <w:bookmarkEnd w:id="68"/>
    </w:p>
    <w:p w14:paraId="2BC1BBF3" w14:textId="7E1D95D0" w:rsidR="007C0897" w:rsidRDefault="00007D46" w:rsidP="00007D46">
      <w:pPr>
        <w:pStyle w:val="Heading2"/>
      </w:pPr>
      <w:bookmarkStart w:id="69" w:name="_Toc14176374"/>
      <w:bookmarkStart w:id="70" w:name="_Ref343544079"/>
      <w:bookmarkStart w:id="71" w:name="_Ref343544090"/>
      <w:bookmarkStart w:id="72" w:name="_Ref343544101"/>
      <w:r w:rsidRPr="00FB7930">
        <w:t>Thermal Environment</w:t>
      </w:r>
      <w:bookmarkEnd w:id="69"/>
    </w:p>
    <w:p w14:paraId="7AD5512C" w14:textId="77777777" w:rsidR="00CD29B7" w:rsidRDefault="00CD29B7" w:rsidP="00CD29B7">
      <w:pPr>
        <w:pStyle w:val="BodyText"/>
      </w:pPr>
      <w:r w:rsidRPr="707B1B2E">
        <w:t>The payload will experience an estimated temperature of -25°C for extended periods of time. However, conversations with engineers from CSA indicate that the gondola will be exposed to temperatures of -75°C for a 15-minute burst. Despite this, the payload will be designed with -25°C as the ambient temperature as this is the temperature that the gondola will be exposed the longest.</w:t>
      </w:r>
    </w:p>
    <w:p w14:paraId="4DF2850D" w14:textId="77777777" w:rsidR="007711A2" w:rsidRDefault="007711A2" w:rsidP="007711A2">
      <w:pPr>
        <w:pStyle w:val="NormalWeb"/>
        <w:keepNext/>
      </w:pPr>
      <w:r>
        <w:rPr>
          <w:noProof/>
          <w:lang w:val="fr-CA" w:eastAsia="fr-CA"/>
        </w:rPr>
        <w:drawing>
          <wp:inline distT="0" distB="0" distL="0" distR="0" wp14:anchorId="09250FBE" wp14:editId="0641394A">
            <wp:extent cx="5943600" cy="26149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20 at 11.35.19 AM.png"/>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614930"/>
                    </a:xfrm>
                    <a:prstGeom prst="rect">
                      <a:avLst/>
                    </a:prstGeom>
                  </pic:spPr>
                </pic:pic>
              </a:graphicData>
            </a:graphic>
          </wp:inline>
        </w:drawing>
      </w:r>
    </w:p>
    <w:p w14:paraId="25137C64" w14:textId="2A722B09" w:rsidR="00FE7FFD" w:rsidRPr="00866BF1" w:rsidRDefault="007711A2" w:rsidP="007711A2">
      <w:pPr>
        <w:pStyle w:val="Caption"/>
        <w:rPr>
          <w:lang w:val="en-CA"/>
        </w:rPr>
      </w:pPr>
      <w:bookmarkStart w:id="73" w:name="_Ref4019129"/>
      <w:bookmarkStart w:id="74" w:name="_Toc14176427"/>
      <w:r w:rsidRPr="00866BF1">
        <w:rPr>
          <w:lang w:val="en-CA"/>
        </w:rPr>
        <w:t xml:space="preserve">Figure </w:t>
      </w:r>
      <w:r w:rsidR="00F51E94">
        <w:fldChar w:fldCharType="begin"/>
      </w:r>
      <w:r w:rsidR="00F51E94" w:rsidRPr="00866BF1">
        <w:rPr>
          <w:lang w:val="en-CA"/>
        </w:rPr>
        <w:instrText xml:space="preserve"> STYLEREF 1 \s </w:instrText>
      </w:r>
      <w:r w:rsidR="00F51E94">
        <w:fldChar w:fldCharType="separate"/>
      </w:r>
      <w:r w:rsidR="00720789">
        <w:rPr>
          <w:noProof/>
          <w:lang w:val="en-CA"/>
        </w:rPr>
        <w:t>5</w:t>
      </w:r>
      <w:r w:rsidR="00F51E94">
        <w:fldChar w:fldCharType="end"/>
      </w:r>
      <w:r w:rsidR="00F51E94" w:rsidRPr="00866BF1">
        <w:rPr>
          <w:lang w:val="en-CA"/>
        </w:rPr>
        <w:noBreakHyphen/>
      </w:r>
      <w:r w:rsidR="00F51E94">
        <w:fldChar w:fldCharType="begin"/>
      </w:r>
      <w:r w:rsidR="00F51E94" w:rsidRPr="00866BF1">
        <w:rPr>
          <w:lang w:val="en-CA"/>
        </w:rPr>
        <w:instrText xml:space="preserve"> SEQ Figure \* ARABIC \s 1 </w:instrText>
      </w:r>
      <w:r w:rsidR="00F51E94">
        <w:fldChar w:fldCharType="separate"/>
      </w:r>
      <w:r w:rsidR="00720789">
        <w:rPr>
          <w:noProof/>
          <w:lang w:val="en-CA"/>
        </w:rPr>
        <w:t>1</w:t>
      </w:r>
      <w:r w:rsidR="00F51E94">
        <w:fldChar w:fldCharType="end"/>
      </w:r>
      <w:bookmarkEnd w:id="73"/>
      <w:r w:rsidRPr="00866BF1">
        <w:rPr>
          <w:lang w:val="en-CA"/>
        </w:rPr>
        <w:t>: Preliminary flight profile of the LIFE gondola.</w:t>
      </w:r>
      <w:bookmarkEnd w:id="74"/>
    </w:p>
    <w:p w14:paraId="255C5FA8" w14:textId="77777777" w:rsidR="00A057DD" w:rsidRPr="00FB7930" w:rsidRDefault="00A057DD" w:rsidP="00A057DD">
      <w:pPr>
        <w:pStyle w:val="BodyText"/>
      </w:pPr>
    </w:p>
    <w:p w14:paraId="03F93C34" w14:textId="3D8C08F6" w:rsidR="00B76A70" w:rsidRPr="00FB7930" w:rsidRDefault="00B76A70" w:rsidP="00B76A70">
      <w:pPr>
        <w:pStyle w:val="Heading2"/>
      </w:pPr>
      <w:bookmarkStart w:id="75" w:name="_Toc14176375"/>
      <w:r w:rsidRPr="00FB7930">
        <w:t>Thermal Protection</w:t>
      </w:r>
      <w:bookmarkEnd w:id="75"/>
    </w:p>
    <w:p w14:paraId="6FB8481F" w14:textId="7DB72EEE" w:rsidR="00641E1A" w:rsidRDefault="00641E1A" w:rsidP="00641E1A">
      <w:pPr>
        <w:pStyle w:val="Heading3"/>
        <w:rPr>
          <w:lang w:val="en-US"/>
        </w:rPr>
      </w:pPr>
      <w:bookmarkStart w:id="76" w:name="_Ref3901068"/>
      <w:bookmarkStart w:id="77" w:name="_Toc14176376"/>
      <w:bookmarkEnd w:id="70"/>
      <w:bookmarkEnd w:id="71"/>
      <w:bookmarkEnd w:id="72"/>
      <w:commentRangeStart w:id="78"/>
      <w:r w:rsidRPr="00FB7930">
        <w:rPr>
          <w:lang w:val="en-US"/>
        </w:rPr>
        <w:t xml:space="preserve">Thermal </w:t>
      </w:r>
      <w:r w:rsidR="004F719A">
        <w:rPr>
          <w:lang w:val="en-US"/>
        </w:rPr>
        <w:t>control system</w:t>
      </w:r>
      <w:bookmarkEnd w:id="76"/>
      <w:bookmarkEnd w:id="77"/>
      <w:commentRangeEnd w:id="78"/>
      <w:r w:rsidR="00936E72">
        <w:rPr>
          <w:rStyle w:val="CommentReference"/>
          <w:rFonts w:ascii="Times New Roman" w:hAnsi="Times New Roman"/>
          <w:b w:val="0"/>
          <w:i w:val="0"/>
          <w:lang w:val="en-CA"/>
        </w:rPr>
        <w:commentReference w:id="78"/>
      </w:r>
    </w:p>
    <w:p w14:paraId="6680A249" w14:textId="77777777" w:rsidR="00CD29B7" w:rsidRDefault="00CD29B7" w:rsidP="00CD29B7">
      <w:r w:rsidRPr="2485AEB1">
        <w:rPr>
          <w:color w:val="000000" w:themeColor="text1"/>
        </w:rPr>
        <w:t xml:space="preserve">The 4 actuators will be placed within a 3D printed enclosure, which would then be walled with </w:t>
      </w:r>
      <w:proofErr w:type="spellStart"/>
      <w:r w:rsidRPr="2485AEB1">
        <w:rPr>
          <w:color w:val="000000" w:themeColor="text1"/>
        </w:rPr>
        <w:t>Cerafelt</w:t>
      </w:r>
      <w:proofErr w:type="spellEnd"/>
      <w:r w:rsidRPr="2485AEB1">
        <w:rPr>
          <w:color w:val="000000" w:themeColor="text1"/>
        </w:rPr>
        <w:t xml:space="preserve"> insulating foams. Each of the actuators will be wrapped with a resistive heater wrapped in Polyimide tape., which operates at 12V and 1.33A. The heating element will activate if an actuator is supposed to open at the current altitude </w:t>
      </w:r>
      <w:r w:rsidRPr="2485AEB1">
        <w:rPr>
          <w:i/>
          <w:iCs/>
          <w:color w:val="000000" w:themeColor="text1"/>
        </w:rPr>
        <w:t>and</w:t>
      </w:r>
      <w:r w:rsidRPr="2485AEB1">
        <w:rPr>
          <w:color w:val="000000" w:themeColor="text1"/>
        </w:rPr>
        <w:t xml:space="preserve"> if the temperature inside the enclosure is </w:t>
      </w:r>
      <w:commentRangeStart w:id="79"/>
      <w:r w:rsidRPr="2485AEB1">
        <w:rPr>
          <w:color w:val="000000" w:themeColor="text1"/>
        </w:rPr>
        <w:t xml:space="preserve">too cold </w:t>
      </w:r>
      <w:commentRangeEnd w:id="79"/>
      <w:r w:rsidR="00936E72">
        <w:rPr>
          <w:rStyle w:val="CommentReference"/>
        </w:rPr>
        <w:commentReference w:id="79"/>
      </w:r>
      <w:r w:rsidRPr="2485AEB1">
        <w:rPr>
          <w:color w:val="000000" w:themeColor="text1"/>
        </w:rPr>
        <w:t xml:space="preserve">for it to operate. The temperature inside will be monitored by thermistors. </w:t>
      </w:r>
      <w:commentRangeStart w:id="80"/>
      <w:r w:rsidRPr="2485AEB1">
        <w:rPr>
          <w:color w:val="000000" w:themeColor="text1"/>
        </w:rPr>
        <w:t>Whenever the heater is turned on, it will only be active for about 30 seconds before it turns off.</w:t>
      </w:r>
      <w:commentRangeEnd w:id="80"/>
      <w:r>
        <w:rPr>
          <w:rStyle w:val="CommentReference"/>
        </w:rPr>
        <w:commentReference w:id="80"/>
      </w:r>
    </w:p>
    <w:p w14:paraId="3A996DEE" w14:textId="77777777" w:rsidR="00CD29B7" w:rsidRDefault="00CD29B7" w:rsidP="00CD29B7">
      <w:pPr>
        <w:rPr>
          <w:color w:val="000000" w:themeColor="text1"/>
        </w:rPr>
      </w:pPr>
    </w:p>
    <w:p w14:paraId="3FDA909E" w14:textId="666101CC" w:rsidR="00E020F7" w:rsidRPr="00866BF1" w:rsidRDefault="00CD29B7" w:rsidP="00CD29B7">
      <w:r w:rsidRPr="2485AEB1">
        <w:rPr>
          <w:color w:val="000000" w:themeColor="text1"/>
        </w:rPr>
        <w:t xml:space="preserve">To test the capabilities of the actuators with the heating elements and the designed enclosure, the </w:t>
      </w:r>
      <w:commentRangeStart w:id="81"/>
      <w:r w:rsidRPr="2485AEB1">
        <w:rPr>
          <w:color w:val="000000" w:themeColor="text1"/>
        </w:rPr>
        <w:t xml:space="preserve">freezer test </w:t>
      </w:r>
      <w:commentRangeEnd w:id="81"/>
      <w:r w:rsidR="00936E72">
        <w:rPr>
          <w:rStyle w:val="CommentReference"/>
        </w:rPr>
        <w:commentReference w:id="81"/>
      </w:r>
      <w:r w:rsidRPr="2485AEB1">
        <w:rPr>
          <w:color w:val="000000" w:themeColor="text1"/>
        </w:rPr>
        <w:t>will be repeated once all components have been made available. The actuators will be once again placed inside a -25°C freezer for about 2 hours. The heaters will keep the temperature inside the enclosure above the minimum operating temperature of the actuators all throughout the experiment. Actuator position will be monitored and recorded. If the actuators can be confirmed to function after the 2 hours, we will be confident that they will function within the flight.</w:t>
      </w:r>
    </w:p>
    <w:p w14:paraId="3009A1F4" w14:textId="77777777" w:rsidR="00E020F7" w:rsidRDefault="00E020F7" w:rsidP="009032D4">
      <w:pPr>
        <w:pStyle w:val="BodyText"/>
      </w:pPr>
    </w:p>
    <w:p w14:paraId="6B4A0D9E" w14:textId="77777777" w:rsidR="009032D4" w:rsidRPr="00587E08" w:rsidRDefault="009032D4" w:rsidP="00587E08">
      <w:pPr>
        <w:pStyle w:val="BodyText"/>
        <w:rPr>
          <w:lang w:val="en-US"/>
        </w:rPr>
      </w:pPr>
    </w:p>
    <w:p w14:paraId="1E3951B0" w14:textId="0F1E16BE" w:rsidR="0006717E" w:rsidRPr="00FB7930" w:rsidRDefault="0006717E" w:rsidP="0006717E">
      <w:pPr>
        <w:pStyle w:val="Heading1"/>
      </w:pPr>
      <w:bookmarkStart w:id="82" w:name="_Toc14176377"/>
      <w:r w:rsidRPr="00FB7930">
        <w:lastRenderedPageBreak/>
        <w:t>Electrical</w:t>
      </w:r>
      <w:bookmarkEnd w:id="82"/>
    </w:p>
    <w:p w14:paraId="17FF8EA7" w14:textId="24A5A57E" w:rsidR="0006717E" w:rsidRPr="00FB7930" w:rsidRDefault="0006717E" w:rsidP="0006717E">
      <w:pPr>
        <w:pStyle w:val="Heading2"/>
      </w:pPr>
      <w:bookmarkStart w:id="83" w:name="_Toc14176378"/>
      <w:r w:rsidRPr="00FB7930">
        <w:t>P</w:t>
      </w:r>
      <w:r w:rsidR="00CA4DB4" w:rsidRPr="00FB7930">
        <w:t>ower</w:t>
      </w:r>
      <w:r w:rsidRPr="00FB7930">
        <w:t xml:space="preserve"> Consumption</w:t>
      </w:r>
      <w:bookmarkEnd w:id="83"/>
    </w:p>
    <w:p w14:paraId="5F16D765" w14:textId="77777777" w:rsidR="00CD29B7" w:rsidRPr="00C90582" w:rsidRDefault="00CD29B7" w:rsidP="00CD29B7">
      <w:r w:rsidRPr="00C90582">
        <w:t xml:space="preserve">The payload is designed to be powered by a nominal </w:t>
      </w:r>
      <w:r w:rsidRPr="707B1B2E">
        <w:t xml:space="preserve">28 </w:t>
      </w:r>
      <w:r w:rsidRPr="00C90582">
        <w:t>V battery source</w:t>
      </w:r>
      <w:r w:rsidRPr="707B1B2E">
        <w:t xml:space="preserve"> which is provided by the gondola itself.</w:t>
      </w:r>
    </w:p>
    <w:p w14:paraId="0A521B0E" w14:textId="77777777" w:rsidR="00CD29B7" w:rsidRPr="00C90582" w:rsidRDefault="00CD29B7" w:rsidP="00CD29B7"/>
    <w:p w14:paraId="0AE4A801" w14:textId="77777777" w:rsidR="00CD29B7" w:rsidRPr="00C90582" w:rsidRDefault="00CD29B7" w:rsidP="00CD29B7">
      <w:r w:rsidRPr="2485AEB1">
        <w:t xml:space="preserve">The peak power consumption is calculated to be at 28.24W. </w:t>
      </w:r>
      <w:r w:rsidRPr="39779BA7">
        <w:t xml:space="preserve">This peak will only be reached if the actuators are moving and the heaters are active. The actuators and the heaters would only be active for 30 seconds at a time, and for the rest of the flight, the nominal consumption is about 5W. </w:t>
      </w:r>
      <w:r w:rsidRPr="2485AEB1">
        <w:t>For an estimated 12-hour flight, the total energy consumption is calculated at 106.8Wh. The following table provides the details, for each component. A separate power budget document will be provided for a more detailed calculation of the energy and power consumption.</w:t>
      </w:r>
    </w:p>
    <w:p w14:paraId="63661436" w14:textId="77777777" w:rsidR="005C1EBA" w:rsidRPr="00646FFD" w:rsidRDefault="005C1EBA" w:rsidP="005C1EBA">
      <w:pPr>
        <w:spacing w:after="120"/>
        <w:jc w:val="both"/>
      </w:pPr>
    </w:p>
    <w:p w14:paraId="5E223E4C" w14:textId="5925DB3B" w:rsidR="005C1EBA" w:rsidRDefault="005C1EBA" w:rsidP="005C1EBA">
      <w:pPr>
        <w:pStyle w:val="Caption"/>
        <w:keepNext/>
        <w:rPr>
          <w:lang w:val="en-CA"/>
        </w:rPr>
      </w:pPr>
      <w:bookmarkStart w:id="84" w:name="_Ref10816895"/>
      <w:bookmarkStart w:id="85" w:name="_Toc14176440"/>
      <w:r w:rsidRPr="00A23898">
        <w:rPr>
          <w:lang w:val="en-CA"/>
        </w:rPr>
        <w:t xml:space="preserve">Table </w:t>
      </w:r>
      <w:r w:rsidR="00E020F7" w:rsidRPr="00A23898">
        <w:rPr>
          <w:lang w:val="en-CA"/>
        </w:rPr>
        <w:fldChar w:fldCharType="begin"/>
      </w:r>
      <w:r w:rsidR="00E020F7" w:rsidRPr="00A23898">
        <w:rPr>
          <w:lang w:val="en-CA"/>
        </w:rPr>
        <w:instrText xml:space="preserve"> STYLEREF 1 \s </w:instrText>
      </w:r>
      <w:r w:rsidR="00E020F7" w:rsidRPr="00A23898">
        <w:rPr>
          <w:lang w:val="en-CA"/>
        </w:rPr>
        <w:fldChar w:fldCharType="separate"/>
      </w:r>
      <w:r w:rsidR="00720789">
        <w:rPr>
          <w:noProof/>
          <w:lang w:val="en-CA"/>
        </w:rPr>
        <w:t>6</w:t>
      </w:r>
      <w:r w:rsidR="00E020F7" w:rsidRPr="00A23898">
        <w:rPr>
          <w:lang w:val="en-CA"/>
        </w:rPr>
        <w:fldChar w:fldCharType="end"/>
      </w:r>
      <w:r w:rsidR="00E020F7" w:rsidRPr="00A23898">
        <w:rPr>
          <w:lang w:val="en-CA"/>
        </w:rPr>
        <w:noBreakHyphen/>
      </w:r>
      <w:r w:rsidR="00E020F7" w:rsidRPr="00A23898">
        <w:rPr>
          <w:lang w:val="en-CA"/>
        </w:rPr>
        <w:fldChar w:fldCharType="begin"/>
      </w:r>
      <w:r w:rsidR="00E020F7" w:rsidRPr="00A23898">
        <w:rPr>
          <w:lang w:val="en-CA"/>
        </w:rPr>
        <w:instrText xml:space="preserve"> SEQ Table \* ARABIC \s 1 </w:instrText>
      </w:r>
      <w:r w:rsidR="00E020F7" w:rsidRPr="00A23898">
        <w:rPr>
          <w:lang w:val="en-CA"/>
        </w:rPr>
        <w:fldChar w:fldCharType="separate"/>
      </w:r>
      <w:r w:rsidR="00720789">
        <w:rPr>
          <w:noProof/>
          <w:lang w:val="en-CA"/>
        </w:rPr>
        <w:t>1</w:t>
      </w:r>
      <w:r w:rsidR="00E020F7" w:rsidRPr="00A23898">
        <w:rPr>
          <w:lang w:val="en-CA"/>
        </w:rPr>
        <w:fldChar w:fldCharType="end"/>
      </w:r>
      <w:bookmarkEnd w:id="84"/>
      <w:r w:rsidRPr="00A23898">
        <w:rPr>
          <w:lang w:val="en-CA"/>
        </w:rPr>
        <w:t xml:space="preserve">: </w:t>
      </w:r>
      <w:r w:rsidR="00B70D26" w:rsidRPr="00A23898">
        <w:rPr>
          <w:lang w:val="en-CA"/>
        </w:rPr>
        <w:t xml:space="preserve">Power consumption </w:t>
      </w:r>
      <w:bookmarkEnd w:id="85"/>
    </w:p>
    <w:tbl>
      <w:tblPr>
        <w:tblStyle w:val="TableGrid"/>
        <w:tblW w:w="0" w:type="auto"/>
        <w:tblLook w:val="04A0" w:firstRow="1" w:lastRow="0" w:firstColumn="1" w:lastColumn="0" w:noHBand="0" w:noVBand="1"/>
      </w:tblPr>
      <w:tblGrid>
        <w:gridCol w:w="3116"/>
        <w:gridCol w:w="3117"/>
        <w:gridCol w:w="3117"/>
      </w:tblGrid>
      <w:tr w:rsidR="00CD29B7" w:rsidRPr="00C90582" w14:paraId="6E305166" w14:textId="77777777" w:rsidTr="005D5DB5">
        <w:tc>
          <w:tcPr>
            <w:tcW w:w="3116" w:type="dxa"/>
          </w:tcPr>
          <w:p w14:paraId="0E44F760" w14:textId="77777777" w:rsidR="00CD29B7" w:rsidRPr="00C90582" w:rsidRDefault="00CD29B7" w:rsidP="005D5DB5">
            <w:pPr>
              <w:jc w:val="center"/>
              <w:rPr>
                <w:b/>
                <w:lang w:val="en-CA"/>
              </w:rPr>
            </w:pPr>
            <w:r w:rsidRPr="00C90582">
              <w:rPr>
                <w:b/>
                <w:lang w:val="en-CA"/>
              </w:rPr>
              <w:t>Component /</w:t>
            </w:r>
          </w:p>
          <w:p w14:paraId="06D2E2BD" w14:textId="77777777" w:rsidR="00CD29B7" w:rsidRPr="00C90582" w:rsidRDefault="00CD29B7" w:rsidP="005D5DB5">
            <w:pPr>
              <w:jc w:val="center"/>
              <w:rPr>
                <w:b/>
                <w:lang w:val="en-CA"/>
              </w:rPr>
            </w:pPr>
            <w:proofErr w:type="spellStart"/>
            <w:r w:rsidRPr="00C90582">
              <w:rPr>
                <w:b/>
                <w:lang w:val="en-CA"/>
              </w:rPr>
              <w:t>Composant</w:t>
            </w:r>
            <w:proofErr w:type="spellEnd"/>
          </w:p>
        </w:tc>
        <w:tc>
          <w:tcPr>
            <w:tcW w:w="3117" w:type="dxa"/>
          </w:tcPr>
          <w:p w14:paraId="63511D5D" w14:textId="77777777" w:rsidR="00CD29B7" w:rsidRPr="00C90582" w:rsidRDefault="00CD29B7" w:rsidP="005D5DB5">
            <w:pPr>
              <w:jc w:val="center"/>
              <w:rPr>
                <w:b/>
                <w:lang w:val="en-CA"/>
              </w:rPr>
            </w:pPr>
            <w:r w:rsidRPr="00C90582">
              <w:rPr>
                <w:b/>
                <w:lang w:val="en-CA"/>
              </w:rPr>
              <w:t xml:space="preserve">Consumption / </w:t>
            </w:r>
            <w:proofErr w:type="spellStart"/>
            <w:r w:rsidRPr="00C90582">
              <w:rPr>
                <w:b/>
                <w:lang w:val="en-CA"/>
              </w:rPr>
              <w:t>Consommation</w:t>
            </w:r>
            <w:proofErr w:type="spellEnd"/>
          </w:p>
        </w:tc>
        <w:tc>
          <w:tcPr>
            <w:tcW w:w="3117" w:type="dxa"/>
          </w:tcPr>
          <w:p w14:paraId="39E0552C" w14:textId="77777777" w:rsidR="00CD29B7" w:rsidRPr="00C90582" w:rsidRDefault="00CD29B7" w:rsidP="005D5DB5">
            <w:pPr>
              <w:jc w:val="center"/>
              <w:rPr>
                <w:b/>
                <w:lang w:val="en-CA"/>
              </w:rPr>
            </w:pPr>
            <w:r w:rsidRPr="00C90582">
              <w:rPr>
                <w:b/>
                <w:lang w:val="en-CA"/>
              </w:rPr>
              <w:t>Notes</w:t>
            </w:r>
          </w:p>
        </w:tc>
      </w:tr>
      <w:tr w:rsidR="00CD29B7" w:rsidRPr="00C90582" w14:paraId="03513FD8" w14:textId="77777777" w:rsidTr="005D5DB5">
        <w:tc>
          <w:tcPr>
            <w:tcW w:w="3116" w:type="dxa"/>
          </w:tcPr>
          <w:p w14:paraId="4EAF9CC8" w14:textId="77777777" w:rsidR="00CD29B7" w:rsidRPr="00C90582" w:rsidRDefault="00CD29B7" w:rsidP="005D5DB5">
            <w:pPr>
              <w:rPr>
                <w:lang w:val="en-CA"/>
              </w:rPr>
            </w:pPr>
            <w:r>
              <w:t>Arduino Mega 2560</w:t>
            </w:r>
          </w:p>
        </w:tc>
        <w:tc>
          <w:tcPr>
            <w:tcW w:w="3117" w:type="dxa"/>
          </w:tcPr>
          <w:p w14:paraId="421E7FB2" w14:textId="77777777" w:rsidR="00CD29B7" w:rsidRPr="00C90582" w:rsidRDefault="00CD29B7" w:rsidP="005D5DB5">
            <w:pPr>
              <w:jc w:val="center"/>
              <w:rPr>
                <w:lang w:val="en-CA"/>
              </w:rPr>
            </w:pPr>
            <w:r w:rsidRPr="707B1B2E">
              <w:rPr>
                <w:lang w:val="en-CA"/>
              </w:rPr>
              <w:t>1.00</w:t>
            </w:r>
          </w:p>
        </w:tc>
        <w:tc>
          <w:tcPr>
            <w:tcW w:w="3117" w:type="dxa"/>
          </w:tcPr>
          <w:p w14:paraId="27159DBE" w14:textId="77777777" w:rsidR="00CD29B7" w:rsidRPr="00C90582" w:rsidRDefault="00CD29B7" w:rsidP="005D5DB5">
            <w:pPr>
              <w:rPr>
                <w:lang w:val="en-CA"/>
              </w:rPr>
            </w:pPr>
          </w:p>
        </w:tc>
      </w:tr>
      <w:tr w:rsidR="00CD29B7" w:rsidRPr="00C90582" w14:paraId="084E0D6B" w14:textId="77777777" w:rsidTr="005D5DB5">
        <w:tc>
          <w:tcPr>
            <w:tcW w:w="3116" w:type="dxa"/>
          </w:tcPr>
          <w:p w14:paraId="5F0AEF53" w14:textId="77777777" w:rsidR="00CD29B7" w:rsidRPr="00C90582" w:rsidRDefault="00CD29B7" w:rsidP="005D5DB5">
            <w:pPr>
              <w:rPr>
                <w:lang w:val="en-CA"/>
              </w:rPr>
            </w:pPr>
            <w:r>
              <w:t>Linear Actuators (4)</w:t>
            </w:r>
          </w:p>
        </w:tc>
        <w:tc>
          <w:tcPr>
            <w:tcW w:w="3117" w:type="dxa"/>
          </w:tcPr>
          <w:p w14:paraId="418C234A" w14:textId="77777777" w:rsidR="00CD29B7" w:rsidRPr="00C90582" w:rsidRDefault="00CD29B7" w:rsidP="005D5DB5">
            <w:pPr>
              <w:jc w:val="center"/>
              <w:rPr>
                <w:lang w:val="en-CA"/>
              </w:rPr>
            </w:pPr>
            <w:r w:rsidRPr="707B1B2E">
              <w:rPr>
                <w:lang w:val="en-CA"/>
              </w:rPr>
              <w:t>6.24</w:t>
            </w:r>
          </w:p>
        </w:tc>
        <w:tc>
          <w:tcPr>
            <w:tcW w:w="3117" w:type="dxa"/>
          </w:tcPr>
          <w:p w14:paraId="38329A16" w14:textId="77777777" w:rsidR="00CD29B7" w:rsidRPr="00C90582" w:rsidRDefault="00CD29B7" w:rsidP="005D5DB5">
            <w:pPr>
              <w:rPr>
                <w:lang w:val="en-CA"/>
              </w:rPr>
            </w:pPr>
            <w:r w:rsidRPr="61F2CAB7">
              <w:rPr>
                <w:lang w:val="en-CA"/>
              </w:rPr>
              <w:t>4 linear actuators will be on board the payload. The actuators will only be operational one at a time and only for 30 seconds each time.</w:t>
            </w:r>
          </w:p>
        </w:tc>
      </w:tr>
      <w:tr w:rsidR="00CD29B7" w:rsidRPr="00C90582" w14:paraId="1777864E" w14:textId="77777777" w:rsidTr="005D5DB5">
        <w:tc>
          <w:tcPr>
            <w:tcW w:w="3116" w:type="dxa"/>
          </w:tcPr>
          <w:p w14:paraId="35658A07" w14:textId="77777777" w:rsidR="00CD29B7" w:rsidRPr="00C90582" w:rsidRDefault="00CD29B7" w:rsidP="005D5DB5">
            <w:pPr>
              <w:rPr>
                <w:lang w:val="en-CA"/>
              </w:rPr>
            </w:pPr>
            <w:r>
              <w:t>GPS Module</w:t>
            </w:r>
          </w:p>
        </w:tc>
        <w:tc>
          <w:tcPr>
            <w:tcW w:w="3117" w:type="dxa"/>
          </w:tcPr>
          <w:p w14:paraId="136D0550" w14:textId="77777777" w:rsidR="00CD29B7" w:rsidRPr="00C90582" w:rsidRDefault="00CD29B7" w:rsidP="005D5DB5">
            <w:pPr>
              <w:jc w:val="center"/>
              <w:rPr>
                <w:lang w:val="en-CA"/>
              </w:rPr>
            </w:pPr>
            <w:r w:rsidRPr="707B1B2E">
              <w:rPr>
                <w:lang w:val="en-CA"/>
              </w:rPr>
              <w:t>0.241</w:t>
            </w:r>
          </w:p>
        </w:tc>
        <w:tc>
          <w:tcPr>
            <w:tcW w:w="3117" w:type="dxa"/>
          </w:tcPr>
          <w:p w14:paraId="58718E93" w14:textId="77777777" w:rsidR="00CD29B7" w:rsidRPr="00C90582" w:rsidRDefault="00CD29B7" w:rsidP="005D5DB5">
            <w:pPr>
              <w:rPr>
                <w:lang w:val="en-CA"/>
              </w:rPr>
            </w:pPr>
          </w:p>
        </w:tc>
      </w:tr>
      <w:tr w:rsidR="00CD29B7" w:rsidRPr="00C90582" w14:paraId="64DFB37B" w14:textId="77777777" w:rsidTr="005D5DB5">
        <w:tc>
          <w:tcPr>
            <w:tcW w:w="3116" w:type="dxa"/>
          </w:tcPr>
          <w:p w14:paraId="5F681D33" w14:textId="77777777" w:rsidR="00CD29B7" w:rsidRPr="00C90582" w:rsidRDefault="00CD29B7" w:rsidP="005D5DB5">
            <w:pPr>
              <w:rPr>
                <w:lang w:val="en-CA"/>
              </w:rPr>
            </w:pPr>
            <w:r>
              <w:t>Camera</w:t>
            </w:r>
          </w:p>
        </w:tc>
        <w:tc>
          <w:tcPr>
            <w:tcW w:w="3117" w:type="dxa"/>
          </w:tcPr>
          <w:p w14:paraId="38351694" w14:textId="77777777" w:rsidR="00CD29B7" w:rsidRPr="00C90582" w:rsidRDefault="00CD29B7" w:rsidP="005D5DB5">
            <w:pPr>
              <w:jc w:val="center"/>
              <w:rPr>
                <w:lang w:val="en-CA"/>
              </w:rPr>
            </w:pPr>
            <w:r w:rsidRPr="2485AEB1">
              <w:rPr>
                <w:lang w:val="en-CA"/>
              </w:rPr>
              <w:t>0.375</w:t>
            </w:r>
          </w:p>
        </w:tc>
        <w:tc>
          <w:tcPr>
            <w:tcW w:w="3117" w:type="dxa"/>
          </w:tcPr>
          <w:p w14:paraId="67AFF891" w14:textId="77777777" w:rsidR="00CD29B7" w:rsidRPr="00C90582" w:rsidRDefault="00CD29B7" w:rsidP="005D5DB5">
            <w:pPr>
              <w:rPr>
                <w:lang w:val="en-CA"/>
              </w:rPr>
            </w:pPr>
          </w:p>
        </w:tc>
      </w:tr>
      <w:tr w:rsidR="00CD29B7" w:rsidRPr="00C90582" w14:paraId="144D3F86" w14:textId="77777777" w:rsidTr="005D5DB5">
        <w:tc>
          <w:tcPr>
            <w:tcW w:w="3116" w:type="dxa"/>
          </w:tcPr>
          <w:p w14:paraId="74F56998" w14:textId="77777777" w:rsidR="00CD29B7" w:rsidRPr="00C90582" w:rsidRDefault="00CD29B7" w:rsidP="005D5DB5">
            <w:pPr>
              <w:rPr>
                <w:lang w:val="en-CA"/>
              </w:rPr>
            </w:pPr>
            <w:r>
              <w:t>BME 280 Environmental Sensor</w:t>
            </w:r>
          </w:p>
        </w:tc>
        <w:tc>
          <w:tcPr>
            <w:tcW w:w="3117" w:type="dxa"/>
          </w:tcPr>
          <w:p w14:paraId="05E0EC5A" w14:textId="77777777" w:rsidR="00CD29B7" w:rsidRPr="00C90582" w:rsidRDefault="00CD29B7" w:rsidP="005D5DB5">
            <w:pPr>
              <w:jc w:val="center"/>
              <w:rPr>
                <w:lang w:val="en-CA"/>
              </w:rPr>
            </w:pPr>
            <w:r w:rsidRPr="707B1B2E">
              <w:rPr>
                <w:lang w:val="en-CA"/>
              </w:rPr>
              <w:t>0.000119</w:t>
            </w:r>
          </w:p>
        </w:tc>
        <w:tc>
          <w:tcPr>
            <w:tcW w:w="3117" w:type="dxa"/>
          </w:tcPr>
          <w:p w14:paraId="20D7DD30" w14:textId="77777777" w:rsidR="00CD29B7" w:rsidRPr="00C90582" w:rsidRDefault="00CD29B7" w:rsidP="005D5DB5">
            <w:pPr>
              <w:rPr>
                <w:lang w:val="en-CA"/>
              </w:rPr>
            </w:pPr>
          </w:p>
        </w:tc>
      </w:tr>
      <w:tr w:rsidR="00CD29B7" w:rsidRPr="00C90582" w14:paraId="78B5A473" w14:textId="77777777" w:rsidTr="005D5DB5">
        <w:tc>
          <w:tcPr>
            <w:tcW w:w="3116" w:type="dxa"/>
          </w:tcPr>
          <w:p w14:paraId="728ABD49" w14:textId="77777777" w:rsidR="00CD29B7" w:rsidRPr="00C90582" w:rsidRDefault="00CD29B7" w:rsidP="005D5DB5">
            <w:pPr>
              <w:rPr>
                <w:lang w:val="en-CA"/>
              </w:rPr>
            </w:pPr>
            <w:r>
              <w:t>Ethernet Shield + SD Card Write</w:t>
            </w:r>
          </w:p>
        </w:tc>
        <w:tc>
          <w:tcPr>
            <w:tcW w:w="3117" w:type="dxa"/>
          </w:tcPr>
          <w:p w14:paraId="4F8C8FE8" w14:textId="77777777" w:rsidR="00CD29B7" w:rsidRPr="00C90582" w:rsidRDefault="00CD29B7" w:rsidP="005D5DB5">
            <w:pPr>
              <w:jc w:val="center"/>
              <w:rPr>
                <w:lang w:val="en-CA"/>
              </w:rPr>
            </w:pPr>
            <w:r w:rsidRPr="2485AEB1">
              <w:rPr>
                <w:lang w:val="en-CA"/>
              </w:rPr>
              <w:t>0.766</w:t>
            </w:r>
          </w:p>
        </w:tc>
        <w:tc>
          <w:tcPr>
            <w:tcW w:w="3117" w:type="dxa"/>
          </w:tcPr>
          <w:p w14:paraId="5E7990D2" w14:textId="77777777" w:rsidR="00CD29B7" w:rsidRPr="00C90582" w:rsidRDefault="00CD29B7" w:rsidP="005D5DB5">
            <w:pPr>
              <w:rPr>
                <w:lang w:val="en-CA"/>
              </w:rPr>
            </w:pPr>
          </w:p>
        </w:tc>
      </w:tr>
      <w:tr w:rsidR="00CD29B7" w:rsidRPr="00C90582" w14:paraId="01E019D5" w14:textId="77777777" w:rsidTr="005D5DB5">
        <w:tc>
          <w:tcPr>
            <w:tcW w:w="3116" w:type="dxa"/>
          </w:tcPr>
          <w:p w14:paraId="6B72B9A6" w14:textId="77777777" w:rsidR="00CD29B7" w:rsidRPr="00C90582" w:rsidRDefault="00CD29B7" w:rsidP="005D5DB5">
            <w:pPr>
              <w:rPr>
                <w:lang w:val="en-CA"/>
              </w:rPr>
            </w:pPr>
            <w:r w:rsidRPr="61F2CAB7">
              <w:rPr>
                <w:lang w:val="en-CA"/>
              </w:rPr>
              <w:t>Heating Pad</w:t>
            </w:r>
          </w:p>
        </w:tc>
        <w:tc>
          <w:tcPr>
            <w:tcW w:w="3117" w:type="dxa"/>
          </w:tcPr>
          <w:p w14:paraId="2B490879" w14:textId="77777777" w:rsidR="00CD29B7" w:rsidRPr="00C90582" w:rsidRDefault="00CD29B7" w:rsidP="005D5DB5">
            <w:pPr>
              <w:jc w:val="center"/>
            </w:pPr>
            <w:r>
              <w:t>15.96</w:t>
            </w:r>
          </w:p>
          <w:p w14:paraId="2BD6C47A" w14:textId="77777777" w:rsidR="00CD29B7" w:rsidRPr="00C90582" w:rsidRDefault="00CD29B7" w:rsidP="005D5DB5">
            <w:pPr>
              <w:jc w:val="center"/>
              <w:rPr>
                <w:lang w:val="en-CA"/>
              </w:rPr>
            </w:pPr>
          </w:p>
        </w:tc>
        <w:tc>
          <w:tcPr>
            <w:tcW w:w="3117" w:type="dxa"/>
          </w:tcPr>
          <w:p w14:paraId="49F61DC0" w14:textId="596C8B00" w:rsidR="00CD29B7" w:rsidRPr="00C90582" w:rsidRDefault="00CD29B7" w:rsidP="005D5DB5">
            <w:pPr>
              <w:rPr>
                <w:lang w:val="en-CA"/>
              </w:rPr>
            </w:pPr>
            <w:r w:rsidRPr="39779BA7">
              <w:rPr>
                <w:lang w:val="en-CA"/>
              </w:rPr>
              <w:t>4 heaters will be on board the payload. They will only be operational for 30 seconds at a time and only when the actuators are scheduled to move.</w:t>
            </w:r>
          </w:p>
        </w:tc>
      </w:tr>
      <w:tr w:rsidR="00CD29B7" w:rsidRPr="00C90582" w14:paraId="48B6939B" w14:textId="77777777" w:rsidTr="005D5DB5">
        <w:tc>
          <w:tcPr>
            <w:tcW w:w="3116" w:type="dxa"/>
          </w:tcPr>
          <w:p w14:paraId="0D4BB402" w14:textId="77777777" w:rsidR="00CD29B7" w:rsidRPr="00C90582" w:rsidRDefault="00CD29B7" w:rsidP="005D5DB5">
            <w:pPr>
              <w:rPr>
                <w:lang w:val="en-CA"/>
              </w:rPr>
            </w:pPr>
            <w:r w:rsidRPr="61F2CAB7">
              <w:rPr>
                <w:lang w:val="en-CA"/>
              </w:rPr>
              <w:t>Fan (4)</w:t>
            </w:r>
          </w:p>
        </w:tc>
        <w:tc>
          <w:tcPr>
            <w:tcW w:w="3117" w:type="dxa"/>
          </w:tcPr>
          <w:p w14:paraId="2C4569FA" w14:textId="77777777" w:rsidR="00CD29B7" w:rsidRPr="00C90582" w:rsidRDefault="00CD29B7" w:rsidP="005D5DB5">
            <w:pPr>
              <w:jc w:val="center"/>
              <w:rPr>
                <w:lang w:val="en-CA"/>
              </w:rPr>
            </w:pPr>
            <w:r w:rsidRPr="2485AEB1">
              <w:rPr>
                <w:lang w:val="en-CA"/>
              </w:rPr>
              <w:t>3.7</w:t>
            </w:r>
          </w:p>
        </w:tc>
        <w:tc>
          <w:tcPr>
            <w:tcW w:w="3117" w:type="dxa"/>
          </w:tcPr>
          <w:p w14:paraId="7DFF5D98" w14:textId="77777777" w:rsidR="00CD29B7" w:rsidRPr="00C90582" w:rsidRDefault="00CD29B7" w:rsidP="005D5DB5">
            <w:pPr>
              <w:rPr>
                <w:lang w:val="en-CA"/>
              </w:rPr>
            </w:pPr>
          </w:p>
        </w:tc>
      </w:tr>
      <w:tr w:rsidR="00CD29B7" w:rsidRPr="00C90582" w14:paraId="30559428" w14:textId="77777777" w:rsidTr="005D5DB5">
        <w:tc>
          <w:tcPr>
            <w:tcW w:w="3116" w:type="dxa"/>
          </w:tcPr>
          <w:p w14:paraId="1F497B73" w14:textId="77777777" w:rsidR="00CD29B7" w:rsidRPr="00C90582" w:rsidRDefault="00CD29B7" w:rsidP="005D5DB5">
            <w:pPr>
              <w:rPr>
                <w:lang w:val="en-CA"/>
              </w:rPr>
            </w:pPr>
            <w:r w:rsidRPr="2485AEB1">
              <w:rPr>
                <w:lang w:val="en-CA"/>
              </w:rPr>
              <w:t>Thermistors</w:t>
            </w:r>
          </w:p>
        </w:tc>
        <w:tc>
          <w:tcPr>
            <w:tcW w:w="3117" w:type="dxa"/>
          </w:tcPr>
          <w:p w14:paraId="6111B1F5" w14:textId="77777777" w:rsidR="00CD29B7" w:rsidRPr="00C90582" w:rsidRDefault="00CD29B7" w:rsidP="005D5DB5">
            <w:pPr>
              <w:jc w:val="center"/>
              <w:rPr>
                <w:lang w:val="en-CA"/>
              </w:rPr>
            </w:pPr>
            <w:r w:rsidRPr="2485AEB1">
              <w:rPr>
                <w:lang w:val="en-CA"/>
              </w:rPr>
              <w:t>.0025</w:t>
            </w:r>
          </w:p>
        </w:tc>
        <w:tc>
          <w:tcPr>
            <w:tcW w:w="3117" w:type="dxa"/>
          </w:tcPr>
          <w:p w14:paraId="7EE4F345" w14:textId="77777777" w:rsidR="00CD29B7" w:rsidRPr="00C90582" w:rsidRDefault="00CD29B7" w:rsidP="005D5DB5">
            <w:pPr>
              <w:rPr>
                <w:lang w:val="en-CA"/>
              </w:rPr>
            </w:pPr>
          </w:p>
        </w:tc>
      </w:tr>
      <w:tr w:rsidR="00CD29B7" w:rsidRPr="00C90582" w14:paraId="6D36B537" w14:textId="77777777" w:rsidTr="005D5DB5">
        <w:tc>
          <w:tcPr>
            <w:tcW w:w="3116" w:type="dxa"/>
          </w:tcPr>
          <w:p w14:paraId="5E218032" w14:textId="77777777" w:rsidR="00CD29B7" w:rsidRPr="00C90582" w:rsidRDefault="00CD29B7" w:rsidP="005D5DB5">
            <w:pPr>
              <w:jc w:val="right"/>
              <w:rPr>
                <w:lang w:val="en-CA"/>
              </w:rPr>
            </w:pPr>
            <w:r w:rsidRPr="00C90582">
              <w:rPr>
                <w:lang w:val="en-CA"/>
              </w:rPr>
              <w:t>TOTAL:</w:t>
            </w:r>
          </w:p>
        </w:tc>
        <w:tc>
          <w:tcPr>
            <w:tcW w:w="3117" w:type="dxa"/>
          </w:tcPr>
          <w:p w14:paraId="463FEACF" w14:textId="77777777" w:rsidR="00CD29B7" w:rsidRPr="00C90582" w:rsidRDefault="00CD29B7" w:rsidP="005D5DB5">
            <w:pPr>
              <w:jc w:val="center"/>
              <w:rPr>
                <w:b/>
                <w:bCs/>
                <w:lang w:val="en-CA"/>
              </w:rPr>
            </w:pPr>
            <w:r w:rsidRPr="2485AEB1">
              <w:rPr>
                <w:b/>
                <w:bCs/>
                <w:lang w:val="en-CA"/>
              </w:rPr>
              <w:t>28.24W</w:t>
            </w:r>
          </w:p>
        </w:tc>
        <w:tc>
          <w:tcPr>
            <w:tcW w:w="3117" w:type="dxa"/>
          </w:tcPr>
          <w:p w14:paraId="1D1FEF94" w14:textId="77777777" w:rsidR="00CD29B7" w:rsidRPr="00C90582" w:rsidRDefault="00CD29B7" w:rsidP="005D5DB5">
            <w:pPr>
              <w:rPr>
                <w:lang w:val="en-CA"/>
              </w:rPr>
            </w:pPr>
          </w:p>
        </w:tc>
      </w:tr>
    </w:tbl>
    <w:p w14:paraId="1C585614" w14:textId="77777777" w:rsidR="00CD29B7" w:rsidRPr="00CD29B7" w:rsidRDefault="00CD29B7" w:rsidP="00CD29B7">
      <w:pPr>
        <w:pStyle w:val="BodyText"/>
      </w:pPr>
    </w:p>
    <w:p w14:paraId="251E14A8" w14:textId="3D062E7F" w:rsidR="005730E2" w:rsidRPr="005730E2" w:rsidRDefault="005730E2" w:rsidP="005730E2">
      <w:pPr>
        <w:pStyle w:val="BodyText"/>
        <w:rPr>
          <w:lang w:val="fr-FR"/>
        </w:rPr>
      </w:pPr>
    </w:p>
    <w:p w14:paraId="02E8313C" w14:textId="44E5D243" w:rsidR="00BF100D" w:rsidRDefault="00BF100D" w:rsidP="00BF100D">
      <w:pPr>
        <w:pStyle w:val="Heading2"/>
      </w:pPr>
      <w:bookmarkStart w:id="86" w:name="_Ref500341951"/>
      <w:bookmarkStart w:id="87" w:name="_Toc14176379"/>
      <w:r w:rsidRPr="00FB7930">
        <w:t>P</w:t>
      </w:r>
      <w:r w:rsidR="00CA4DB4" w:rsidRPr="00FB7930">
        <w:t>ower</w:t>
      </w:r>
      <w:r w:rsidRPr="00FB7930">
        <w:t xml:space="preserve"> Source</w:t>
      </w:r>
      <w:bookmarkEnd w:id="86"/>
      <w:bookmarkEnd w:id="87"/>
    </w:p>
    <w:p w14:paraId="6B16937E" w14:textId="77777777" w:rsidR="004539EC" w:rsidRPr="00FB7930" w:rsidRDefault="004539EC" w:rsidP="004539EC">
      <w:pPr>
        <w:pStyle w:val="Heading3"/>
        <w:rPr>
          <w:lang w:val="en-US" w:eastAsia="en-CA"/>
        </w:rPr>
      </w:pPr>
      <w:bookmarkStart w:id="88" w:name="_Toc14176380"/>
      <w:r w:rsidRPr="00FB7930">
        <w:rPr>
          <w:lang w:val="en-US" w:eastAsia="en-CA"/>
        </w:rPr>
        <w:t>Batteries</w:t>
      </w:r>
      <w:bookmarkEnd w:id="88"/>
    </w:p>
    <w:p w14:paraId="350309F2" w14:textId="1D76B344" w:rsidR="00CD29B7" w:rsidRPr="00A23898" w:rsidRDefault="00CD29B7" w:rsidP="00CD29B7">
      <w:pPr>
        <w:pStyle w:val="BodyText"/>
        <w:tabs>
          <w:tab w:val="left" w:pos="930"/>
        </w:tabs>
      </w:pPr>
      <w:r>
        <w:t xml:space="preserve">We will be using </w:t>
      </w:r>
      <w:r w:rsidRPr="00A23898">
        <w:t xml:space="preserve">a 8 A line from the CSA </w:t>
      </w:r>
      <w:r w:rsidR="00902299">
        <w:t>Power Subs</w:t>
      </w:r>
      <w:r w:rsidRPr="00A23898">
        <w:t>ystem</w:t>
      </w:r>
      <w:r>
        <w:t xml:space="preserve"> delivering unregulated 28 V (33.6 V to 24 V)</w:t>
      </w:r>
      <w:r w:rsidRPr="00A23898">
        <w:t xml:space="preserve">. </w:t>
      </w:r>
    </w:p>
    <w:p w14:paraId="2136215F" w14:textId="77777777" w:rsidR="003658D0" w:rsidRPr="00FB7930" w:rsidRDefault="003658D0" w:rsidP="00FE7755">
      <w:pPr>
        <w:pStyle w:val="BodyText"/>
        <w:tabs>
          <w:tab w:val="left" w:pos="930"/>
        </w:tabs>
      </w:pPr>
    </w:p>
    <w:p w14:paraId="1C763BB1" w14:textId="437FDACB" w:rsidR="003C3E85" w:rsidRPr="00FB7930" w:rsidRDefault="003C3E85" w:rsidP="003C3E85">
      <w:pPr>
        <w:pStyle w:val="Heading3"/>
        <w:rPr>
          <w:lang w:val="en-US" w:eastAsia="en-CA"/>
        </w:rPr>
      </w:pPr>
      <w:bookmarkStart w:id="89" w:name="_Toc14176381"/>
      <w:r w:rsidRPr="00FB7930">
        <w:rPr>
          <w:lang w:val="en-US" w:eastAsia="en-CA"/>
        </w:rPr>
        <w:t>Other source</w:t>
      </w:r>
      <w:bookmarkEnd w:id="89"/>
    </w:p>
    <w:p w14:paraId="78AE2D45" w14:textId="2C815C3C" w:rsidR="004156DB" w:rsidRDefault="00E6177B" w:rsidP="004539EC">
      <w:pPr>
        <w:pStyle w:val="BodyText"/>
        <w:tabs>
          <w:tab w:val="left" w:pos="930"/>
        </w:tabs>
      </w:pPr>
      <w:r>
        <w:t xml:space="preserve">None. </w:t>
      </w:r>
    </w:p>
    <w:p w14:paraId="79BC2776" w14:textId="77777777" w:rsidR="00E6177B" w:rsidRPr="00FB7930" w:rsidRDefault="00E6177B" w:rsidP="004539EC">
      <w:pPr>
        <w:pStyle w:val="BodyText"/>
        <w:tabs>
          <w:tab w:val="left" w:pos="930"/>
        </w:tabs>
      </w:pPr>
    </w:p>
    <w:p w14:paraId="749C70EF" w14:textId="5E293370" w:rsidR="00BF100D" w:rsidRPr="00FB7930" w:rsidRDefault="00BF100D" w:rsidP="00370C9E">
      <w:pPr>
        <w:pStyle w:val="Heading3"/>
        <w:rPr>
          <w:lang w:val="en-US" w:eastAsia="en-CA"/>
        </w:rPr>
      </w:pPr>
      <w:bookmarkStart w:id="90" w:name="_Ref500339700"/>
      <w:bookmarkStart w:id="91" w:name="_Toc14176382"/>
      <w:r w:rsidRPr="00FB7930">
        <w:rPr>
          <w:lang w:val="en-US" w:eastAsia="en-CA"/>
        </w:rPr>
        <w:t>Electrical protection</w:t>
      </w:r>
      <w:bookmarkEnd w:id="90"/>
      <w:bookmarkEnd w:id="91"/>
    </w:p>
    <w:p w14:paraId="04A4DF2E" w14:textId="77777777" w:rsidR="00CD29B7" w:rsidRPr="00C90582" w:rsidRDefault="00CD29B7" w:rsidP="00CD29B7">
      <w:pPr>
        <w:pStyle w:val="BodyText"/>
        <w:rPr>
          <w:lang w:eastAsia="en-CA"/>
        </w:rPr>
      </w:pPr>
      <w:r w:rsidRPr="00C8B663">
        <w:rPr>
          <w:lang w:eastAsia="en-CA"/>
        </w:rPr>
        <w:t>A 12V DCDC, 15A converter will be utilized to scale down the input voltage to the operational voltage of the flight computer and the linear actuators. The converter that will be used has a reverse voltage protection and it can handle 40V input.</w:t>
      </w:r>
    </w:p>
    <w:p w14:paraId="57CE3E55" w14:textId="77777777" w:rsidR="001F001C" w:rsidRPr="00DC4E62" w:rsidRDefault="001F001C" w:rsidP="00E063D3">
      <w:pPr>
        <w:pStyle w:val="BodyText"/>
        <w:rPr>
          <w:rFonts w:ascii="TimesNewRomanPSMT" w:hAnsi="TimesNewRomanPSMT" w:cs="TimesNewRomanPSMT"/>
        </w:rPr>
      </w:pPr>
    </w:p>
    <w:p w14:paraId="337595CE" w14:textId="1C597AEC" w:rsidR="00BF100D" w:rsidRPr="00FB7930" w:rsidRDefault="00BF100D" w:rsidP="00BF100D">
      <w:pPr>
        <w:pStyle w:val="Heading3"/>
        <w:rPr>
          <w:lang w:val="en-US" w:eastAsia="en-CA"/>
        </w:rPr>
      </w:pPr>
      <w:bookmarkStart w:id="92" w:name="_Ref500339707"/>
      <w:bookmarkStart w:id="93" w:name="_Toc14176383"/>
      <w:r w:rsidRPr="00FB7930">
        <w:rPr>
          <w:lang w:val="en-US" w:eastAsia="en-CA"/>
        </w:rPr>
        <w:t>Electrical cable</w:t>
      </w:r>
      <w:bookmarkEnd w:id="92"/>
      <w:r w:rsidR="007454D7" w:rsidRPr="00FB7930">
        <w:rPr>
          <w:lang w:val="en-US" w:eastAsia="en-CA"/>
        </w:rPr>
        <w:t>s</w:t>
      </w:r>
      <w:bookmarkEnd w:id="93"/>
    </w:p>
    <w:p w14:paraId="55EDBC4E" w14:textId="77777777" w:rsidR="00CD29B7" w:rsidRDefault="00CD29B7" w:rsidP="00CD29B7">
      <w:r w:rsidRPr="00C8B663">
        <w:t>Standard Arduino jumper cables will be used all throughout</w:t>
      </w:r>
    </w:p>
    <w:p w14:paraId="5BA95FB4" w14:textId="77777777" w:rsidR="00452F5E" w:rsidRPr="00FB7930" w:rsidRDefault="00452F5E" w:rsidP="007C0897"/>
    <w:p w14:paraId="3B7A7DD5" w14:textId="5F32F282" w:rsidR="00780FAE" w:rsidRPr="00FB7930" w:rsidRDefault="00780FAE" w:rsidP="00780FAE">
      <w:pPr>
        <w:pStyle w:val="Heading2"/>
      </w:pPr>
      <w:bookmarkStart w:id="94" w:name="_Ref4015501"/>
      <w:bookmarkStart w:id="95" w:name="_Toc14176384"/>
      <w:r w:rsidRPr="00FB7930">
        <w:t>Interconnection Diagram</w:t>
      </w:r>
      <w:bookmarkEnd w:id="94"/>
      <w:bookmarkEnd w:id="95"/>
    </w:p>
    <w:p w14:paraId="2080C0D6" w14:textId="5C6683B0" w:rsidR="007F4DE7" w:rsidRDefault="00CD29B7" w:rsidP="00A25860">
      <w:pPr>
        <w:jc w:val="both"/>
        <w:rPr>
          <w:rStyle w:val="tlid-translation"/>
        </w:rPr>
      </w:pPr>
      <w:r>
        <w:t>N/A</w:t>
      </w:r>
    </w:p>
    <w:p w14:paraId="62805A65" w14:textId="1AA45F81" w:rsidR="006D4F8F" w:rsidRDefault="006D4F8F" w:rsidP="007C0897"/>
    <w:p w14:paraId="6B45C1D9" w14:textId="3DDC72BE" w:rsidR="00DA51B4" w:rsidRPr="00FB7930" w:rsidRDefault="00DA51B4" w:rsidP="003658D0">
      <w:pPr>
        <w:pStyle w:val="Heading2"/>
      </w:pPr>
      <w:bookmarkStart w:id="96" w:name="_Ref500342173"/>
      <w:bookmarkStart w:id="97" w:name="_Toc14176385"/>
      <w:r w:rsidRPr="00FB7930">
        <w:t>Grounding</w:t>
      </w:r>
      <w:bookmarkEnd w:id="96"/>
      <w:bookmarkEnd w:id="97"/>
    </w:p>
    <w:p w14:paraId="40327884" w14:textId="4F8002B2" w:rsidR="00902299" w:rsidRDefault="00902299" w:rsidP="00902299">
      <w:r>
        <w:t>Grounding is done through the return wire that goes back to the CSA Power Subsystem.</w:t>
      </w:r>
    </w:p>
    <w:p w14:paraId="715B2A42" w14:textId="77777777" w:rsidR="00BF100D" w:rsidRPr="00FB7930" w:rsidRDefault="00BF100D" w:rsidP="007C0897"/>
    <w:p w14:paraId="51712A60" w14:textId="3026352D" w:rsidR="00BF100D" w:rsidRPr="00FB7930" w:rsidRDefault="00BF100D" w:rsidP="00BF100D">
      <w:pPr>
        <w:pStyle w:val="Heading2"/>
      </w:pPr>
      <w:bookmarkStart w:id="98" w:name="_Toc14176386"/>
      <w:r w:rsidRPr="00FB7930">
        <w:t>Telemetry</w:t>
      </w:r>
      <w:bookmarkEnd w:id="98"/>
    </w:p>
    <w:p w14:paraId="45E8B0F2" w14:textId="77777777" w:rsidR="00902299" w:rsidRPr="00C90582" w:rsidRDefault="00902299" w:rsidP="00902299">
      <w:pPr>
        <w:tabs>
          <w:tab w:val="left" w:pos="1365"/>
        </w:tabs>
      </w:pPr>
      <w:r w:rsidRPr="00C8B663">
        <w:t>The payload will be connected to the PRISM subsystem, transmitting actuator position and environmental data inside the gondola. This allows us to monitor which chambers are on and at which stage of the flight. Pictures will not be transmitted.</w:t>
      </w:r>
    </w:p>
    <w:p w14:paraId="17D3E272" w14:textId="36A2E3A4" w:rsidR="002C4DF1" w:rsidRDefault="002C4DF1" w:rsidP="00D550C5">
      <w:pPr>
        <w:tabs>
          <w:tab w:val="left" w:pos="1365"/>
        </w:tabs>
        <w:jc w:val="both"/>
      </w:pPr>
    </w:p>
    <w:p w14:paraId="2203D535" w14:textId="563319A1" w:rsidR="002C4DF1" w:rsidRPr="001061F9" w:rsidRDefault="00902299" w:rsidP="00D550C5">
      <w:pPr>
        <w:tabs>
          <w:tab w:val="left" w:pos="1365"/>
        </w:tabs>
        <w:jc w:val="both"/>
      </w:pPr>
      <w:r w:rsidRPr="00E34590">
        <w:rPr>
          <w:lang w:val="en-US"/>
        </w:rPr>
        <w:t>HAB Microbial Aerosols Sampling instrument</w:t>
      </w:r>
      <w:r>
        <w:rPr>
          <w:lang w:val="en-US"/>
        </w:rPr>
        <w:t xml:space="preserve"> </w:t>
      </w:r>
      <w:r w:rsidR="002C4DF1">
        <w:t xml:space="preserve">has been assigned the following </w:t>
      </w:r>
      <w:r w:rsidR="00DF510C">
        <w:t xml:space="preserve">static </w:t>
      </w:r>
      <w:r w:rsidR="002C4DF1">
        <w:t>IP address: 172.20.4.2</w:t>
      </w:r>
      <w:r>
        <w:t>40</w:t>
      </w:r>
      <w:r w:rsidR="002C4DF1">
        <w:t xml:space="preserve"> </w:t>
      </w:r>
      <w:r w:rsidR="00DF510C">
        <w:t xml:space="preserve">with a TM bandwidth of 100 </w:t>
      </w:r>
      <w:proofErr w:type="spellStart"/>
      <w:r w:rsidR="00DF510C">
        <w:t>kbit</w:t>
      </w:r>
      <w:proofErr w:type="spellEnd"/>
      <w:r w:rsidR="00DF510C">
        <w:t>/s</w:t>
      </w:r>
    </w:p>
    <w:p w14:paraId="3FD6772B" w14:textId="77777777" w:rsidR="00BE796B" w:rsidRPr="00FB7930" w:rsidRDefault="00BE796B" w:rsidP="00BD5B88">
      <w:pPr>
        <w:tabs>
          <w:tab w:val="left" w:pos="1365"/>
        </w:tabs>
      </w:pPr>
    </w:p>
    <w:p w14:paraId="1A18DFE6" w14:textId="419CCDE4" w:rsidR="00DA51B4" w:rsidRPr="00FB7930" w:rsidRDefault="00DA51B4" w:rsidP="00E6177B">
      <w:pPr>
        <w:pStyle w:val="Heading1"/>
      </w:pPr>
      <w:bookmarkStart w:id="99" w:name="_Toc14176387"/>
      <w:r w:rsidRPr="00FB7930">
        <w:lastRenderedPageBreak/>
        <w:t>EMI/EMC CHARACTERISTICS</w:t>
      </w:r>
      <w:bookmarkEnd w:id="99"/>
      <w:r w:rsidR="00F9643E" w:rsidRPr="00FB7930">
        <w:t xml:space="preserve"> </w:t>
      </w:r>
    </w:p>
    <w:p w14:paraId="72B5FB7C" w14:textId="156580A5" w:rsidR="00076ADF" w:rsidRPr="00FB7930" w:rsidRDefault="00DA51B4" w:rsidP="007C0897">
      <w:pPr>
        <w:pStyle w:val="Heading2"/>
      </w:pPr>
      <w:bookmarkStart w:id="100" w:name="_Toc14176388"/>
      <w:r w:rsidRPr="00FB7930">
        <w:t>Magnetic Pro</w:t>
      </w:r>
      <w:r w:rsidR="00BF100D" w:rsidRPr="00FB7930">
        <w:t>p</w:t>
      </w:r>
      <w:r w:rsidRPr="00FB7930">
        <w:t>erties</w:t>
      </w:r>
      <w:bookmarkEnd w:id="100"/>
    </w:p>
    <w:p w14:paraId="5BC4C3C4" w14:textId="33A13C26" w:rsidR="00DA51B4" w:rsidRPr="00FB7930" w:rsidRDefault="00DA51B4" w:rsidP="007C0897">
      <w:pPr>
        <w:pStyle w:val="Heading3"/>
        <w:rPr>
          <w:lang w:val="en-US" w:eastAsia="en-CA"/>
        </w:rPr>
      </w:pPr>
      <w:bookmarkStart w:id="101" w:name="_Toc14176389"/>
      <w:r w:rsidRPr="00FB7930">
        <w:rPr>
          <w:lang w:val="en-US" w:eastAsia="en-CA"/>
        </w:rPr>
        <w:t>Magnetic Field</w:t>
      </w:r>
      <w:bookmarkEnd w:id="101"/>
    </w:p>
    <w:p w14:paraId="2CD358A4" w14:textId="77777777" w:rsidR="001D25D2" w:rsidRPr="00E960D1" w:rsidRDefault="001D25D2" w:rsidP="001D25D2">
      <w:r w:rsidRPr="00E960D1">
        <w:t>N/A</w:t>
      </w:r>
    </w:p>
    <w:p w14:paraId="4A731E8F" w14:textId="77777777" w:rsidR="00F9643E" w:rsidRPr="00FB7930" w:rsidRDefault="00F9643E" w:rsidP="00977F53"/>
    <w:p w14:paraId="48BF3F5A" w14:textId="1AFBE471" w:rsidR="00BF100D" w:rsidRPr="00FB7930" w:rsidRDefault="00BF100D" w:rsidP="00F9643E">
      <w:pPr>
        <w:pStyle w:val="Heading2"/>
      </w:pPr>
      <w:bookmarkStart w:id="102" w:name="_Ref500359118"/>
      <w:bookmarkStart w:id="103" w:name="_Toc14176390"/>
      <w:r w:rsidRPr="00FB7930">
        <w:t xml:space="preserve">RF </w:t>
      </w:r>
      <w:r w:rsidR="001269F4" w:rsidRPr="00FB7930">
        <w:t>Su</w:t>
      </w:r>
      <w:r w:rsidR="00CA4DB4" w:rsidRPr="00FB7930">
        <w:t>sceptibility</w:t>
      </w:r>
      <w:r w:rsidR="001269F4" w:rsidRPr="00FB7930">
        <w:t xml:space="preserve"> and </w:t>
      </w:r>
      <w:r w:rsidR="00FC7EA7" w:rsidRPr="00FB7930">
        <w:t>Compatibility</w:t>
      </w:r>
      <w:bookmarkEnd w:id="102"/>
      <w:bookmarkEnd w:id="103"/>
    </w:p>
    <w:p w14:paraId="7C80235F" w14:textId="41E23889" w:rsidR="00977F53" w:rsidRPr="00FB7930" w:rsidRDefault="00631CE9" w:rsidP="00977F53">
      <w:r>
        <w:t xml:space="preserve">In its current state, </w:t>
      </w:r>
      <w:r w:rsidR="001D25D2">
        <w:t>the payload</w:t>
      </w:r>
      <w:r w:rsidR="00ED10A7">
        <w:t xml:space="preserve"> will not emit and is not susceptible to any of the bands used by CNES (see table below). </w:t>
      </w:r>
    </w:p>
    <w:p w14:paraId="2DA2C76B" w14:textId="77777777" w:rsidR="008B28A6" w:rsidRPr="00FB7930" w:rsidRDefault="008B28A6" w:rsidP="00977F53"/>
    <w:p w14:paraId="2FC8AEDC" w14:textId="5F78C446" w:rsidR="00ED10A7" w:rsidRPr="00ED10A7" w:rsidRDefault="00ED10A7" w:rsidP="00ED10A7">
      <w:pPr>
        <w:pStyle w:val="Caption"/>
      </w:pPr>
      <w:bookmarkStart w:id="104" w:name="_Toc14176441"/>
      <w:r w:rsidRPr="00ED10A7">
        <w:t xml:space="preserve">Table </w:t>
      </w:r>
      <w:r w:rsidR="00E020F7">
        <w:fldChar w:fldCharType="begin"/>
      </w:r>
      <w:r w:rsidR="00E020F7">
        <w:instrText xml:space="preserve"> STYLEREF 1 \s </w:instrText>
      </w:r>
      <w:r w:rsidR="00E020F7">
        <w:fldChar w:fldCharType="separate"/>
      </w:r>
      <w:r w:rsidR="00720789">
        <w:rPr>
          <w:noProof/>
        </w:rPr>
        <w:t>7</w:t>
      </w:r>
      <w:r w:rsidR="00E020F7">
        <w:fldChar w:fldCharType="end"/>
      </w:r>
      <w:r w:rsidR="00E020F7">
        <w:noBreakHyphen/>
      </w:r>
      <w:r w:rsidR="00E020F7">
        <w:fldChar w:fldCharType="begin"/>
      </w:r>
      <w:r w:rsidR="00E020F7">
        <w:instrText xml:space="preserve"> SEQ Table \* ARABIC \s 1 </w:instrText>
      </w:r>
      <w:r w:rsidR="00E020F7">
        <w:fldChar w:fldCharType="separate"/>
      </w:r>
      <w:r w:rsidR="00720789">
        <w:rPr>
          <w:noProof/>
        </w:rPr>
        <w:t>1</w:t>
      </w:r>
      <w:r w:rsidR="00E020F7">
        <w:fldChar w:fldCharType="end"/>
      </w:r>
      <w:r w:rsidRPr="00ED10A7">
        <w:t xml:space="preserve">: </w:t>
      </w:r>
      <w:proofErr w:type="spellStart"/>
      <w:r w:rsidRPr="00ED10A7">
        <w:t>Frequency</w:t>
      </w:r>
      <w:proofErr w:type="spellEnd"/>
      <w:r w:rsidRPr="00ED10A7">
        <w:t xml:space="preserve"> </w:t>
      </w:r>
      <w:proofErr w:type="spellStart"/>
      <w:r w:rsidRPr="00ED10A7">
        <w:t>summary</w:t>
      </w:r>
      <w:proofErr w:type="spellEnd"/>
      <w:r w:rsidRPr="00ED10A7">
        <w:t>.</w:t>
      </w:r>
      <w:bookmarkEnd w:id="104"/>
    </w:p>
    <w:p w14:paraId="638221F7" w14:textId="0F486A04" w:rsidR="00FC7EA7" w:rsidRPr="00FB7930" w:rsidRDefault="00A05C36" w:rsidP="00DA51B4">
      <w:r w:rsidRPr="00FB7930">
        <w:rPr>
          <w:noProof/>
          <w:lang w:val="fr-CA" w:eastAsia="fr-CA"/>
        </w:rPr>
        <w:drawing>
          <wp:inline distT="0" distB="0" distL="0" distR="0" wp14:anchorId="6817C9D5" wp14:editId="08F58A33">
            <wp:extent cx="5943600" cy="2533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5943600" cy="2533015"/>
                    </a:xfrm>
                    <a:prstGeom prst="rect">
                      <a:avLst/>
                    </a:prstGeom>
                  </pic:spPr>
                </pic:pic>
              </a:graphicData>
            </a:graphic>
          </wp:inline>
        </w:drawing>
      </w:r>
    </w:p>
    <w:p w14:paraId="2C64164D" w14:textId="77777777" w:rsidR="00977F53" w:rsidRPr="00FB7930" w:rsidRDefault="00977F53" w:rsidP="00DA51B4"/>
    <w:p w14:paraId="375FF026" w14:textId="12424AAB" w:rsidR="00BF100D" w:rsidRPr="00FB7930" w:rsidRDefault="00BF100D" w:rsidP="00E6177B">
      <w:pPr>
        <w:pStyle w:val="Heading1"/>
      </w:pPr>
      <w:bookmarkStart w:id="105" w:name="_Toc14176391"/>
      <w:r w:rsidRPr="00FB7930">
        <w:lastRenderedPageBreak/>
        <w:t>Handling Requirements</w:t>
      </w:r>
      <w:bookmarkEnd w:id="105"/>
    </w:p>
    <w:p w14:paraId="424E780A" w14:textId="3AA8F558" w:rsidR="00076ADF" w:rsidRDefault="00BF100D" w:rsidP="00BD5B88">
      <w:pPr>
        <w:pStyle w:val="Heading2"/>
      </w:pPr>
      <w:bookmarkStart w:id="106" w:name="_Toc14176392"/>
      <w:r w:rsidRPr="00FB7930">
        <w:t>Handling</w:t>
      </w:r>
      <w:bookmarkEnd w:id="106"/>
    </w:p>
    <w:p w14:paraId="545ABCE0" w14:textId="77777777" w:rsidR="001D25D2" w:rsidRDefault="001D25D2" w:rsidP="001D25D2">
      <w:r>
        <w:t>The attention of two to three</w:t>
      </w:r>
      <w:r w:rsidRPr="00C90582">
        <w:t xml:space="preserve"> individuals </w:t>
      </w:r>
      <w:r>
        <w:t>would be ideal</w:t>
      </w:r>
      <w:r w:rsidRPr="00C90582">
        <w:t xml:space="preserve"> to adequately prepare the payload for launch</w:t>
      </w:r>
      <w:r>
        <w:t xml:space="preserve">. The team will check the power connection to all on-board electronics, ensure the S.D. card is secured and check that the computer is logging the required data. The computer should be logging the GPS coordinates, temperature, pressure, ambient humidity, camera feed and actuator position. Additionally, the team will ensure actuator functionality by running an open-close sequence prior to loading the sampling rods. The team will also ensure the payload is structurally sound and ensure that the insulation pads are intact, free of any punctures or tears. The payload must then complete it’s open / close program to ensure all mechanical components are operating adequately. </w:t>
      </w:r>
    </w:p>
    <w:p w14:paraId="0C87B10D" w14:textId="77777777" w:rsidR="00BB73CD" w:rsidRDefault="00BB73CD" w:rsidP="00076ADF"/>
    <w:p w14:paraId="4B0A41A3" w14:textId="31A42494" w:rsidR="00BF100D" w:rsidRPr="00FB7930" w:rsidRDefault="00BF100D" w:rsidP="00BF100D">
      <w:pPr>
        <w:pStyle w:val="Heading2"/>
      </w:pPr>
      <w:bookmarkStart w:id="107" w:name="_Toc14176393"/>
      <w:r w:rsidRPr="00FB7930">
        <w:t>Cleanliness</w:t>
      </w:r>
      <w:r w:rsidR="00167121" w:rsidRPr="00FB7930">
        <w:t xml:space="preserve"> </w:t>
      </w:r>
      <w:r w:rsidR="00167121" w:rsidRPr="00FB7930">
        <w:rPr>
          <w:rStyle w:val="tlid-translation"/>
        </w:rPr>
        <w:t>(contamination)</w:t>
      </w:r>
      <w:bookmarkEnd w:id="107"/>
    </w:p>
    <w:p w14:paraId="592F00DF" w14:textId="77777777" w:rsidR="001D25D2" w:rsidRDefault="001D25D2" w:rsidP="001D25D2">
      <w:r>
        <w:t>To ensure the sampling rods are not contaminated by the atmosphere during pre-flight activity, the rods are initially prepared and stored in a positive pressure clean lab. The positive air pressure in the lab prevents the contamination from airborne particles adhering to the rods when they are being loaded into banks of 20. A set of control rods (to be analyzed later) will be kept in the clean room to assess clean room’s base level contamination. A sample will also be collected from ground level at the flight location. This sample will not fly as part of the payload but will serve as a “sample 0” baseline when assessing for contamination.</w:t>
      </w:r>
    </w:p>
    <w:p w14:paraId="7B415BA0" w14:textId="77777777" w:rsidR="001D25D2" w:rsidRDefault="001D25D2" w:rsidP="001D25D2">
      <w:r>
        <w:t xml:space="preserve">The sampling rods are pre-loaded in banks of 20 and kept in a clean autoclave bag to minimize any biological contamination from ground-level atmosphere during transportation or loading. A small pinhole will be poked in the bag with an attached mesh to filter out any contaminants and ensure the bag can properly pressurize during ascent. All tools used to mount the sampling rods will be wiped with ethanol to clean them. On-site, the chambers themselves (without the doors, since they are in a sealed bag with the </w:t>
      </w:r>
      <w:proofErr w:type="spellStart"/>
      <w:r>
        <w:t>rotorods</w:t>
      </w:r>
      <w:proofErr w:type="spellEnd"/>
      <w:r>
        <w:t>) will also be cleaned with ethanol prior to loading the bagged banks of   sampling rods.</w:t>
      </w:r>
    </w:p>
    <w:p w14:paraId="1565098E" w14:textId="16FBD75B" w:rsidR="001D25D2" w:rsidRPr="00BE44C6" w:rsidRDefault="001D25D2" w:rsidP="001D25D2">
      <w:pPr>
        <w:sectPr w:rsidR="001D25D2" w:rsidRPr="00BE44C6" w:rsidSect="007A6F4F">
          <w:footnotePr>
            <w:numRestart w:val="eachPage"/>
          </w:footnotePr>
          <w:pgSz w:w="12240" w:h="15840" w:code="1"/>
          <w:pgMar w:top="1440" w:right="1440" w:bottom="1440" w:left="1440" w:header="720" w:footer="720" w:gutter="0"/>
          <w:cols w:space="720"/>
          <w:docGrid w:linePitch="326"/>
        </w:sectPr>
      </w:pPr>
      <w:r>
        <w:t xml:space="preserve">The vents on the sides of the chambers will be sealed by an adhesive wrapping to and locked to minimize the amount of possible contamination from water or mud upon landing.  The sampling chambers are to be immediately placed in coolers filled with dry ice upon recovery (see  </w:t>
      </w:r>
      <w:r>
        <w:fldChar w:fldCharType="begin"/>
      </w:r>
      <w:r>
        <w:instrText xml:space="preserve"> REF _Ref500340377 \r \h </w:instrText>
      </w:r>
      <w:r>
        <w:fldChar w:fldCharType="separate"/>
      </w:r>
      <w:r>
        <w:t xml:space="preserve">Appendix E  </w:t>
      </w:r>
      <w:r>
        <w:fldChar w:fldCharType="end"/>
      </w:r>
      <w:r>
        <w:t xml:space="preserve"> for the recovery procedure)</w:t>
      </w:r>
    </w:p>
    <w:p w14:paraId="317C89EF" w14:textId="77777777" w:rsidR="00076ADF" w:rsidRDefault="00076ADF" w:rsidP="00DA51B4"/>
    <w:p w14:paraId="4A40A81B" w14:textId="1E85EE92" w:rsidR="00DB5226" w:rsidRPr="00FB7930" w:rsidRDefault="00DB5226" w:rsidP="00076ADF">
      <w:pPr>
        <w:sectPr w:rsidR="00DB5226" w:rsidRPr="00FB7930" w:rsidSect="00736FB1">
          <w:footnotePr>
            <w:numRestart w:val="eachPage"/>
          </w:footnotePr>
          <w:pgSz w:w="12240" w:h="15840" w:code="1"/>
          <w:pgMar w:top="1104" w:right="1440" w:bottom="1440" w:left="1440" w:header="720" w:footer="720" w:gutter="0"/>
          <w:cols w:space="720"/>
          <w:docGrid w:linePitch="326"/>
        </w:sectPr>
      </w:pPr>
    </w:p>
    <w:p w14:paraId="1F1EE05C" w14:textId="35AD2842" w:rsidR="007C0897" w:rsidRPr="00FB7930" w:rsidRDefault="00B94614" w:rsidP="00B94614">
      <w:pPr>
        <w:pStyle w:val="Heading1"/>
      </w:pPr>
      <w:bookmarkStart w:id="108" w:name="_Toc14176394"/>
      <w:r w:rsidRPr="00FB7930">
        <w:lastRenderedPageBreak/>
        <w:t>CERTIFICATION</w:t>
      </w:r>
      <w:r w:rsidR="005D55C7" w:rsidRPr="00FB7930">
        <w:t xml:space="preserve"> requirements</w:t>
      </w:r>
      <w:bookmarkEnd w:id="108"/>
    </w:p>
    <w:p w14:paraId="2A86B601" w14:textId="7B1A42F3" w:rsidR="00AB1A37" w:rsidRPr="0080561E" w:rsidRDefault="00AB1A37" w:rsidP="00AB1A37">
      <w:r w:rsidRPr="0080561E">
        <w:t>CSA and CNES are responsible for certifying the PLG and specific instruments (e.g. payload). The certification analysis is carried out on the basis of the information provided by the PI for the purpose of demonstrating compliance with the requirements listed in Appendix A and B.</w:t>
      </w:r>
    </w:p>
    <w:p w14:paraId="39874F47" w14:textId="77777777" w:rsidR="00AB1A37" w:rsidRPr="0080561E" w:rsidRDefault="00AB1A37" w:rsidP="00AB1A37"/>
    <w:p w14:paraId="0D00FC30" w14:textId="77777777" w:rsidR="00AB1A37" w:rsidRPr="0080561E" w:rsidRDefault="00AB1A37" w:rsidP="00AB1A37">
      <w:r w:rsidRPr="0080561E">
        <w:t>Compliance with the requirements must be demonstrated before the campaign and may require</w:t>
      </w:r>
    </w:p>
    <w:p w14:paraId="79D77D46" w14:textId="3A0EC456" w:rsidR="00AB1A37" w:rsidRPr="0080561E" w:rsidRDefault="00AB1A37" w:rsidP="00AB1A37">
      <w:r w:rsidRPr="0080561E">
        <w:t>technical discussions between CSA/CNES and the PI.</w:t>
      </w:r>
    </w:p>
    <w:p w14:paraId="638EDF52" w14:textId="77777777" w:rsidR="00AB1A37" w:rsidRPr="0080561E" w:rsidRDefault="00AB1A37" w:rsidP="00AB1A37"/>
    <w:p w14:paraId="5AEDDD57" w14:textId="77777777" w:rsidR="00AB1A37" w:rsidRPr="0080561E" w:rsidRDefault="00AB1A37" w:rsidP="00AB1A37">
      <w:r w:rsidRPr="0080561E">
        <w:t>All the requirements listed in Appendix B concern PLGs developed by a scientific laboratory or</w:t>
      </w:r>
    </w:p>
    <w:p w14:paraId="725136A2" w14:textId="77777777" w:rsidR="00AB1A37" w:rsidRPr="0080561E" w:rsidRDefault="00AB1A37" w:rsidP="00AB1A37">
      <w:r w:rsidRPr="0080561E">
        <w:t>manufacturer. Among these, those applicable to instruments taken into account on CNES</w:t>
      </w:r>
    </w:p>
    <w:p w14:paraId="30A9D180" w14:textId="7393BDF7" w:rsidR="00AB1A37" w:rsidRPr="0080561E" w:rsidRDefault="00AB1A37" w:rsidP="00AB1A37">
      <w:r w:rsidRPr="0080561E">
        <w:t>gondolas are identified by an asterisk (*).</w:t>
      </w:r>
    </w:p>
    <w:p w14:paraId="05EB970F" w14:textId="77777777" w:rsidR="00AB1A37" w:rsidRPr="0080561E" w:rsidRDefault="00AB1A37" w:rsidP="00AB1A37"/>
    <w:p w14:paraId="7DD6DDA9" w14:textId="77777777" w:rsidR="00AB1A37" w:rsidRPr="0080561E" w:rsidRDefault="00AB1A37" w:rsidP="00AB1A37">
      <w:r w:rsidRPr="0080561E">
        <w:t>On site, the S&amp;MA engineer verifies that the PLG (and its integrated elements) are fully compliant before the flight, particularly for the mechanical aspects. The PI is responsible for informing the S&amp;MA engineer of any deviation from the  Safety conformance file (Safety Data Package).</w:t>
      </w:r>
    </w:p>
    <w:p w14:paraId="74F70105" w14:textId="42EF0198" w:rsidR="001E3E54" w:rsidRDefault="001E3E54" w:rsidP="00B94614">
      <w:pPr>
        <w:rPr>
          <w:i/>
        </w:rPr>
      </w:pPr>
    </w:p>
    <w:p w14:paraId="661D09E5" w14:textId="00C80196" w:rsidR="001E3E54" w:rsidRPr="001E3E54" w:rsidRDefault="001E3E54" w:rsidP="00B94614">
      <w:r>
        <w:t xml:space="preserve">Expected compliance with compliance statements is presented in </w:t>
      </w:r>
      <w:r w:rsidR="00814B40">
        <w:fldChar w:fldCharType="begin"/>
      </w:r>
      <w:r w:rsidR="00814B40">
        <w:instrText xml:space="preserve"> REF _Ref500504544 \r \h </w:instrText>
      </w:r>
      <w:r w:rsidR="00814B40">
        <w:fldChar w:fldCharType="separate"/>
      </w:r>
      <w:r w:rsidR="00720789">
        <w:t xml:space="preserve">Appendix B  </w:t>
      </w:r>
      <w:r w:rsidR="00814B40">
        <w:fldChar w:fldCharType="end"/>
      </w:r>
      <w:r>
        <w:t>.</w:t>
      </w:r>
    </w:p>
    <w:p w14:paraId="362A5582" w14:textId="77777777" w:rsidR="001E3E54" w:rsidRPr="00FB7930" w:rsidRDefault="001E3E54"/>
    <w:p w14:paraId="17982DA3" w14:textId="77777777" w:rsidR="001269F4" w:rsidRPr="00FB7930" w:rsidRDefault="001269F4"/>
    <w:p w14:paraId="441B829B" w14:textId="18CCEB0C" w:rsidR="00A9100D" w:rsidRPr="00FB7930" w:rsidRDefault="00A9100D" w:rsidP="00A9100D">
      <w:pPr>
        <w:pStyle w:val="Heading1"/>
      </w:pPr>
      <w:bookmarkStart w:id="109" w:name="_Toc14176395"/>
      <w:r w:rsidRPr="00FB7930">
        <w:lastRenderedPageBreak/>
        <w:t>Recovery Procedure</w:t>
      </w:r>
      <w:bookmarkEnd w:id="109"/>
    </w:p>
    <w:p w14:paraId="6B38DE86" w14:textId="7D164472" w:rsidR="006A0491" w:rsidRPr="00FB7930" w:rsidRDefault="00A9100D" w:rsidP="008C266C">
      <w:r w:rsidRPr="00FB7930">
        <w:t xml:space="preserve">The recovery </w:t>
      </w:r>
      <w:r w:rsidR="00416606" w:rsidRPr="00FB7930">
        <w:t>procedure describes</w:t>
      </w:r>
      <w:r w:rsidRPr="00FB7930">
        <w:t xml:space="preserve"> the steps required to passivate the payload and the associated hazards to ensure </w:t>
      </w:r>
      <w:r w:rsidR="00416606" w:rsidRPr="00FB7930">
        <w:t xml:space="preserve">protection of the recovery crew. Please refer to </w:t>
      </w:r>
      <w:r w:rsidR="00416606" w:rsidRPr="00FB7930">
        <w:fldChar w:fldCharType="begin"/>
      </w:r>
      <w:r w:rsidR="00416606" w:rsidRPr="00FB7930">
        <w:instrText xml:space="preserve"> REF _Ref500340377 \n \h </w:instrText>
      </w:r>
      <w:r w:rsidR="00416606" w:rsidRPr="00FB7930">
        <w:fldChar w:fldCharType="separate"/>
      </w:r>
      <w:r w:rsidR="00576FCB">
        <w:t xml:space="preserve">Appendix D  </w:t>
      </w:r>
      <w:r w:rsidR="00416606" w:rsidRPr="00FB7930">
        <w:fldChar w:fldCharType="end"/>
      </w:r>
      <w:r w:rsidR="00416606" w:rsidRPr="00FB7930">
        <w:t xml:space="preserve">for </w:t>
      </w:r>
      <w:r w:rsidR="008E2A2D">
        <w:t>the formatted recovery procedure document</w:t>
      </w:r>
      <w:r w:rsidR="00416606" w:rsidRPr="00FB7930">
        <w:t>.</w:t>
      </w:r>
    </w:p>
    <w:p w14:paraId="538E0B0D" w14:textId="77777777" w:rsidR="00576FCB" w:rsidRDefault="00576FCB" w:rsidP="00576FCB"/>
    <w:p w14:paraId="167A4EF8" w14:textId="2D7DF0DD" w:rsidR="00576FCB" w:rsidRDefault="00576FCB" w:rsidP="00576FCB">
      <w:r>
        <w:t>The CPSX-HAB payload does not include any material or device that is expected to be hazardous to the recovery crew. Given the vents on the side of the pelican case, the recovery crew should be wary of any debris that could cause laceration or puncture wounds that could have breached the pelican case. Additionally, any broken actuators, if present could be sharp. Once the payload’s power is cut from the gondola, any electrical hazards from exposed wiring due to impact related damage will be nullified. The recovery crew should refer to appendix and all upcoming iterations to properly and safely recover the payload.</w:t>
      </w:r>
    </w:p>
    <w:p w14:paraId="61ECC66F" w14:textId="77777777" w:rsidR="00AB1A37" w:rsidRDefault="00AB1A37">
      <w:pPr>
        <w:spacing w:after="200" w:line="276" w:lineRule="auto"/>
      </w:pPr>
      <w:r>
        <w:br w:type="page"/>
      </w:r>
    </w:p>
    <w:p w14:paraId="59D0F449" w14:textId="5E40EE1E" w:rsidR="00AB1A37" w:rsidRDefault="00AB1A37" w:rsidP="00AB1A37">
      <w:pPr>
        <w:pStyle w:val="Heading1"/>
        <w:jc w:val="both"/>
        <w:rPr>
          <w:lang w:val="fr-CA"/>
        </w:rPr>
      </w:pPr>
      <w:bookmarkStart w:id="110" w:name="_Toc7523314"/>
      <w:bookmarkStart w:id="111" w:name="_Toc14176396"/>
      <w:r>
        <w:rPr>
          <w:lang w:val="fr-CA"/>
        </w:rPr>
        <w:lastRenderedPageBreak/>
        <w:t>RISK MITIGATION</w:t>
      </w:r>
      <w:bookmarkEnd w:id="110"/>
      <w:bookmarkEnd w:id="111"/>
    </w:p>
    <w:p w14:paraId="403884D6" w14:textId="77777777" w:rsidR="00AB1A37" w:rsidRPr="00AB1A37" w:rsidRDefault="00AB1A37" w:rsidP="00AB1A37">
      <w:pPr>
        <w:autoSpaceDE w:val="0"/>
        <w:autoSpaceDN w:val="0"/>
        <w:adjustRightInd w:val="0"/>
        <w:rPr>
          <w:bCs/>
          <w:i/>
          <w:color w:val="000000"/>
        </w:rPr>
      </w:pPr>
      <w:r w:rsidRPr="00AB1A37">
        <w:rPr>
          <w:bCs/>
          <w:i/>
          <w:color w:val="000000"/>
        </w:rPr>
        <w:t>This section highlights the requirements applicable to PLGs and PL/instruments carried on CNES’s ZPB aerostats. The purpose of these requirements is to demonstrate to CNES that PLG/PLs comply with safety regulations for balloon activities (see RD2, AD4 and RD5).</w:t>
      </w:r>
    </w:p>
    <w:p w14:paraId="534CEA4C" w14:textId="77777777" w:rsidR="00AB1A37" w:rsidRPr="00AB1A37" w:rsidRDefault="00AB1A37" w:rsidP="00AB1A37">
      <w:pPr>
        <w:autoSpaceDE w:val="0"/>
        <w:autoSpaceDN w:val="0"/>
        <w:adjustRightInd w:val="0"/>
        <w:rPr>
          <w:bCs/>
          <w:i/>
          <w:color w:val="000000"/>
        </w:rPr>
      </w:pPr>
      <w:r w:rsidRPr="00AB1A37">
        <w:rPr>
          <w:bCs/>
          <w:i/>
          <w:color w:val="000000"/>
        </w:rPr>
        <w:t>These requirements are applicable to all the instruments and gondolas that can be carried on a</w:t>
      </w:r>
    </w:p>
    <w:p w14:paraId="48C5364F" w14:textId="77777777" w:rsidR="00AB1A37" w:rsidRPr="00AB1A37" w:rsidRDefault="00AB1A37" w:rsidP="00AB1A37">
      <w:pPr>
        <w:autoSpaceDE w:val="0"/>
        <w:autoSpaceDN w:val="0"/>
        <w:adjustRightInd w:val="0"/>
        <w:rPr>
          <w:bCs/>
          <w:i/>
          <w:color w:val="000000"/>
          <w:lang w:val="fr-CA"/>
        </w:rPr>
      </w:pPr>
      <w:r w:rsidRPr="00AB1A37">
        <w:rPr>
          <w:bCs/>
          <w:i/>
          <w:color w:val="000000"/>
          <w:lang w:val="fr-CA"/>
        </w:rPr>
        <w:t xml:space="preserve">CNES ZPB </w:t>
      </w:r>
      <w:proofErr w:type="spellStart"/>
      <w:r w:rsidRPr="00AB1A37">
        <w:rPr>
          <w:bCs/>
          <w:i/>
          <w:color w:val="000000"/>
          <w:lang w:val="fr-CA"/>
        </w:rPr>
        <w:t>aerostat</w:t>
      </w:r>
      <w:proofErr w:type="spellEnd"/>
      <w:r w:rsidRPr="00AB1A37">
        <w:rPr>
          <w:bCs/>
          <w:i/>
          <w:color w:val="000000"/>
          <w:lang w:val="fr-CA"/>
        </w:rPr>
        <w:t>.</w:t>
      </w:r>
    </w:p>
    <w:p w14:paraId="7D81F780" w14:textId="77777777" w:rsidR="00AB1A37" w:rsidRPr="007B772D" w:rsidRDefault="00AB1A37" w:rsidP="00AB1A37">
      <w:pPr>
        <w:autoSpaceDE w:val="0"/>
        <w:autoSpaceDN w:val="0"/>
        <w:adjustRightInd w:val="0"/>
        <w:rPr>
          <w:rFonts w:ascii="Arial" w:hAnsi="Arial" w:cs="Arial"/>
          <w:b/>
          <w:bCs/>
          <w:color w:val="000000"/>
          <w:lang w:val="fr-CA"/>
        </w:rPr>
      </w:pPr>
    </w:p>
    <w:p w14:paraId="7E00E01C" w14:textId="6B57758D" w:rsidR="00AB1A37" w:rsidRPr="003704B1" w:rsidRDefault="00AB1A37" w:rsidP="00AB1A37">
      <w:pPr>
        <w:pStyle w:val="Heading2"/>
        <w:jc w:val="both"/>
        <w:rPr>
          <w:b w:val="0"/>
          <w:lang w:val="fr-CA"/>
        </w:rPr>
      </w:pPr>
      <w:bookmarkStart w:id="112" w:name="_Toc7523315"/>
      <w:bookmarkStart w:id="113" w:name="_Toc14176397"/>
      <w:r>
        <w:rPr>
          <w:lang w:val="fr-CA"/>
        </w:rPr>
        <w:t>S&amp;MA requirements</w:t>
      </w:r>
      <w:bookmarkEnd w:id="112"/>
      <w:bookmarkEnd w:id="113"/>
    </w:p>
    <w:p w14:paraId="02A280B2" w14:textId="77777777" w:rsidR="00AB1A37" w:rsidRPr="003704B1" w:rsidRDefault="00AB1A37" w:rsidP="00AB1A37">
      <w:pPr>
        <w:autoSpaceDE w:val="0"/>
        <w:autoSpaceDN w:val="0"/>
        <w:adjustRightInd w:val="0"/>
        <w:rPr>
          <w:rFonts w:ascii="Arial" w:hAnsi="Arial" w:cs="Arial"/>
          <w:b/>
          <w:bCs/>
          <w:color w:val="33CD33"/>
          <w:sz w:val="19"/>
          <w:szCs w:val="19"/>
          <w:lang w:val="fr-CA"/>
        </w:rPr>
      </w:pPr>
    </w:p>
    <w:p w14:paraId="2F2FDD25" w14:textId="77777777" w:rsidR="00AB1A37" w:rsidRPr="00AB1A37" w:rsidRDefault="00AB1A37" w:rsidP="00AB1A37">
      <w:pPr>
        <w:autoSpaceDE w:val="0"/>
        <w:autoSpaceDN w:val="0"/>
        <w:adjustRightInd w:val="0"/>
        <w:rPr>
          <w:i/>
          <w:color w:val="000000"/>
        </w:rPr>
      </w:pPr>
      <w:r w:rsidRPr="00AB1A37">
        <w:rPr>
          <w:i/>
          <w:color w:val="000000"/>
        </w:rPr>
        <w:t>Risk levels are defined in the safety regulations according to the following degrees of severity:</w:t>
      </w:r>
    </w:p>
    <w:p w14:paraId="5A439BED" w14:textId="77777777" w:rsidR="00AB1A37" w:rsidRPr="00AB1A37" w:rsidRDefault="00AB1A37" w:rsidP="00AB1A37">
      <w:pPr>
        <w:autoSpaceDE w:val="0"/>
        <w:autoSpaceDN w:val="0"/>
        <w:adjustRightInd w:val="0"/>
        <w:rPr>
          <w:i/>
          <w:color w:val="000000"/>
        </w:rPr>
      </w:pPr>
      <w:r w:rsidRPr="00AB1A37">
        <w:rPr>
          <w:b/>
          <w:i/>
          <w:color w:val="000000"/>
        </w:rPr>
        <w:t>Catastrophic:</w:t>
      </w:r>
      <w:r w:rsidRPr="00AB1A37">
        <w:rPr>
          <w:i/>
          <w:color w:val="000000"/>
        </w:rPr>
        <w:t xml:space="preserve"> Loss of human life.</w:t>
      </w:r>
    </w:p>
    <w:p w14:paraId="6EC1A883" w14:textId="77777777" w:rsidR="00AB1A37" w:rsidRPr="00AB1A37" w:rsidRDefault="00AB1A37" w:rsidP="00AB1A37">
      <w:pPr>
        <w:autoSpaceDE w:val="0"/>
        <w:autoSpaceDN w:val="0"/>
        <w:adjustRightInd w:val="0"/>
        <w:rPr>
          <w:i/>
          <w:color w:val="000000"/>
        </w:rPr>
      </w:pPr>
      <w:r w:rsidRPr="00AB1A37">
        <w:rPr>
          <w:b/>
          <w:i/>
          <w:color w:val="000000"/>
        </w:rPr>
        <w:t>Serious</w:t>
      </w:r>
      <w:r w:rsidRPr="00AB1A37">
        <w:rPr>
          <w:i/>
          <w:color w:val="000000"/>
        </w:rPr>
        <w:t>: Serious injury to people, significant damage to property or to the</w:t>
      </w:r>
    </w:p>
    <w:p w14:paraId="5EC75F4E" w14:textId="77777777" w:rsidR="00AA368D" w:rsidRDefault="00AB1A37" w:rsidP="00AB1A37">
      <w:pPr>
        <w:autoSpaceDE w:val="0"/>
        <w:autoSpaceDN w:val="0"/>
        <w:adjustRightInd w:val="0"/>
        <w:rPr>
          <w:i/>
          <w:color w:val="000000"/>
        </w:rPr>
      </w:pPr>
      <w:r w:rsidRPr="00AB1A37">
        <w:rPr>
          <w:i/>
          <w:color w:val="000000"/>
        </w:rPr>
        <w:t>environment.</w:t>
      </w:r>
      <w:r w:rsidR="00AA368D">
        <w:rPr>
          <w:i/>
          <w:color w:val="000000"/>
        </w:rPr>
        <w:t xml:space="preserve"> </w:t>
      </w:r>
    </w:p>
    <w:p w14:paraId="13FE0AD5" w14:textId="77777777" w:rsidR="00AA368D" w:rsidRDefault="00AA368D" w:rsidP="00AB1A37">
      <w:pPr>
        <w:autoSpaceDE w:val="0"/>
        <w:autoSpaceDN w:val="0"/>
        <w:adjustRightInd w:val="0"/>
        <w:rPr>
          <w:i/>
          <w:color w:val="000000"/>
        </w:rPr>
      </w:pPr>
    </w:p>
    <w:p w14:paraId="763BD5C1" w14:textId="528342A4" w:rsidR="00AB1A37" w:rsidRPr="00AB1A37" w:rsidRDefault="00AB1A37" w:rsidP="00AB1A37">
      <w:pPr>
        <w:autoSpaceDE w:val="0"/>
        <w:autoSpaceDN w:val="0"/>
        <w:adjustRightInd w:val="0"/>
        <w:rPr>
          <w:i/>
          <w:color w:val="000000"/>
        </w:rPr>
      </w:pPr>
      <w:r w:rsidRPr="00AB1A37">
        <w:rPr>
          <w:i/>
          <w:color w:val="000000"/>
        </w:rPr>
        <w:t>Mitigating these risks requires the specification of qualitative safety requirements.</w:t>
      </w:r>
      <w:r w:rsidR="00AA368D">
        <w:rPr>
          <w:i/>
          <w:color w:val="000000"/>
        </w:rPr>
        <w:t xml:space="preserve"> </w:t>
      </w:r>
      <w:r w:rsidRPr="00AB1A37">
        <w:rPr>
          <w:i/>
          <w:color w:val="000000"/>
        </w:rPr>
        <w:t xml:space="preserve">No </w:t>
      </w:r>
      <w:r w:rsidRPr="00AB1A37">
        <w:rPr>
          <w:b/>
          <w:i/>
          <w:color w:val="000000"/>
        </w:rPr>
        <w:t>single failure</w:t>
      </w:r>
      <w:r w:rsidRPr="00AB1A37">
        <w:rPr>
          <w:i/>
          <w:color w:val="000000"/>
        </w:rPr>
        <w:t xml:space="preserve"> (hardware failure, software error, human error...) shall involve a risk of</w:t>
      </w:r>
    </w:p>
    <w:p w14:paraId="1AC879F1" w14:textId="74338AF9" w:rsidR="00AB1A37" w:rsidRPr="00AB1A37" w:rsidRDefault="00AB1A37" w:rsidP="00AB1A37">
      <w:pPr>
        <w:autoSpaceDE w:val="0"/>
        <w:autoSpaceDN w:val="0"/>
        <w:adjustRightInd w:val="0"/>
        <w:rPr>
          <w:i/>
          <w:color w:val="000000"/>
        </w:rPr>
      </w:pPr>
      <w:r w:rsidRPr="00AB1A37">
        <w:rPr>
          <w:i/>
          <w:color w:val="000000"/>
        </w:rPr>
        <w:t>catastrophic consequences.</w:t>
      </w:r>
      <w:r w:rsidR="00AA368D">
        <w:rPr>
          <w:i/>
          <w:color w:val="000000"/>
        </w:rPr>
        <w:t xml:space="preserve"> </w:t>
      </w:r>
      <w:r w:rsidRPr="00AB1A37">
        <w:rPr>
          <w:i/>
          <w:color w:val="000000"/>
        </w:rPr>
        <w:t>For this reason, two safety barriers must be installed to counter catastrophic risks.</w:t>
      </w:r>
    </w:p>
    <w:p w14:paraId="6575FC21" w14:textId="77777777" w:rsidR="00AB1A37" w:rsidRPr="00866BF1" w:rsidRDefault="00AB1A37" w:rsidP="00AB1A37">
      <w:pPr>
        <w:autoSpaceDE w:val="0"/>
        <w:autoSpaceDN w:val="0"/>
        <w:adjustRightInd w:val="0"/>
        <w:rPr>
          <w:color w:val="000000"/>
        </w:rPr>
      </w:pPr>
    </w:p>
    <w:p w14:paraId="7A565D4B" w14:textId="54E653C7" w:rsidR="00AB1A37" w:rsidRPr="008D7E2C" w:rsidRDefault="00AB1A37" w:rsidP="00AB1A37">
      <w:pPr>
        <w:pStyle w:val="Heading3"/>
        <w:tabs>
          <w:tab w:val="clear" w:pos="2751"/>
        </w:tabs>
        <w:jc w:val="both"/>
        <w:rPr>
          <w:lang w:val="en-CA"/>
        </w:rPr>
      </w:pPr>
      <w:bookmarkStart w:id="114" w:name="_Toc7523316"/>
      <w:bookmarkStart w:id="115" w:name="_Toc14176398"/>
      <w:r w:rsidRPr="008D7E2C">
        <w:rPr>
          <w:lang w:val="en-CA"/>
        </w:rPr>
        <w:t xml:space="preserve">Application </w:t>
      </w:r>
      <w:r w:rsidRPr="003F1E7D">
        <w:rPr>
          <w:lang w:val="en-CA"/>
        </w:rPr>
        <w:t>to</w:t>
      </w:r>
      <w:r w:rsidRPr="008D7E2C">
        <w:rPr>
          <w:lang w:val="en-CA"/>
        </w:rPr>
        <w:t xml:space="preserve"> PLG and PL</w:t>
      </w:r>
      <w:bookmarkEnd w:id="114"/>
      <w:bookmarkEnd w:id="115"/>
      <w:r w:rsidRPr="008D7E2C">
        <w:rPr>
          <w:lang w:val="en-CA"/>
        </w:rPr>
        <w:t xml:space="preserve">  </w:t>
      </w:r>
    </w:p>
    <w:p w14:paraId="5E46083F" w14:textId="77777777" w:rsidR="00AB1A37" w:rsidRPr="0088296D" w:rsidRDefault="00AB1A37" w:rsidP="00AB1A37">
      <w:pPr>
        <w:autoSpaceDE w:val="0"/>
        <w:autoSpaceDN w:val="0"/>
        <w:adjustRightInd w:val="0"/>
        <w:rPr>
          <w:i/>
          <w:color w:val="000000"/>
        </w:rPr>
      </w:pPr>
      <w:r w:rsidRPr="0088296D">
        <w:rPr>
          <w:i/>
          <w:color w:val="000000"/>
        </w:rPr>
        <w:t>As for any part of the aerostat, the PLG (PLs included) must not be subject to risks leading to catastrophic consequences following a single failure. The regulations concerning payload safety are expressed by the requirements listed in Appendix A and B of this document.</w:t>
      </w:r>
    </w:p>
    <w:p w14:paraId="3FB7386C" w14:textId="77777777" w:rsidR="00AB1A37" w:rsidRPr="0088296D" w:rsidRDefault="00AB1A37" w:rsidP="00AB1A37">
      <w:pPr>
        <w:autoSpaceDE w:val="0"/>
        <w:autoSpaceDN w:val="0"/>
        <w:adjustRightInd w:val="0"/>
        <w:rPr>
          <w:i/>
          <w:color w:val="000000"/>
        </w:rPr>
      </w:pPr>
      <w:r w:rsidRPr="0088296D">
        <w:rPr>
          <w:i/>
          <w:color w:val="000000"/>
        </w:rPr>
        <w:t>Thus, the PI must:</w:t>
      </w:r>
    </w:p>
    <w:p w14:paraId="72FC5169" w14:textId="77777777" w:rsidR="00AB1A37" w:rsidRPr="0088296D" w:rsidRDefault="00AB1A37" w:rsidP="00AB1A37">
      <w:pPr>
        <w:pStyle w:val="ListParagraph"/>
        <w:numPr>
          <w:ilvl w:val="0"/>
          <w:numId w:val="39"/>
        </w:numPr>
        <w:autoSpaceDE w:val="0"/>
        <w:autoSpaceDN w:val="0"/>
        <w:adjustRightInd w:val="0"/>
        <w:jc w:val="both"/>
        <w:rPr>
          <w:i/>
          <w:color w:val="000000"/>
        </w:rPr>
      </w:pPr>
      <w:r w:rsidRPr="0088296D">
        <w:rPr>
          <w:i/>
          <w:color w:val="000000"/>
        </w:rPr>
        <w:t>ensure that PLG faults cannot propagate to the rest of the aerostat or, if this is not possible,</w:t>
      </w:r>
    </w:p>
    <w:p w14:paraId="54CC229A" w14:textId="77777777" w:rsidR="00AB1A37" w:rsidRPr="0088296D" w:rsidRDefault="00AB1A37" w:rsidP="00AB1A37">
      <w:pPr>
        <w:pStyle w:val="ListParagraph"/>
        <w:autoSpaceDE w:val="0"/>
        <w:autoSpaceDN w:val="0"/>
        <w:adjustRightInd w:val="0"/>
        <w:ind w:left="360"/>
        <w:rPr>
          <w:i/>
          <w:color w:val="000000"/>
        </w:rPr>
      </w:pPr>
      <w:r w:rsidRPr="0088296D">
        <w:rPr>
          <w:i/>
          <w:color w:val="000000"/>
        </w:rPr>
        <w:t>characterise these risks (electrical risks for the interfaces, etc.) to ensure that they are mitigated at the system level;</w:t>
      </w:r>
    </w:p>
    <w:p w14:paraId="365858B8" w14:textId="77777777" w:rsidR="00AB1A37" w:rsidRPr="0088296D" w:rsidRDefault="00AB1A37" w:rsidP="00AB1A37">
      <w:pPr>
        <w:pStyle w:val="ListParagraph"/>
        <w:numPr>
          <w:ilvl w:val="0"/>
          <w:numId w:val="39"/>
        </w:numPr>
        <w:autoSpaceDE w:val="0"/>
        <w:autoSpaceDN w:val="0"/>
        <w:adjustRightInd w:val="0"/>
        <w:jc w:val="both"/>
        <w:rPr>
          <w:i/>
          <w:color w:val="000000"/>
        </w:rPr>
      </w:pPr>
      <w:r w:rsidRPr="0088296D">
        <w:rPr>
          <w:i/>
          <w:color w:val="000000"/>
        </w:rPr>
        <w:t>ensure that the fastening point(s) at which the PLG and any other mechanical components</w:t>
      </w:r>
    </w:p>
    <w:p w14:paraId="76505E76" w14:textId="77777777" w:rsidR="00AB1A37" w:rsidRPr="0088296D" w:rsidRDefault="00AB1A37" w:rsidP="00AB1A37">
      <w:pPr>
        <w:pStyle w:val="ListParagraph"/>
        <w:autoSpaceDE w:val="0"/>
        <w:autoSpaceDN w:val="0"/>
        <w:adjustRightInd w:val="0"/>
        <w:ind w:left="360"/>
        <w:rPr>
          <w:i/>
          <w:color w:val="000000"/>
        </w:rPr>
      </w:pPr>
      <w:r w:rsidRPr="0088296D">
        <w:rPr>
          <w:i/>
          <w:color w:val="000000"/>
        </w:rPr>
        <w:t>are attached to the flight train is/are sufficiently strong;</w:t>
      </w:r>
    </w:p>
    <w:p w14:paraId="0444C9FC" w14:textId="77777777" w:rsidR="00AB1A37" w:rsidRPr="0088296D" w:rsidRDefault="00AB1A37" w:rsidP="00AB1A37">
      <w:pPr>
        <w:pStyle w:val="ListParagraph"/>
        <w:numPr>
          <w:ilvl w:val="0"/>
          <w:numId w:val="39"/>
        </w:numPr>
        <w:autoSpaceDE w:val="0"/>
        <w:autoSpaceDN w:val="0"/>
        <w:adjustRightInd w:val="0"/>
        <w:jc w:val="both"/>
        <w:rPr>
          <w:i/>
          <w:color w:val="000000"/>
        </w:rPr>
      </w:pPr>
      <w:r w:rsidRPr="0088296D">
        <w:rPr>
          <w:i/>
          <w:color w:val="000000"/>
        </w:rPr>
        <w:t>ensure that the mountings of the instruments carried in the PLG are sufficiently robust;</w:t>
      </w:r>
    </w:p>
    <w:p w14:paraId="5E05786D" w14:textId="77777777" w:rsidR="00AB1A37" w:rsidRPr="0088296D" w:rsidRDefault="00AB1A37" w:rsidP="00AB1A37">
      <w:pPr>
        <w:pStyle w:val="ListParagraph"/>
        <w:numPr>
          <w:ilvl w:val="0"/>
          <w:numId w:val="39"/>
        </w:numPr>
        <w:autoSpaceDE w:val="0"/>
        <w:autoSpaceDN w:val="0"/>
        <w:adjustRightInd w:val="0"/>
        <w:jc w:val="both"/>
        <w:rPr>
          <w:i/>
          <w:color w:val="000000"/>
        </w:rPr>
      </w:pPr>
      <w:r w:rsidRPr="0088296D">
        <w:rPr>
          <w:i/>
          <w:color w:val="000000"/>
        </w:rPr>
        <w:t>ensure that the PLG is placed in a safe configuration.</w:t>
      </w:r>
    </w:p>
    <w:p w14:paraId="12E9CA10" w14:textId="77777777" w:rsidR="00AB1A37" w:rsidRPr="0088296D" w:rsidRDefault="00AB1A37" w:rsidP="00AB1A37">
      <w:pPr>
        <w:autoSpaceDE w:val="0"/>
        <w:autoSpaceDN w:val="0"/>
        <w:adjustRightInd w:val="0"/>
        <w:rPr>
          <w:i/>
          <w:color w:val="000000"/>
        </w:rPr>
      </w:pPr>
    </w:p>
    <w:p w14:paraId="2DF980D6" w14:textId="77777777" w:rsidR="00AB1A37" w:rsidRPr="0088296D" w:rsidRDefault="00AB1A37" w:rsidP="00AB1A37">
      <w:pPr>
        <w:autoSpaceDE w:val="0"/>
        <w:autoSpaceDN w:val="0"/>
        <w:adjustRightInd w:val="0"/>
        <w:rPr>
          <w:i/>
          <w:color w:val="000000"/>
        </w:rPr>
      </w:pPr>
      <w:r w:rsidRPr="0088296D">
        <w:rPr>
          <w:i/>
          <w:color w:val="000000"/>
        </w:rPr>
        <w:t>To guarantee that these risks have been taken into account, the PI is required to carry out the</w:t>
      </w:r>
    </w:p>
    <w:p w14:paraId="33D900D8" w14:textId="245EC0F1" w:rsidR="00C939E7" w:rsidRPr="00866BF1" w:rsidRDefault="00AB1A37" w:rsidP="00AB1A37">
      <w:pPr>
        <w:autoSpaceDE w:val="0"/>
        <w:autoSpaceDN w:val="0"/>
        <w:adjustRightInd w:val="0"/>
        <w:rPr>
          <w:i/>
          <w:color w:val="000000"/>
        </w:rPr>
      </w:pPr>
      <w:r w:rsidRPr="00866BF1">
        <w:rPr>
          <w:i/>
          <w:color w:val="000000"/>
        </w:rPr>
        <w:t xml:space="preserve">analyses presented </w:t>
      </w:r>
      <w:r w:rsidR="0088296D" w:rsidRPr="00866BF1">
        <w:rPr>
          <w:i/>
          <w:color w:val="000000"/>
        </w:rPr>
        <w:t>in the next section</w:t>
      </w:r>
      <w:r w:rsidRPr="00866BF1">
        <w:rPr>
          <w:i/>
          <w:color w:val="000000"/>
        </w:rPr>
        <w:t>.</w:t>
      </w:r>
    </w:p>
    <w:p w14:paraId="3E345E4E" w14:textId="68EB354D" w:rsidR="00AB1A37" w:rsidRPr="00866BF1" w:rsidRDefault="00AB1A37" w:rsidP="00AB1A37">
      <w:pPr>
        <w:autoSpaceDE w:val="0"/>
        <w:autoSpaceDN w:val="0"/>
        <w:adjustRightInd w:val="0"/>
        <w:rPr>
          <w:rFonts w:ascii="Arial" w:hAnsi="Arial" w:cs="Arial"/>
          <w:b/>
          <w:bCs/>
        </w:rPr>
      </w:pPr>
    </w:p>
    <w:p w14:paraId="7A12AC47" w14:textId="51AB79B1" w:rsidR="00AB1A37" w:rsidRDefault="00AB1A37" w:rsidP="00AB1A37">
      <w:pPr>
        <w:pStyle w:val="Heading3"/>
        <w:tabs>
          <w:tab w:val="clear" w:pos="2751"/>
        </w:tabs>
        <w:jc w:val="both"/>
      </w:pPr>
      <w:bookmarkStart w:id="116" w:name="_Toc7523317"/>
      <w:bookmarkStart w:id="117" w:name="_Toc14176399"/>
      <w:r w:rsidRPr="00785CF8">
        <w:t>RISK IDENTIFICATION AND MITIGATION</w:t>
      </w:r>
      <w:bookmarkEnd w:id="116"/>
      <w:bookmarkEnd w:id="117"/>
    </w:p>
    <w:p w14:paraId="396806BF" w14:textId="77777777" w:rsidR="00AB1A37" w:rsidRPr="00E4590E" w:rsidRDefault="00AB1A37" w:rsidP="00AB1A37">
      <w:pPr>
        <w:autoSpaceDE w:val="0"/>
        <w:autoSpaceDN w:val="0"/>
        <w:adjustRightInd w:val="0"/>
        <w:rPr>
          <w:rFonts w:ascii="Arial" w:hAnsi="Arial" w:cs="Arial"/>
          <w:b/>
          <w:bCs/>
          <w:color w:val="33CD33"/>
          <w:sz w:val="19"/>
          <w:szCs w:val="19"/>
          <w:lang w:val="fr-CA"/>
        </w:rPr>
      </w:pPr>
    </w:p>
    <w:p w14:paraId="77CA49AC" w14:textId="3B742C24" w:rsidR="00AB1A37" w:rsidRPr="0088296D" w:rsidRDefault="00AB1A37" w:rsidP="0088296D">
      <w:pPr>
        <w:pStyle w:val="Heading4"/>
        <w:jc w:val="both"/>
      </w:pPr>
      <w:bookmarkStart w:id="118" w:name="_Toc7523318"/>
      <w:bookmarkStart w:id="119" w:name="_Toc14176400"/>
      <w:r w:rsidRPr="002D2DC2">
        <w:t>Control of fault propagation from the PLG to the aerostat</w:t>
      </w:r>
      <w:bookmarkEnd w:id="118"/>
      <w:bookmarkEnd w:id="119"/>
    </w:p>
    <w:p w14:paraId="2A6A2DB3" w14:textId="744CC949" w:rsidR="00AB1A37" w:rsidRDefault="00AB1A37" w:rsidP="00AB1A37">
      <w:pPr>
        <w:autoSpaceDE w:val="0"/>
        <w:autoSpaceDN w:val="0"/>
        <w:adjustRightInd w:val="0"/>
        <w:rPr>
          <w:i/>
          <w:color w:val="000000"/>
        </w:rPr>
      </w:pPr>
      <w:r w:rsidRPr="0088296D">
        <w:rPr>
          <w:i/>
          <w:color w:val="000000"/>
        </w:rPr>
        <w:t xml:space="preserve">To control the risk of fault propagation, the PI is requested to submit a </w:t>
      </w:r>
      <w:r w:rsidRPr="0088296D">
        <w:rPr>
          <w:b/>
          <w:i/>
          <w:color w:val="000000"/>
        </w:rPr>
        <w:t>Failure Modes and Effects</w:t>
      </w:r>
      <w:r w:rsidR="0088296D" w:rsidRPr="0088296D">
        <w:rPr>
          <w:b/>
          <w:i/>
          <w:color w:val="000000"/>
        </w:rPr>
        <w:t xml:space="preserve"> </w:t>
      </w:r>
      <w:r w:rsidRPr="0088296D">
        <w:rPr>
          <w:b/>
          <w:i/>
          <w:color w:val="000000"/>
        </w:rPr>
        <w:t>Analysis (FMEA)</w:t>
      </w:r>
      <w:r w:rsidRPr="0088296D">
        <w:rPr>
          <w:i/>
          <w:color w:val="000000"/>
        </w:rPr>
        <w:t xml:space="preserve"> for the elementary components of the interfaces between the PLG and the</w:t>
      </w:r>
      <w:r w:rsidR="0088296D" w:rsidRPr="0088296D">
        <w:rPr>
          <w:b/>
          <w:i/>
          <w:color w:val="000000"/>
        </w:rPr>
        <w:t xml:space="preserve"> </w:t>
      </w:r>
      <w:r w:rsidRPr="0088296D">
        <w:rPr>
          <w:i/>
          <w:color w:val="000000"/>
        </w:rPr>
        <w:t>aerostat.</w:t>
      </w:r>
      <w:r w:rsidR="0088296D" w:rsidRPr="0088296D">
        <w:rPr>
          <w:b/>
          <w:i/>
          <w:color w:val="000000"/>
        </w:rPr>
        <w:t xml:space="preserve"> </w:t>
      </w:r>
      <w:r w:rsidRPr="0088296D">
        <w:rPr>
          <w:i/>
          <w:color w:val="000000"/>
        </w:rPr>
        <w:t>The purpose of this analysis is to ensure that no single failure of the PLG, or its components, can</w:t>
      </w:r>
      <w:r w:rsidR="0088296D" w:rsidRPr="0088296D">
        <w:rPr>
          <w:b/>
          <w:i/>
          <w:color w:val="000000"/>
        </w:rPr>
        <w:t xml:space="preserve"> </w:t>
      </w:r>
      <w:r w:rsidRPr="0088296D">
        <w:rPr>
          <w:i/>
          <w:color w:val="000000"/>
        </w:rPr>
        <w:t>disrupt the proper functioning of the aerostat.</w:t>
      </w:r>
      <w:r w:rsidR="0088296D" w:rsidRPr="0088296D">
        <w:rPr>
          <w:b/>
          <w:i/>
          <w:color w:val="000000"/>
        </w:rPr>
        <w:t xml:space="preserve"> </w:t>
      </w:r>
      <w:r w:rsidRPr="0088296D">
        <w:rPr>
          <w:i/>
          <w:color w:val="000000"/>
        </w:rPr>
        <w:t>If any single-failure points (PPU) remain, these must be clearly identified and the need for dealing</w:t>
      </w:r>
      <w:r w:rsidR="0088296D" w:rsidRPr="0088296D">
        <w:rPr>
          <w:b/>
          <w:i/>
          <w:color w:val="000000"/>
        </w:rPr>
        <w:t xml:space="preserve"> </w:t>
      </w:r>
      <w:r w:rsidRPr="0088296D">
        <w:rPr>
          <w:i/>
          <w:color w:val="000000"/>
        </w:rPr>
        <w:t xml:space="preserve">with them, substantiated </w:t>
      </w:r>
      <w:r w:rsidRPr="0088296D">
        <w:rPr>
          <w:i/>
          <w:color w:val="000000"/>
        </w:rPr>
        <w:lastRenderedPageBreak/>
        <w:t>to CSA/CNES (acceptance, if they can be de-activated at system level, or</w:t>
      </w:r>
      <w:r w:rsidR="0088296D" w:rsidRPr="0088296D">
        <w:rPr>
          <w:b/>
          <w:i/>
          <w:color w:val="000000"/>
        </w:rPr>
        <w:t xml:space="preserve"> </w:t>
      </w:r>
      <w:r w:rsidRPr="0088296D">
        <w:rPr>
          <w:i/>
          <w:color w:val="000000"/>
        </w:rPr>
        <w:t>possibly, a request for waiver).</w:t>
      </w:r>
    </w:p>
    <w:p w14:paraId="40D2E1CB" w14:textId="752CEE5A" w:rsidR="0049447F" w:rsidRDefault="0049447F" w:rsidP="00AB1A37">
      <w:pPr>
        <w:autoSpaceDE w:val="0"/>
        <w:autoSpaceDN w:val="0"/>
        <w:adjustRightInd w:val="0"/>
        <w:rPr>
          <w:i/>
          <w:color w:val="000000"/>
        </w:rPr>
      </w:pPr>
    </w:p>
    <w:p w14:paraId="4697E4E3" w14:textId="77777777" w:rsidR="003F7ADF" w:rsidRPr="0088296D" w:rsidRDefault="003F7ADF" w:rsidP="00AB1A37">
      <w:pPr>
        <w:autoSpaceDE w:val="0"/>
        <w:autoSpaceDN w:val="0"/>
        <w:adjustRightInd w:val="0"/>
        <w:rPr>
          <w:b/>
          <w:i/>
          <w:color w:val="000000"/>
        </w:rPr>
      </w:pPr>
    </w:p>
    <w:p w14:paraId="466801AC" w14:textId="45B9E4D1" w:rsidR="00AB1A37" w:rsidRPr="00866BF1" w:rsidRDefault="00AB1A37" w:rsidP="00AB1A37">
      <w:pPr>
        <w:pStyle w:val="Heading4"/>
        <w:jc w:val="both"/>
      </w:pPr>
      <w:bookmarkStart w:id="120" w:name="_Toc7523320"/>
      <w:bookmarkStart w:id="121" w:name="_Toc14176401"/>
      <w:r w:rsidRPr="00866BF1">
        <w:t>Robustness of mechanical elements connecting the PLG to the flight train</w:t>
      </w:r>
      <w:bookmarkEnd w:id="120"/>
      <w:bookmarkEnd w:id="121"/>
    </w:p>
    <w:p w14:paraId="1F14EE91" w14:textId="77777777" w:rsidR="00AB1A37" w:rsidRPr="003F7ADF" w:rsidRDefault="00AB1A37" w:rsidP="00AB1A37">
      <w:pPr>
        <w:pStyle w:val="BodyText"/>
        <w:rPr>
          <w:i/>
        </w:rPr>
      </w:pPr>
      <w:r w:rsidRPr="003F7ADF">
        <w:rPr>
          <w:i/>
        </w:rPr>
        <w:t>In order to comply with the certification regulations, it is necessary to ensure that the fastening</w:t>
      </w:r>
    </w:p>
    <w:p w14:paraId="0110E44E" w14:textId="77777777" w:rsidR="00AB1A37" w:rsidRPr="003F7ADF" w:rsidRDefault="00AB1A37" w:rsidP="00AB1A37">
      <w:pPr>
        <w:pStyle w:val="BodyText"/>
        <w:rPr>
          <w:i/>
        </w:rPr>
      </w:pPr>
      <w:r w:rsidRPr="003F7ADF">
        <w:rPr>
          <w:i/>
        </w:rPr>
        <w:t>point(s) at which the PLG and any other mechanical components are attached to the flight train</w:t>
      </w:r>
    </w:p>
    <w:p w14:paraId="00133D96" w14:textId="77777777" w:rsidR="00AB1A37" w:rsidRPr="003F7ADF" w:rsidRDefault="00AB1A37" w:rsidP="00AB1A37">
      <w:pPr>
        <w:pStyle w:val="BodyText"/>
        <w:rPr>
          <w:i/>
        </w:rPr>
      </w:pPr>
      <w:r w:rsidRPr="003F7ADF">
        <w:rPr>
          <w:i/>
        </w:rPr>
        <w:t>cannot break. The means for attaching instruments must be designed to withstand the expected</w:t>
      </w:r>
    </w:p>
    <w:p w14:paraId="23D8E438" w14:textId="45A1E297" w:rsidR="00AB1A37" w:rsidRDefault="00AB1A37" w:rsidP="00AB1A37">
      <w:pPr>
        <w:pStyle w:val="BodyText"/>
        <w:rPr>
          <w:i/>
        </w:rPr>
      </w:pPr>
      <w:r w:rsidRPr="003F7ADF">
        <w:rPr>
          <w:i/>
        </w:rPr>
        <w:t>accelerations.</w:t>
      </w:r>
      <w:r w:rsidR="003F7ADF" w:rsidRPr="003F7ADF">
        <w:rPr>
          <w:i/>
        </w:rPr>
        <w:t xml:space="preserve"> </w:t>
      </w:r>
      <w:r w:rsidRPr="003F7ADF">
        <w:rPr>
          <w:i/>
        </w:rPr>
        <w:t>These risks are mitigated by including a safety margin in the mechanical design calculations for all</w:t>
      </w:r>
      <w:r w:rsidR="003F7ADF" w:rsidRPr="003F7ADF">
        <w:rPr>
          <w:i/>
        </w:rPr>
        <w:t xml:space="preserve"> </w:t>
      </w:r>
      <w:r w:rsidRPr="003F7ADF">
        <w:rPr>
          <w:i/>
        </w:rPr>
        <w:t>mechanical components under the environmental conditions to which the aerostat may be</w:t>
      </w:r>
      <w:r w:rsidR="003F7ADF" w:rsidRPr="003F7ADF">
        <w:rPr>
          <w:i/>
        </w:rPr>
        <w:t xml:space="preserve"> subjec</w:t>
      </w:r>
      <w:r w:rsidRPr="003F7ADF">
        <w:rPr>
          <w:i/>
        </w:rPr>
        <w:t>ted. The margins must be equivalent to those taken for sizing the aerostat’s passive</w:t>
      </w:r>
      <w:r w:rsidR="003F7ADF" w:rsidRPr="003F7ADF">
        <w:rPr>
          <w:i/>
        </w:rPr>
        <w:t xml:space="preserve"> </w:t>
      </w:r>
      <w:r w:rsidRPr="003F7ADF">
        <w:rPr>
          <w:i/>
        </w:rPr>
        <w:t>mechanical elements (straps, links, hook, etc.).</w:t>
      </w:r>
      <w:r w:rsidR="003F7ADF" w:rsidRPr="003F7ADF">
        <w:rPr>
          <w:i/>
        </w:rPr>
        <w:t xml:space="preserve"> </w:t>
      </w:r>
      <w:r w:rsidRPr="003F7ADF">
        <w:rPr>
          <w:b/>
          <w:i/>
        </w:rPr>
        <w:t>Mechanical analyses</w:t>
      </w:r>
      <w:r w:rsidRPr="003F7ADF">
        <w:rPr>
          <w:i/>
        </w:rPr>
        <w:t xml:space="preserve"> must be performed or tests carried out to verify that all elements are sized correctly (Appendix C).</w:t>
      </w:r>
    </w:p>
    <w:p w14:paraId="6E7E8508" w14:textId="06C27D5E" w:rsidR="00A71D8C" w:rsidRDefault="00A71D8C" w:rsidP="00AB1A37">
      <w:pPr>
        <w:pStyle w:val="BodyText"/>
        <w:rPr>
          <w:i/>
        </w:rPr>
      </w:pPr>
    </w:p>
    <w:p w14:paraId="7BDB7895" w14:textId="77777777" w:rsidR="00AB1A37" w:rsidRPr="00866BF1" w:rsidRDefault="00AB1A37" w:rsidP="00AB1A37">
      <w:pPr>
        <w:autoSpaceDE w:val="0"/>
        <w:autoSpaceDN w:val="0"/>
        <w:adjustRightInd w:val="0"/>
        <w:rPr>
          <w:rFonts w:ascii="Arial" w:hAnsi="Arial" w:cs="Arial"/>
          <w:color w:val="000000"/>
        </w:rPr>
      </w:pPr>
    </w:p>
    <w:p w14:paraId="2DADE67D" w14:textId="2AEA1356" w:rsidR="00AB1A37" w:rsidRPr="00FC1E6D" w:rsidRDefault="00AB1A37" w:rsidP="00AB1A37">
      <w:pPr>
        <w:pStyle w:val="Heading4"/>
        <w:jc w:val="both"/>
        <w:rPr>
          <w:lang w:val="fr-CA"/>
        </w:rPr>
      </w:pPr>
      <w:bookmarkStart w:id="122" w:name="_Toc7523321"/>
      <w:bookmarkStart w:id="123" w:name="_Toc14176402"/>
      <w:proofErr w:type="spellStart"/>
      <w:r w:rsidRPr="00FC1E6D">
        <w:rPr>
          <w:lang w:val="fr-CA"/>
        </w:rPr>
        <w:t>Safety</w:t>
      </w:r>
      <w:proofErr w:type="spellEnd"/>
      <w:r w:rsidRPr="00FC1E6D">
        <w:rPr>
          <w:lang w:val="fr-CA"/>
        </w:rPr>
        <w:t xml:space="preserve"> </w:t>
      </w:r>
      <w:proofErr w:type="spellStart"/>
      <w:r w:rsidRPr="00FC1E6D">
        <w:rPr>
          <w:lang w:val="fr-CA"/>
        </w:rPr>
        <w:t>analysis</w:t>
      </w:r>
      <w:bookmarkEnd w:id="122"/>
      <w:bookmarkEnd w:id="123"/>
      <w:proofErr w:type="spellEnd"/>
    </w:p>
    <w:p w14:paraId="037014B8" w14:textId="77777777" w:rsidR="00AB1A37" w:rsidRPr="0049447F" w:rsidRDefault="00AB1A37" w:rsidP="00AB1A37">
      <w:pPr>
        <w:autoSpaceDE w:val="0"/>
        <w:autoSpaceDN w:val="0"/>
        <w:adjustRightInd w:val="0"/>
        <w:rPr>
          <w:b/>
          <w:i/>
          <w:color w:val="000000"/>
        </w:rPr>
      </w:pPr>
      <w:r w:rsidRPr="0049447F">
        <w:rPr>
          <w:i/>
          <w:color w:val="000000"/>
        </w:rPr>
        <w:t xml:space="preserve">The PI must identify all risks threatening the safety of people and property, based on a </w:t>
      </w:r>
      <w:r w:rsidRPr="0049447F">
        <w:rPr>
          <w:b/>
          <w:i/>
          <w:color w:val="000000"/>
        </w:rPr>
        <w:t>hazard</w:t>
      </w:r>
    </w:p>
    <w:p w14:paraId="2C574D4C" w14:textId="3E598556" w:rsidR="00AB1A37" w:rsidRDefault="00AB1A37" w:rsidP="00AB1A37">
      <w:pPr>
        <w:autoSpaceDE w:val="0"/>
        <w:autoSpaceDN w:val="0"/>
        <w:adjustRightInd w:val="0"/>
        <w:rPr>
          <w:i/>
          <w:color w:val="000000"/>
        </w:rPr>
      </w:pPr>
      <w:r w:rsidRPr="0049447F">
        <w:rPr>
          <w:b/>
          <w:i/>
          <w:color w:val="000000"/>
        </w:rPr>
        <w:t>analysis</w:t>
      </w:r>
      <w:r w:rsidRPr="0049447F">
        <w:rPr>
          <w:i/>
          <w:color w:val="000000"/>
        </w:rPr>
        <w:t xml:space="preserve"> of the instrument or of the PLG proposed for the flight.</w:t>
      </w:r>
      <w:r w:rsidR="0049447F" w:rsidRPr="0049447F">
        <w:rPr>
          <w:i/>
          <w:color w:val="000000"/>
        </w:rPr>
        <w:t xml:space="preserve"> </w:t>
      </w:r>
      <w:r w:rsidRPr="0049447F">
        <w:rPr>
          <w:i/>
          <w:color w:val="000000"/>
        </w:rPr>
        <w:t>A form for typical risks and a matrix for identifying the risks can be found in the TQ (see AD3). They include the identification and classification of risks and the measures taken to reduce catastrophic or serious risks.</w:t>
      </w:r>
      <w:r w:rsidR="0049447F" w:rsidRPr="0049447F">
        <w:rPr>
          <w:i/>
          <w:color w:val="000000"/>
        </w:rPr>
        <w:t xml:space="preserve"> </w:t>
      </w:r>
      <w:r w:rsidRPr="0049447F">
        <w:rPr>
          <w:i/>
          <w:color w:val="000000"/>
        </w:rPr>
        <w:t>To complete the risk identification matrix and risk forms, one simply indicates whether or not there</w:t>
      </w:r>
      <w:r w:rsidR="0049447F" w:rsidRPr="0049447F">
        <w:rPr>
          <w:i/>
          <w:color w:val="000000"/>
        </w:rPr>
        <w:t xml:space="preserve"> </w:t>
      </w:r>
      <w:r w:rsidRPr="0049447F">
        <w:rPr>
          <w:i/>
          <w:color w:val="000000"/>
        </w:rPr>
        <w:t>is a risk (A for Applicable, N/A for Non-Applicable) and describes any risk succinctly (instrument</w:t>
      </w:r>
      <w:r w:rsidR="0049447F" w:rsidRPr="0049447F">
        <w:rPr>
          <w:i/>
          <w:color w:val="000000"/>
        </w:rPr>
        <w:t xml:space="preserve"> </w:t>
      </w:r>
      <w:r w:rsidRPr="0049447F">
        <w:rPr>
          <w:i/>
          <w:color w:val="000000"/>
        </w:rPr>
        <w:t>concerned, etc.). The science team must complete a risk sheet for each risk identified in the matrix.</w:t>
      </w:r>
    </w:p>
    <w:p w14:paraId="0B5D00D3" w14:textId="09F54432" w:rsidR="005308E7" w:rsidRDefault="005308E7" w:rsidP="00AB1A37">
      <w:pPr>
        <w:autoSpaceDE w:val="0"/>
        <w:autoSpaceDN w:val="0"/>
        <w:adjustRightInd w:val="0"/>
        <w:rPr>
          <w:i/>
          <w:color w:val="000000"/>
        </w:rPr>
      </w:pPr>
    </w:p>
    <w:p w14:paraId="7B3DB9D1" w14:textId="77777777" w:rsidR="00AB1A37" w:rsidRPr="00866BF1" w:rsidRDefault="00AB1A37" w:rsidP="00AB1A37">
      <w:pPr>
        <w:autoSpaceDE w:val="0"/>
        <w:autoSpaceDN w:val="0"/>
        <w:adjustRightInd w:val="0"/>
        <w:rPr>
          <w:rFonts w:ascii="Arial" w:hAnsi="Arial" w:cs="Arial"/>
          <w:b/>
          <w:bCs/>
        </w:rPr>
      </w:pPr>
    </w:p>
    <w:p w14:paraId="0A0E71DA" w14:textId="70499097" w:rsidR="00AB1A37" w:rsidRPr="00866BF1" w:rsidRDefault="00AB1A37" w:rsidP="00AB1A37">
      <w:pPr>
        <w:pStyle w:val="Heading4"/>
        <w:jc w:val="both"/>
      </w:pPr>
      <w:bookmarkStart w:id="124" w:name="_Toc7523322"/>
      <w:bookmarkStart w:id="125" w:name="_Toc14176403"/>
      <w:r w:rsidRPr="00866BF1">
        <w:t>Mitigating risks related to jettisoning element</w:t>
      </w:r>
      <w:bookmarkEnd w:id="124"/>
      <w:r w:rsidR="0049447F" w:rsidRPr="00866BF1">
        <w:t>s</w:t>
      </w:r>
      <w:bookmarkEnd w:id="125"/>
    </w:p>
    <w:p w14:paraId="46A7E87F" w14:textId="70F48356" w:rsidR="00AB1A37" w:rsidRDefault="00AB1A37" w:rsidP="00AB1A37">
      <w:pPr>
        <w:autoSpaceDE w:val="0"/>
        <w:autoSpaceDN w:val="0"/>
        <w:adjustRightInd w:val="0"/>
        <w:rPr>
          <w:i/>
        </w:rPr>
      </w:pPr>
      <w:r w:rsidRPr="0049447F">
        <w:rPr>
          <w:i/>
        </w:rPr>
        <w:t>If experiment payloads require jettisoning elements of the PLG during flight phases (e.g. pressure,</w:t>
      </w:r>
      <w:r w:rsidR="0049447F" w:rsidRPr="0049447F">
        <w:rPr>
          <w:i/>
        </w:rPr>
        <w:t xml:space="preserve"> </w:t>
      </w:r>
      <w:r w:rsidRPr="0049447F">
        <w:rPr>
          <w:i/>
        </w:rPr>
        <w:t xml:space="preserve">temperature and relative humidity – PTU – sensors, glider, UAV, etc.) the PI must provide an </w:t>
      </w:r>
      <w:r w:rsidRPr="0049447F">
        <w:rPr>
          <w:b/>
          <w:i/>
        </w:rPr>
        <w:t>analysis of the lethality</w:t>
      </w:r>
      <w:r w:rsidRPr="0049447F">
        <w:rPr>
          <w:i/>
        </w:rPr>
        <w:t xml:space="preserve"> of the elements to be dropped. The jettisoning system will automatically be considered to be a critical element and must therefore be included in the safety study (hazard sheet included).</w:t>
      </w:r>
      <w:r w:rsidR="0049447F" w:rsidRPr="0049447F">
        <w:rPr>
          <w:i/>
        </w:rPr>
        <w:t xml:space="preserve"> </w:t>
      </w:r>
      <w:r w:rsidRPr="0049447F">
        <w:rPr>
          <w:i/>
        </w:rPr>
        <w:t>The feasibility of the mission is subject to the permissions to jettison being granted by the country</w:t>
      </w:r>
      <w:r w:rsidR="0049447F" w:rsidRPr="0049447F">
        <w:rPr>
          <w:i/>
        </w:rPr>
        <w:t xml:space="preserve"> </w:t>
      </w:r>
      <w:r w:rsidRPr="0049447F">
        <w:rPr>
          <w:i/>
        </w:rPr>
        <w:t>or countries overflown. CSA/CNES takes responsibility for issuing and following up requests for</w:t>
      </w:r>
      <w:r w:rsidR="0049447F" w:rsidRPr="0049447F">
        <w:rPr>
          <w:i/>
        </w:rPr>
        <w:t xml:space="preserve"> </w:t>
      </w:r>
      <w:r w:rsidRPr="0049447F">
        <w:rPr>
          <w:i/>
        </w:rPr>
        <w:t>authorisations to jettison as part of the requests for overflight authorisations.</w:t>
      </w:r>
    </w:p>
    <w:p w14:paraId="6F5F63D0" w14:textId="68EC5C5A" w:rsidR="0049447F" w:rsidRDefault="0049447F" w:rsidP="00AB1A37">
      <w:pPr>
        <w:autoSpaceDE w:val="0"/>
        <w:autoSpaceDN w:val="0"/>
        <w:adjustRightInd w:val="0"/>
        <w:rPr>
          <w:i/>
        </w:rPr>
      </w:pPr>
    </w:p>
    <w:p w14:paraId="49EF0A3B" w14:textId="01B3AD74" w:rsidR="002958EC" w:rsidRPr="00C939E7" w:rsidRDefault="002958EC" w:rsidP="00C939E7">
      <w:pPr>
        <w:autoSpaceDE w:val="0"/>
        <w:autoSpaceDN w:val="0"/>
        <w:adjustRightInd w:val="0"/>
      </w:pPr>
    </w:p>
    <w:tbl>
      <w:tblPr>
        <w:tblStyle w:val="TableGrid"/>
        <w:tblW w:w="9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6"/>
      </w:tblGrid>
      <w:tr w:rsidR="00873584" w:rsidRPr="00EB2194" w14:paraId="54F05738" w14:textId="77777777" w:rsidTr="00A517AD">
        <w:trPr>
          <w:trHeight w:val="12309"/>
        </w:trPr>
        <w:tc>
          <w:tcPr>
            <w:tcW w:w="9696" w:type="dxa"/>
            <w:vAlign w:val="center"/>
          </w:tcPr>
          <w:p w14:paraId="5350E4AD" w14:textId="77777777" w:rsidR="00873584" w:rsidRPr="006A0491" w:rsidRDefault="00873584" w:rsidP="008C34E5">
            <w:pPr>
              <w:pStyle w:val="Heading6"/>
              <w:tabs>
                <w:tab w:val="clear" w:pos="2160"/>
                <w:tab w:val="num" w:pos="-14760"/>
              </w:tabs>
              <w:ind w:left="0" w:right="102" w:firstLine="0"/>
              <w:jc w:val="right"/>
              <w:outlineLvl w:val="5"/>
              <w:rPr>
                <w:szCs w:val="32"/>
                <w:lang w:val="en-CA"/>
              </w:rPr>
            </w:pPr>
            <w:bookmarkStart w:id="126" w:name="_Toc14176404"/>
            <w:bookmarkEnd w:id="126"/>
          </w:p>
          <w:p w14:paraId="4A9617FE" w14:textId="77777777" w:rsidR="00EB2194" w:rsidRPr="006A0491" w:rsidRDefault="00EB2194" w:rsidP="00EB2194">
            <w:pPr>
              <w:ind w:right="497"/>
              <w:jc w:val="right"/>
              <w:rPr>
                <w:rFonts w:ascii="Arial" w:hAnsi="Arial" w:cs="Arial"/>
                <w:b/>
                <w:sz w:val="40"/>
                <w:szCs w:val="40"/>
                <w:lang w:val="en-CA"/>
              </w:rPr>
            </w:pPr>
            <w:bookmarkStart w:id="127" w:name="_Toc500504679"/>
          </w:p>
          <w:bookmarkEnd w:id="127"/>
          <w:p w14:paraId="79AA2EDE" w14:textId="2E45AA0D" w:rsidR="00873584" w:rsidRPr="00EB2194" w:rsidRDefault="00AA368D" w:rsidP="00D00F96">
            <w:pPr>
              <w:ind w:right="497"/>
              <w:jc w:val="right"/>
              <w:rPr>
                <w:rFonts w:ascii="Arial" w:hAnsi="Arial" w:cs="Arial"/>
                <w:b/>
                <w:sz w:val="40"/>
                <w:szCs w:val="40"/>
                <w:lang w:val="fr-CA"/>
              </w:rPr>
            </w:pPr>
            <w:r>
              <w:rPr>
                <w:rFonts w:ascii="Arial" w:hAnsi="Arial" w:cs="Arial"/>
                <w:b/>
                <w:sz w:val="40"/>
                <w:szCs w:val="40"/>
                <w:lang w:val="fr-CA"/>
              </w:rPr>
              <w:t>RISK IDENTIFICATION AND MITIGATION</w:t>
            </w:r>
          </w:p>
          <w:p w14:paraId="6B468B09" w14:textId="77777777" w:rsidR="00873584" w:rsidRDefault="00873584" w:rsidP="00A517AD">
            <w:pPr>
              <w:jc w:val="right"/>
              <w:rPr>
                <w:lang w:val="fr-CA"/>
              </w:rPr>
            </w:pPr>
          </w:p>
          <w:p w14:paraId="10D4F60F" w14:textId="7284CA01" w:rsidR="009E240A" w:rsidRPr="00EB2194" w:rsidRDefault="009E240A" w:rsidP="009E240A">
            <w:pPr>
              <w:jc w:val="center"/>
              <w:rPr>
                <w:lang w:val="fr-CA"/>
              </w:rPr>
            </w:pPr>
          </w:p>
        </w:tc>
      </w:tr>
    </w:tbl>
    <w:p w14:paraId="234EDAE8" w14:textId="77777777" w:rsidR="001269F4" w:rsidRPr="00EB2194" w:rsidRDefault="001269F4">
      <w:pPr>
        <w:rPr>
          <w:lang w:val="fr-CA"/>
        </w:rPr>
      </w:pPr>
    </w:p>
    <w:p w14:paraId="2330CEC6" w14:textId="77777777" w:rsidR="000337F6" w:rsidRPr="00EB2194" w:rsidRDefault="000337F6" w:rsidP="000337F6">
      <w:pPr>
        <w:pStyle w:val="Caption"/>
        <w:rPr>
          <w:lang w:val="fr-CA"/>
        </w:rPr>
      </w:pPr>
      <w:bookmarkStart w:id="128" w:name="_Toc395258691"/>
      <w:r w:rsidRPr="00EB2194">
        <w:rPr>
          <w:lang w:val="fr-CA"/>
        </w:rPr>
        <w:br w:type="page"/>
      </w:r>
    </w:p>
    <w:p w14:paraId="3AB9FF17" w14:textId="444FB13B" w:rsidR="00AA368D" w:rsidRDefault="00AA368D" w:rsidP="00EB2194">
      <w:pPr>
        <w:pStyle w:val="Heading7"/>
        <w:rPr>
          <w:lang w:val="fr-CA"/>
        </w:rPr>
      </w:pPr>
      <w:bookmarkStart w:id="129" w:name="_Ref10822553"/>
      <w:bookmarkStart w:id="130" w:name="_Toc14176405"/>
      <w:r>
        <w:rPr>
          <w:lang w:val="fr-CA"/>
        </w:rPr>
        <w:lastRenderedPageBreak/>
        <w:t>RISK ANALYSIS</w:t>
      </w:r>
      <w:bookmarkEnd w:id="129"/>
      <w:bookmarkEnd w:id="130"/>
    </w:p>
    <w:p w14:paraId="7AD616B9" w14:textId="77777777" w:rsidR="00AA368D" w:rsidRPr="004F0889" w:rsidRDefault="00AA368D" w:rsidP="00AA368D">
      <w:pPr>
        <w:pStyle w:val="BodyText"/>
      </w:pPr>
      <w:r w:rsidRPr="004F0889">
        <w:t>To guarantee that these risks have been taken into account, the PI is required to carry out the</w:t>
      </w:r>
    </w:p>
    <w:p w14:paraId="0232A4C2" w14:textId="707877BF" w:rsidR="00AA368D" w:rsidRDefault="00AA368D" w:rsidP="00AA368D">
      <w:pPr>
        <w:pStyle w:val="BodyText"/>
      </w:pPr>
      <w:r w:rsidRPr="004F0889">
        <w:t xml:space="preserve">analyses presented </w:t>
      </w:r>
      <w:r>
        <w:t xml:space="preserve">in compliance matrix </w:t>
      </w:r>
      <w:r w:rsidRPr="004F0889">
        <w:t>below.</w:t>
      </w:r>
    </w:p>
    <w:p w14:paraId="5896BC3E" w14:textId="4F2C6A36" w:rsidR="00C939E7" w:rsidRDefault="00C939E7" w:rsidP="00AA368D">
      <w:pPr>
        <w:pStyle w:val="BodyText"/>
      </w:pPr>
    </w:p>
    <w:p w14:paraId="16A70C6E" w14:textId="77777777" w:rsidR="00C939E7" w:rsidRPr="004F0889" w:rsidRDefault="00C939E7" w:rsidP="00C939E7">
      <w:pPr>
        <w:rPr>
          <w:i/>
          <w:lang w:val="fr-CA"/>
        </w:rPr>
      </w:pPr>
      <w:proofErr w:type="spellStart"/>
      <w:r w:rsidRPr="004F0889">
        <w:rPr>
          <w:i/>
          <w:lang w:val="fr-CA"/>
        </w:rPr>
        <w:t>Legend</w:t>
      </w:r>
      <w:proofErr w:type="spellEnd"/>
      <w:r w:rsidRPr="004F0889">
        <w:rPr>
          <w:i/>
          <w:lang w:val="fr-CA"/>
        </w:rPr>
        <w:t xml:space="preserve"> / Légende</w:t>
      </w:r>
    </w:p>
    <w:tbl>
      <w:tblPr>
        <w:tblStyle w:val="TableGrid"/>
        <w:tblW w:w="0" w:type="auto"/>
        <w:tblLook w:val="04A0" w:firstRow="1" w:lastRow="0" w:firstColumn="1" w:lastColumn="0" w:noHBand="0" w:noVBand="1"/>
      </w:tblPr>
      <w:tblGrid>
        <w:gridCol w:w="828"/>
        <w:gridCol w:w="5760"/>
      </w:tblGrid>
      <w:tr w:rsidR="00C939E7" w:rsidRPr="008C7179" w14:paraId="2E46DD02" w14:textId="77777777" w:rsidTr="006D1877">
        <w:tc>
          <w:tcPr>
            <w:tcW w:w="828" w:type="dxa"/>
          </w:tcPr>
          <w:p w14:paraId="21949854" w14:textId="77777777" w:rsidR="00C939E7" w:rsidRPr="005E1FEE" w:rsidRDefault="00C939E7" w:rsidP="006D1877">
            <w:pPr>
              <w:rPr>
                <w:lang w:val="fr-CA"/>
              </w:rPr>
            </w:pPr>
            <w:r w:rsidRPr="005E1FEE">
              <w:rPr>
                <w:lang w:val="fr-CA"/>
              </w:rPr>
              <w:t>C</w:t>
            </w:r>
          </w:p>
        </w:tc>
        <w:tc>
          <w:tcPr>
            <w:tcW w:w="5760" w:type="dxa"/>
          </w:tcPr>
          <w:p w14:paraId="5CA4831D" w14:textId="77777777" w:rsidR="00C939E7" w:rsidRPr="005E1FEE" w:rsidRDefault="00C939E7" w:rsidP="006D1877">
            <w:pPr>
              <w:spacing w:before="60" w:after="60"/>
              <w:rPr>
                <w:lang w:val="fr-CA"/>
              </w:rPr>
            </w:pPr>
            <w:proofErr w:type="spellStart"/>
            <w:r w:rsidRPr="005E1FEE">
              <w:rPr>
                <w:lang w:val="fr-CA"/>
              </w:rPr>
              <w:t>Compliant</w:t>
            </w:r>
            <w:proofErr w:type="spellEnd"/>
            <w:r w:rsidRPr="005E1FEE">
              <w:rPr>
                <w:lang w:val="fr-CA"/>
              </w:rPr>
              <w:t xml:space="preserve"> / Conforme</w:t>
            </w:r>
          </w:p>
        </w:tc>
      </w:tr>
      <w:tr w:rsidR="00C939E7" w:rsidRPr="008C7179" w14:paraId="651C3FAC" w14:textId="77777777" w:rsidTr="006D1877">
        <w:tc>
          <w:tcPr>
            <w:tcW w:w="828" w:type="dxa"/>
          </w:tcPr>
          <w:p w14:paraId="6F9957A9" w14:textId="77777777" w:rsidR="00C939E7" w:rsidRPr="005E1FEE" w:rsidRDefault="00C939E7" w:rsidP="006D1877">
            <w:pPr>
              <w:rPr>
                <w:lang w:val="fr-CA"/>
              </w:rPr>
            </w:pPr>
            <w:r w:rsidRPr="005E1FEE">
              <w:rPr>
                <w:lang w:val="fr-CA"/>
              </w:rPr>
              <w:t>PC</w:t>
            </w:r>
          </w:p>
        </w:tc>
        <w:tc>
          <w:tcPr>
            <w:tcW w:w="5760" w:type="dxa"/>
          </w:tcPr>
          <w:p w14:paraId="68C4E89A" w14:textId="77777777" w:rsidR="00C939E7" w:rsidRPr="005E1FEE" w:rsidRDefault="00C939E7" w:rsidP="006D1877">
            <w:pPr>
              <w:spacing w:before="60" w:after="60"/>
              <w:rPr>
                <w:lang w:val="fr-CA"/>
              </w:rPr>
            </w:pPr>
            <w:proofErr w:type="spellStart"/>
            <w:r w:rsidRPr="005E1FEE">
              <w:rPr>
                <w:lang w:val="fr-CA"/>
              </w:rPr>
              <w:t>Partially</w:t>
            </w:r>
            <w:proofErr w:type="spellEnd"/>
            <w:r w:rsidRPr="005E1FEE">
              <w:rPr>
                <w:lang w:val="fr-CA"/>
              </w:rPr>
              <w:t xml:space="preserve"> </w:t>
            </w:r>
            <w:proofErr w:type="spellStart"/>
            <w:r w:rsidRPr="005E1FEE">
              <w:rPr>
                <w:lang w:val="fr-CA"/>
              </w:rPr>
              <w:t>Compliant</w:t>
            </w:r>
            <w:proofErr w:type="spellEnd"/>
            <w:r w:rsidRPr="005E1FEE">
              <w:rPr>
                <w:lang w:val="fr-CA"/>
              </w:rPr>
              <w:t xml:space="preserve"> / Partiellement conforme</w:t>
            </w:r>
          </w:p>
        </w:tc>
      </w:tr>
      <w:tr w:rsidR="00C939E7" w:rsidRPr="008C7179" w14:paraId="4DC3AB4A" w14:textId="77777777" w:rsidTr="006D1877">
        <w:tc>
          <w:tcPr>
            <w:tcW w:w="828" w:type="dxa"/>
          </w:tcPr>
          <w:p w14:paraId="07C3A0A0" w14:textId="77777777" w:rsidR="00C939E7" w:rsidRPr="005E1FEE" w:rsidRDefault="00C939E7" w:rsidP="006D1877">
            <w:pPr>
              <w:rPr>
                <w:lang w:val="fr-CA"/>
              </w:rPr>
            </w:pPr>
            <w:r w:rsidRPr="005E1FEE">
              <w:rPr>
                <w:lang w:val="fr-CA"/>
              </w:rPr>
              <w:t>NC</w:t>
            </w:r>
          </w:p>
        </w:tc>
        <w:tc>
          <w:tcPr>
            <w:tcW w:w="5760" w:type="dxa"/>
          </w:tcPr>
          <w:p w14:paraId="76F5C641" w14:textId="77777777" w:rsidR="00C939E7" w:rsidRPr="005E1FEE" w:rsidRDefault="00C939E7" w:rsidP="006D1877">
            <w:pPr>
              <w:spacing w:before="60" w:after="60"/>
              <w:rPr>
                <w:lang w:val="fr-CA"/>
              </w:rPr>
            </w:pPr>
            <w:r w:rsidRPr="005E1FEE">
              <w:rPr>
                <w:lang w:val="fr-CA"/>
              </w:rPr>
              <w:t xml:space="preserve">Not </w:t>
            </w:r>
            <w:proofErr w:type="spellStart"/>
            <w:r w:rsidRPr="005E1FEE">
              <w:rPr>
                <w:lang w:val="fr-CA"/>
              </w:rPr>
              <w:t>Compliant</w:t>
            </w:r>
            <w:proofErr w:type="spellEnd"/>
            <w:r w:rsidRPr="005E1FEE">
              <w:rPr>
                <w:lang w:val="fr-CA"/>
              </w:rPr>
              <w:t xml:space="preserve"> / Non conforme</w:t>
            </w:r>
          </w:p>
        </w:tc>
      </w:tr>
      <w:tr w:rsidR="00C939E7" w14:paraId="0B67AD44" w14:textId="77777777" w:rsidTr="006D1877">
        <w:tc>
          <w:tcPr>
            <w:tcW w:w="828" w:type="dxa"/>
          </w:tcPr>
          <w:p w14:paraId="668F2380" w14:textId="77777777" w:rsidR="00C939E7" w:rsidRPr="005E1FEE" w:rsidRDefault="00C939E7" w:rsidP="006D1877">
            <w:pPr>
              <w:rPr>
                <w:lang w:val="fr-CA"/>
              </w:rPr>
            </w:pPr>
            <w:r w:rsidRPr="005E1FEE">
              <w:rPr>
                <w:lang w:val="fr-CA"/>
              </w:rPr>
              <w:t>NA</w:t>
            </w:r>
          </w:p>
        </w:tc>
        <w:tc>
          <w:tcPr>
            <w:tcW w:w="5760" w:type="dxa"/>
          </w:tcPr>
          <w:p w14:paraId="1C51DBBD" w14:textId="77777777" w:rsidR="00C939E7" w:rsidRPr="005E1FEE" w:rsidRDefault="00C939E7" w:rsidP="006D1877">
            <w:pPr>
              <w:spacing w:before="60" w:after="60"/>
              <w:rPr>
                <w:lang w:val="fr-CA"/>
              </w:rPr>
            </w:pPr>
            <w:r w:rsidRPr="005E1FEE">
              <w:rPr>
                <w:lang w:val="fr-CA"/>
              </w:rPr>
              <w:t>Not Applicable / Non applicable</w:t>
            </w:r>
          </w:p>
        </w:tc>
      </w:tr>
    </w:tbl>
    <w:p w14:paraId="44873772" w14:textId="77777777" w:rsidR="00C939E7" w:rsidRDefault="00C939E7" w:rsidP="00AA368D">
      <w:pPr>
        <w:pStyle w:val="BodyText"/>
        <w:sectPr w:rsidR="00C939E7" w:rsidSect="005E1FEE">
          <w:pgSz w:w="12240" w:h="15840"/>
          <w:pgMar w:top="1440" w:right="1440" w:bottom="1354" w:left="1440" w:header="706" w:footer="706" w:gutter="0"/>
          <w:cols w:space="708"/>
          <w:docGrid w:linePitch="360"/>
        </w:sectPr>
      </w:pPr>
    </w:p>
    <w:tbl>
      <w:tblPr>
        <w:tblW w:w="13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4050"/>
        <w:gridCol w:w="1620"/>
        <w:gridCol w:w="3510"/>
        <w:gridCol w:w="2741"/>
      </w:tblGrid>
      <w:tr w:rsidR="00C939E7" w:rsidRPr="00A517AD" w14:paraId="2AE10BDE" w14:textId="77777777" w:rsidTr="006D1877">
        <w:trPr>
          <w:trHeight w:val="800"/>
        </w:trPr>
        <w:tc>
          <w:tcPr>
            <w:tcW w:w="1975" w:type="dxa"/>
            <w:tcBorders>
              <w:bottom w:val="single" w:sz="4" w:space="0" w:color="auto"/>
            </w:tcBorders>
            <w:shd w:val="clear" w:color="auto" w:fill="DBE5F1" w:themeFill="accent1" w:themeFillTint="33"/>
            <w:vAlign w:val="center"/>
          </w:tcPr>
          <w:p w14:paraId="11ED8B7D" w14:textId="77777777" w:rsidR="00C939E7" w:rsidRPr="00A517AD" w:rsidRDefault="00C939E7" w:rsidP="006D1877">
            <w:pPr>
              <w:jc w:val="center"/>
              <w:rPr>
                <w:rFonts w:ascii="Arial" w:hAnsi="Arial" w:cs="Arial"/>
                <w:b/>
                <w:sz w:val="22"/>
                <w:szCs w:val="26"/>
                <w:lang w:val="fr-CA"/>
              </w:rPr>
            </w:pPr>
            <w:proofErr w:type="spellStart"/>
            <w:r w:rsidRPr="00A517AD">
              <w:rPr>
                <w:rFonts w:ascii="Arial" w:hAnsi="Arial" w:cs="Arial"/>
                <w:b/>
                <w:sz w:val="22"/>
                <w:szCs w:val="26"/>
                <w:lang w:val="fr-CA"/>
              </w:rPr>
              <w:lastRenderedPageBreak/>
              <w:t>Requirements</w:t>
            </w:r>
            <w:proofErr w:type="spellEnd"/>
            <w:r w:rsidRPr="00A517AD">
              <w:rPr>
                <w:rFonts w:ascii="Arial" w:hAnsi="Arial" w:cs="Arial"/>
                <w:b/>
                <w:sz w:val="22"/>
                <w:szCs w:val="26"/>
                <w:lang w:val="fr-CA"/>
              </w:rPr>
              <w:t xml:space="preserve"> / Exigences</w:t>
            </w:r>
          </w:p>
        </w:tc>
        <w:tc>
          <w:tcPr>
            <w:tcW w:w="4050" w:type="dxa"/>
            <w:tcBorders>
              <w:bottom w:val="single" w:sz="4" w:space="0" w:color="auto"/>
            </w:tcBorders>
            <w:shd w:val="clear" w:color="auto" w:fill="DBE5F1" w:themeFill="accent1" w:themeFillTint="33"/>
            <w:vAlign w:val="center"/>
          </w:tcPr>
          <w:p w14:paraId="610D0290" w14:textId="77777777" w:rsidR="00C939E7" w:rsidRPr="00A517AD" w:rsidRDefault="00C939E7" w:rsidP="006D1877">
            <w:pPr>
              <w:jc w:val="center"/>
              <w:rPr>
                <w:rFonts w:ascii="Arial" w:hAnsi="Arial" w:cs="Arial"/>
                <w:b/>
                <w:sz w:val="22"/>
                <w:szCs w:val="26"/>
                <w:lang w:val="fr-CA"/>
              </w:rPr>
            </w:pPr>
            <w:r w:rsidRPr="00A517AD">
              <w:rPr>
                <w:rFonts w:ascii="Arial" w:hAnsi="Arial" w:cs="Arial"/>
                <w:b/>
                <w:sz w:val="22"/>
                <w:szCs w:val="26"/>
                <w:lang w:val="fr-CA"/>
              </w:rPr>
              <w:t>Description</w:t>
            </w:r>
          </w:p>
        </w:tc>
        <w:tc>
          <w:tcPr>
            <w:tcW w:w="1620" w:type="dxa"/>
            <w:tcBorders>
              <w:bottom w:val="single" w:sz="4" w:space="0" w:color="auto"/>
            </w:tcBorders>
            <w:shd w:val="clear" w:color="auto" w:fill="DBE5F1" w:themeFill="accent1" w:themeFillTint="33"/>
            <w:vAlign w:val="center"/>
          </w:tcPr>
          <w:p w14:paraId="4B284B71" w14:textId="77777777" w:rsidR="00C939E7" w:rsidRPr="00A517AD" w:rsidRDefault="00C939E7" w:rsidP="006D1877">
            <w:pPr>
              <w:jc w:val="center"/>
              <w:rPr>
                <w:rFonts w:ascii="Arial" w:hAnsi="Arial" w:cs="Arial"/>
                <w:b/>
                <w:sz w:val="22"/>
                <w:szCs w:val="26"/>
                <w:lang w:val="fr-CA"/>
              </w:rPr>
            </w:pPr>
            <w:r w:rsidRPr="00A517AD">
              <w:rPr>
                <w:rFonts w:ascii="Arial" w:hAnsi="Arial" w:cs="Arial"/>
                <w:b/>
                <w:sz w:val="22"/>
                <w:szCs w:val="26"/>
                <w:lang w:val="fr-CA"/>
              </w:rPr>
              <w:t>Compliance / Conformité</w:t>
            </w:r>
          </w:p>
        </w:tc>
        <w:tc>
          <w:tcPr>
            <w:tcW w:w="3510" w:type="dxa"/>
            <w:tcBorders>
              <w:bottom w:val="single" w:sz="4" w:space="0" w:color="auto"/>
            </w:tcBorders>
            <w:shd w:val="clear" w:color="auto" w:fill="DBE5F1" w:themeFill="accent1" w:themeFillTint="33"/>
            <w:vAlign w:val="center"/>
          </w:tcPr>
          <w:p w14:paraId="63E314ED" w14:textId="77777777" w:rsidR="00C939E7" w:rsidRPr="00A517AD" w:rsidRDefault="00C939E7" w:rsidP="006D1877">
            <w:pPr>
              <w:jc w:val="center"/>
              <w:rPr>
                <w:rFonts w:ascii="Arial" w:hAnsi="Arial" w:cs="Arial"/>
                <w:b/>
                <w:sz w:val="22"/>
                <w:szCs w:val="26"/>
                <w:lang w:val="fr-CA"/>
              </w:rPr>
            </w:pPr>
            <w:proofErr w:type="spellStart"/>
            <w:r w:rsidRPr="00A517AD">
              <w:rPr>
                <w:rFonts w:ascii="Arial" w:hAnsi="Arial" w:cs="Arial"/>
                <w:b/>
                <w:sz w:val="22"/>
                <w:szCs w:val="26"/>
                <w:lang w:val="fr-CA"/>
              </w:rPr>
              <w:t>Statement</w:t>
            </w:r>
            <w:proofErr w:type="spellEnd"/>
            <w:r w:rsidRPr="00A517AD">
              <w:rPr>
                <w:rFonts w:ascii="Arial" w:hAnsi="Arial" w:cs="Arial"/>
                <w:b/>
                <w:sz w:val="22"/>
                <w:szCs w:val="26"/>
                <w:lang w:val="fr-CA"/>
              </w:rPr>
              <w:t xml:space="preserve"> / Énoncé</w:t>
            </w:r>
          </w:p>
        </w:tc>
        <w:tc>
          <w:tcPr>
            <w:tcW w:w="2741" w:type="dxa"/>
            <w:tcBorders>
              <w:bottom w:val="single" w:sz="4" w:space="0" w:color="auto"/>
            </w:tcBorders>
            <w:shd w:val="clear" w:color="auto" w:fill="DBE5F1" w:themeFill="accent1" w:themeFillTint="33"/>
            <w:vAlign w:val="center"/>
          </w:tcPr>
          <w:p w14:paraId="19A6B100" w14:textId="77777777" w:rsidR="00C939E7" w:rsidRPr="00A517AD" w:rsidRDefault="00C939E7" w:rsidP="006D1877">
            <w:pPr>
              <w:jc w:val="center"/>
              <w:rPr>
                <w:rFonts w:ascii="Arial" w:hAnsi="Arial" w:cs="Arial"/>
                <w:b/>
                <w:sz w:val="22"/>
                <w:szCs w:val="26"/>
                <w:lang w:val="fr-CA"/>
              </w:rPr>
            </w:pPr>
            <w:r w:rsidRPr="00A517AD">
              <w:rPr>
                <w:rFonts w:ascii="Arial" w:hAnsi="Arial" w:cs="Arial"/>
                <w:b/>
                <w:sz w:val="22"/>
                <w:szCs w:val="26"/>
                <w:lang w:val="fr-CA"/>
              </w:rPr>
              <w:t>Reference / Référence</w:t>
            </w:r>
          </w:p>
        </w:tc>
      </w:tr>
      <w:tr w:rsidR="00C939E7" w:rsidRPr="0008736C" w14:paraId="06CF2CCF" w14:textId="77777777" w:rsidTr="006D1877">
        <w:trPr>
          <w:trHeight w:val="521"/>
        </w:trPr>
        <w:tc>
          <w:tcPr>
            <w:tcW w:w="13896" w:type="dxa"/>
            <w:gridSpan w:val="5"/>
            <w:shd w:val="clear" w:color="auto" w:fill="auto"/>
          </w:tcPr>
          <w:p w14:paraId="16910656" w14:textId="77777777" w:rsidR="00C939E7" w:rsidRPr="004004CE" w:rsidRDefault="00C939E7" w:rsidP="006D1877">
            <w:pPr>
              <w:rPr>
                <w:rFonts w:ascii="Arial" w:eastAsiaTheme="minorHAnsi" w:hAnsi="Arial" w:cs="Arial"/>
                <w:b/>
                <w:bCs/>
                <w:sz w:val="22"/>
                <w:szCs w:val="22"/>
              </w:rPr>
            </w:pPr>
            <w:r w:rsidRPr="004004CE">
              <w:rPr>
                <w:rFonts w:ascii="Arial" w:eastAsiaTheme="minorHAnsi" w:hAnsi="Arial" w:cs="Arial"/>
                <w:b/>
                <w:bCs/>
                <w:sz w:val="22"/>
                <w:szCs w:val="22"/>
              </w:rPr>
              <w:t>Control of fault propagation from the PLG to the aerostat</w:t>
            </w:r>
          </w:p>
          <w:p w14:paraId="54ACDE0B" w14:textId="77777777" w:rsidR="00C939E7" w:rsidRPr="004F0889" w:rsidRDefault="00C939E7" w:rsidP="006D1877">
            <w:pPr>
              <w:rPr>
                <w:i/>
                <w:sz w:val="22"/>
                <w:lang w:val="fr-CA"/>
              </w:rPr>
            </w:pPr>
            <w:r>
              <w:rPr>
                <w:rFonts w:ascii="Arial" w:eastAsiaTheme="minorHAnsi" w:hAnsi="Arial" w:cs="Arial"/>
                <w:b/>
                <w:bCs/>
                <w:sz w:val="21"/>
                <w:szCs w:val="21"/>
                <w:lang w:val="fr-CA"/>
              </w:rPr>
              <w:t>Maîtrise de la propagation de pannes de la NCU vers l’aérostat</w:t>
            </w:r>
          </w:p>
        </w:tc>
      </w:tr>
      <w:tr w:rsidR="00C939E7" w:rsidRPr="00A517AD" w14:paraId="191C1CAE" w14:textId="77777777" w:rsidTr="006D1877">
        <w:tc>
          <w:tcPr>
            <w:tcW w:w="1975" w:type="dxa"/>
            <w:shd w:val="clear" w:color="auto" w:fill="auto"/>
            <w:vAlign w:val="center"/>
          </w:tcPr>
          <w:p w14:paraId="54F6A863" w14:textId="77777777" w:rsidR="00C939E7" w:rsidRDefault="00C939E7" w:rsidP="006D1877">
            <w:pPr>
              <w:jc w:val="center"/>
              <w:rPr>
                <w:rFonts w:ascii="Arial" w:hAnsi="Arial" w:cs="Arial"/>
                <w:b/>
                <w:sz w:val="18"/>
              </w:rPr>
            </w:pPr>
            <w:r w:rsidRPr="00A1264C">
              <w:rPr>
                <w:rFonts w:ascii="Arial" w:hAnsi="Arial" w:cs="Arial"/>
                <w:b/>
                <w:sz w:val="18"/>
              </w:rPr>
              <w:t>FMEA</w:t>
            </w:r>
          </w:p>
          <w:p w14:paraId="15A6B7BB" w14:textId="77777777" w:rsidR="00C939E7" w:rsidRDefault="00C939E7" w:rsidP="006D1877">
            <w:pPr>
              <w:jc w:val="center"/>
              <w:rPr>
                <w:rFonts w:ascii="Arial" w:hAnsi="Arial" w:cs="Arial"/>
                <w:b/>
                <w:sz w:val="18"/>
              </w:rPr>
            </w:pPr>
            <w:r>
              <w:rPr>
                <w:rFonts w:ascii="Arial" w:hAnsi="Arial" w:cs="Arial"/>
                <w:b/>
                <w:sz w:val="18"/>
              </w:rPr>
              <w:t>/</w:t>
            </w:r>
          </w:p>
          <w:p w14:paraId="37E34BA3" w14:textId="77777777" w:rsidR="00C939E7" w:rsidRPr="00203CEB" w:rsidRDefault="00C939E7" w:rsidP="006D1877">
            <w:pPr>
              <w:jc w:val="center"/>
              <w:rPr>
                <w:rFonts w:ascii="Arial" w:hAnsi="Arial" w:cs="Arial"/>
                <w:b/>
                <w:sz w:val="18"/>
              </w:rPr>
            </w:pPr>
            <w:r>
              <w:rPr>
                <w:rFonts w:ascii="Arial" w:hAnsi="Arial" w:cs="Arial"/>
                <w:b/>
                <w:sz w:val="18"/>
              </w:rPr>
              <w:t>AMDE</w:t>
            </w:r>
          </w:p>
        </w:tc>
        <w:tc>
          <w:tcPr>
            <w:tcW w:w="4050" w:type="dxa"/>
            <w:shd w:val="clear" w:color="auto" w:fill="auto"/>
          </w:tcPr>
          <w:p w14:paraId="25D989BA" w14:textId="77777777" w:rsidR="00C939E7" w:rsidRPr="00A1264C" w:rsidRDefault="00C939E7" w:rsidP="006D1877">
            <w:pPr>
              <w:autoSpaceDE w:val="0"/>
              <w:autoSpaceDN w:val="0"/>
              <w:adjustRightInd w:val="0"/>
              <w:spacing w:before="60" w:after="60"/>
              <w:rPr>
                <w:rFonts w:ascii="Arial" w:hAnsi="Arial" w:cs="Arial"/>
                <w:sz w:val="16"/>
                <w:szCs w:val="16"/>
              </w:rPr>
            </w:pPr>
            <w:r w:rsidRPr="00A1264C">
              <w:rPr>
                <w:rFonts w:ascii="Arial" w:hAnsi="Arial" w:cs="Arial"/>
                <w:sz w:val="16"/>
                <w:szCs w:val="16"/>
              </w:rPr>
              <w:t>To control the risk of fault propagation, the PI is requested to submit a Failure Modes and Effects</w:t>
            </w:r>
          </w:p>
          <w:p w14:paraId="2585726C" w14:textId="77777777" w:rsidR="00C939E7" w:rsidRPr="00A1264C" w:rsidRDefault="00C939E7" w:rsidP="006D1877">
            <w:pPr>
              <w:autoSpaceDE w:val="0"/>
              <w:autoSpaceDN w:val="0"/>
              <w:adjustRightInd w:val="0"/>
              <w:spacing w:before="60" w:after="60"/>
              <w:rPr>
                <w:rFonts w:ascii="Arial" w:hAnsi="Arial" w:cs="Arial"/>
                <w:sz w:val="16"/>
                <w:szCs w:val="16"/>
              </w:rPr>
            </w:pPr>
            <w:r w:rsidRPr="00A1264C">
              <w:rPr>
                <w:rFonts w:ascii="Arial" w:hAnsi="Arial" w:cs="Arial"/>
                <w:sz w:val="16"/>
                <w:szCs w:val="16"/>
              </w:rPr>
              <w:t>Analysis (FMEA) for the elementary components of the interfaces between the PLG and the</w:t>
            </w:r>
          </w:p>
          <w:p w14:paraId="0B836883" w14:textId="77777777" w:rsidR="00C939E7" w:rsidRDefault="00C939E7" w:rsidP="006D1877">
            <w:pPr>
              <w:autoSpaceDE w:val="0"/>
              <w:autoSpaceDN w:val="0"/>
              <w:adjustRightInd w:val="0"/>
              <w:spacing w:before="60" w:after="60"/>
              <w:rPr>
                <w:rFonts w:ascii="Arial" w:hAnsi="Arial" w:cs="Arial"/>
                <w:sz w:val="16"/>
                <w:szCs w:val="16"/>
                <w:lang w:val="fr-CA"/>
              </w:rPr>
            </w:pPr>
            <w:proofErr w:type="spellStart"/>
            <w:r w:rsidRPr="00A1264C">
              <w:rPr>
                <w:rFonts w:ascii="Arial" w:hAnsi="Arial" w:cs="Arial"/>
                <w:sz w:val="16"/>
                <w:szCs w:val="16"/>
                <w:lang w:val="fr-CA"/>
              </w:rPr>
              <w:t>Aerostat</w:t>
            </w:r>
            <w:proofErr w:type="spellEnd"/>
            <w:r>
              <w:rPr>
                <w:rFonts w:ascii="Arial" w:hAnsi="Arial" w:cs="Arial"/>
                <w:sz w:val="16"/>
                <w:szCs w:val="16"/>
                <w:lang w:val="fr-CA"/>
              </w:rPr>
              <w:t xml:space="preserve"> (software </w:t>
            </w:r>
            <w:proofErr w:type="spellStart"/>
            <w:r>
              <w:rPr>
                <w:rFonts w:ascii="Arial" w:hAnsi="Arial" w:cs="Arial"/>
                <w:sz w:val="16"/>
                <w:szCs w:val="16"/>
                <w:lang w:val="fr-CA"/>
              </w:rPr>
              <w:t>included</w:t>
            </w:r>
            <w:proofErr w:type="spellEnd"/>
            <w:r>
              <w:rPr>
                <w:rFonts w:ascii="Arial" w:hAnsi="Arial" w:cs="Arial"/>
                <w:sz w:val="16"/>
                <w:szCs w:val="16"/>
                <w:lang w:val="fr-CA"/>
              </w:rPr>
              <w:t>)</w:t>
            </w:r>
            <w:r w:rsidRPr="00A1264C">
              <w:rPr>
                <w:rFonts w:ascii="Arial" w:hAnsi="Arial" w:cs="Arial"/>
                <w:sz w:val="16"/>
                <w:szCs w:val="16"/>
                <w:lang w:val="fr-CA"/>
              </w:rPr>
              <w:t>.</w:t>
            </w:r>
          </w:p>
          <w:p w14:paraId="4B4D23CF" w14:textId="77777777" w:rsidR="00C939E7" w:rsidRPr="00A1264C" w:rsidRDefault="00C939E7" w:rsidP="006D1877">
            <w:pPr>
              <w:autoSpaceDE w:val="0"/>
              <w:autoSpaceDN w:val="0"/>
              <w:adjustRightInd w:val="0"/>
              <w:spacing w:before="60" w:after="60"/>
              <w:rPr>
                <w:rFonts w:ascii="Arial" w:hAnsi="Arial" w:cs="Arial"/>
                <w:i/>
                <w:sz w:val="16"/>
                <w:szCs w:val="16"/>
                <w:lang w:val="fr-CA"/>
              </w:rPr>
            </w:pPr>
            <w:r w:rsidRPr="00A1264C">
              <w:rPr>
                <w:rFonts w:ascii="Arial" w:hAnsi="Arial" w:cs="Arial"/>
                <w:i/>
                <w:sz w:val="16"/>
                <w:szCs w:val="16"/>
                <w:lang w:val="fr-CA"/>
              </w:rPr>
              <w:t>Pour maîtriser le risque de propagation de pannes, il est demandé PI de fournir une Analyse des</w:t>
            </w:r>
          </w:p>
          <w:p w14:paraId="69639B35" w14:textId="77777777" w:rsidR="00C939E7" w:rsidRPr="00A1264C" w:rsidRDefault="00C939E7" w:rsidP="006D1877">
            <w:pPr>
              <w:autoSpaceDE w:val="0"/>
              <w:autoSpaceDN w:val="0"/>
              <w:adjustRightInd w:val="0"/>
              <w:spacing w:before="60" w:after="60"/>
              <w:rPr>
                <w:rFonts w:ascii="Arial" w:hAnsi="Arial" w:cs="Arial"/>
                <w:i/>
                <w:sz w:val="16"/>
                <w:szCs w:val="16"/>
                <w:lang w:val="fr-CA"/>
              </w:rPr>
            </w:pPr>
            <w:r w:rsidRPr="00A1264C">
              <w:rPr>
                <w:rFonts w:ascii="Arial" w:hAnsi="Arial" w:cs="Arial"/>
                <w:i/>
                <w:sz w:val="16"/>
                <w:szCs w:val="16"/>
                <w:lang w:val="fr-CA"/>
              </w:rPr>
              <w:t>Modes de Défaillances et étude de leurs Effets (AMDE) au niveau des composants élémentaires,</w:t>
            </w:r>
          </w:p>
          <w:p w14:paraId="2D462662" w14:textId="77777777" w:rsidR="00C939E7" w:rsidRPr="00BB3552" w:rsidRDefault="00C939E7" w:rsidP="006D1877">
            <w:pPr>
              <w:autoSpaceDE w:val="0"/>
              <w:autoSpaceDN w:val="0"/>
              <w:adjustRightInd w:val="0"/>
              <w:spacing w:before="60" w:after="60"/>
              <w:rPr>
                <w:rFonts w:ascii="Arial" w:hAnsi="Arial" w:cs="Arial"/>
                <w:i/>
                <w:sz w:val="16"/>
                <w:szCs w:val="16"/>
                <w:lang w:val="fr-CA"/>
              </w:rPr>
            </w:pPr>
            <w:r w:rsidRPr="00A1264C">
              <w:rPr>
                <w:rFonts w:ascii="Arial" w:hAnsi="Arial" w:cs="Arial"/>
                <w:i/>
                <w:sz w:val="16"/>
                <w:szCs w:val="16"/>
                <w:lang w:val="fr-CA"/>
              </w:rPr>
              <w:t>pour les interfaces de la NCU avec l’aérostat</w:t>
            </w:r>
            <w:r>
              <w:rPr>
                <w:rFonts w:ascii="Arial" w:hAnsi="Arial" w:cs="Arial"/>
                <w:i/>
                <w:sz w:val="16"/>
                <w:szCs w:val="16"/>
                <w:lang w:val="fr-CA"/>
              </w:rPr>
              <w:t xml:space="preserve"> (incluant le software)</w:t>
            </w:r>
            <w:r w:rsidRPr="00A1264C">
              <w:rPr>
                <w:rFonts w:ascii="Arial" w:hAnsi="Arial" w:cs="Arial"/>
                <w:i/>
                <w:sz w:val="16"/>
                <w:szCs w:val="16"/>
                <w:lang w:val="fr-CA"/>
              </w:rPr>
              <w:t>.</w:t>
            </w:r>
          </w:p>
        </w:tc>
        <w:tc>
          <w:tcPr>
            <w:tcW w:w="1620" w:type="dxa"/>
            <w:shd w:val="clear" w:color="auto" w:fill="auto"/>
            <w:vAlign w:val="center"/>
          </w:tcPr>
          <w:p w14:paraId="773B472E" w14:textId="73F13A62" w:rsidR="00C939E7" w:rsidRPr="00BB3552" w:rsidRDefault="000E0B19" w:rsidP="006D1877">
            <w:pPr>
              <w:jc w:val="center"/>
              <w:rPr>
                <w:rFonts w:ascii="Arial" w:hAnsi="Arial" w:cs="Arial"/>
                <w:sz w:val="16"/>
                <w:szCs w:val="16"/>
                <w:lang w:val="fr-CA"/>
              </w:rPr>
            </w:pPr>
            <w:sdt>
              <w:sdtPr>
                <w:rPr>
                  <w:rFonts w:ascii="Arial" w:hAnsi="Arial" w:cs="Arial"/>
                  <w:sz w:val="16"/>
                  <w:szCs w:val="16"/>
                  <w:lang w:val="fr-CA"/>
                </w:rPr>
                <w:id w:val="1831942954"/>
                <w:placeholder>
                  <w:docPart w:val="FFC9975E83AA9D42A2EACBC8BDA23B41"/>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063C02">
                  <w:rPr>
                    <w:rFonts w:ascii="Arial" w:hAnsi="Arial" w:cs="Arial"/>
                    <w:sz w:val="16"/>
                    <w:szCs w:val="16"/>
                    <w:lang w:val="fr-CA"/>
                  </w:rPr>
                  <w:t>NA: Not Applicable / Non Applicable</w:t>
                </w:r>
              </w:sdtContent>
            </w:sdt>
          </w:p>
        </w:tc>
        <w:tc>
          <w:tcPr>
            <w:tcW w:w="3510" w:type="dxa"/>
            <w:shd w:val="clear" w:color="auto" w:fill="auto"/>
            <w:vAlign w:val="center"/>
          </w:tcPr>
          <w:p w14:paraId="382697CA" w14:textId="1561484B" w:rsidR="00C939E7" w:rsidRPr="00063C02" w:rsidRDefault="00576FCB" w:rsidP="00063C02">
            <w:pPr>
              <w:autoSpaceDE w:val="0"/>
              <w:autoSpaceDN w:val="0"/>
              <w:adjustRightInd w:val="0"/>
              <w:rPr>
                <w:color w:val="000000"/>
              </w:rPr>
            </w:pPr>
            <w:r w:rsidRPr="00395A9C">
              <w:rPr>
                <w:rFonts w:ascii="Arial" w:hAnsi="Arial" w:cs="Arial"/>
                <w:i/>
                <w:sz w:val="16"/>
                <w:szCs w:val="16"/>
              </w:rPr>
              <w:t xml:space="preserve">No elementary components interfacing with CNES flight train system. </w:t>
            </w:r>
            <w:r>
              <w:rPr>
                <w:rFonts w:ascii="Arial" w:hAnsi="Arial" w:cs="Arial"/>
                <w:i/>
                <w:sz w:val="16"/>
                <w:szCs w:val="16"/>
              </w:rPr>
              <w:t>Safety and mechanical analysis done separately</w:t>
            </w:r>
          </w:p>
        </w:tc>
        <w:tc>
          <w:tcPr>
            <w:tcW w:w="2741" w:type="dxa"/>
            <w:shd w:val="clear" w:color="auto" w:fill="auto"/>
          </w:tcPr>
          <w:p w14:paraId="3B99DF66" w14:textId="77777777" w:rsidR="00C939E7" w:rsidRPr="00866BF1" w:rsidRDefault="00C939E7" w:rsidP="006D1877">
            <w:pPr>
              <w:rPr>
                <w:rFonts w:ascii="Arial" w:hAnsi="Arial" w:cs="Arial"/>
                <w:sz w:val="16"/>
                <w:szCs w:val="16"/>
              </w:rPr>
            </w:pPr>
          </w:p>
        </w:tc>
      </w:tr>
      <w:tr w:rsidR="00C939E7" w:rsidRPr="0008736C" w14:paraId="33695822" w14:textId="77777777" w:rsidTr="006D1877">
        <w:tc>
          <w:tcPr>
            <w:tcW w:w="13896" w:type="dxa"/>
            <w:gridSpan w:val="5"/>
            <w:shd w:val="clear" w:color="auto" w:fill="auto"/>
            <w:vAlign w:val="center"/>
          </w:tcPr>
          <w:p w14:paraId="668503C5" w14:textId="77777777" w:rsidR="00C939E7" w:rsidRDefault="00C939E7" w:rsidP="006D1877">
            <w:pPr>
              <w:rPr>
                <w:rFonts w:ascii="Arial" w:eastAsiaTheme="minorHAnsi" w:hAnsi="Arial" w:cs="Arial"/>
                <w:b/>
                <w:bCs/>
                <w:sz w:val="22"/>
                <w:szCs w:val="22"/>
              </w:rPr>
            </w:pPr>
            <w:r w:rsidRPr="00A1264C">
              <w:rPr>
                <w:rFonts w:ascii="Arial" w:eastAsiaTheme="minorHAnsi" w:hAnsi="Arial" w:cs="Arial"/>
                <w:b/>
                <w:bCs/>
                <w:sz w:val="22"/>
                <w:szCs w:val="22"/>
              </w:rPr>
              <w:t>Robustness of mechanical elements connecting the PLG to the flight train</w:t>
            </w:r>
          </w:p>
          <w:p w14:paraId="17EE7E20" w14:textId="77777777" w:rsidR="00C939E7" w:rsidRPr="00A1264C" w:rsidRDefault="00C939E7" w:rsidP="006D1877">
            <w:pPr>
              <w:rPr>
                <w:rFonts w:ascii="Arial" w:hAnsi="Arial" w:cs="Arial"/>
                <w:sz w:val="16"/>
                <w:szCs w:val="16"/>
                <w:lang w:val="fr-CA"/>
              </w:rPr>
            </w:pPr>
            <w:r>
              <w:rPr>
                <w:rFonts w:ascii="Arial" w:eastAsiaTheme="minorHAnsi" w:hAnsi="Arial" w:cs="Arial"/>
                <w:b/>
                <w:bCs/>
                <w:sz w:val="21"/>
                <w:szCs w:val="21"/>
                <w:lang w:val="fr-CA"/>
              </w:rPr>
              <w:t>Robustesse des éléments mécaniques d’accrochage de la NCU à la chaine de vol</w:t>
            </w:r>
          </w:p>
        </w:tc>
      </w:tr>
      <w:tr w:rsidR="00C939E7" w:rsidRPr="00A1264C" w14:paraId="1B20B6E0" w14:textId="77777777" w:rsidTr="00576FCB">
        <w:tc>
          <w:tcPr>
            <w:tcW w:w="1975" w:type="dxa"/>
            <w:shd w:val="clear" w:color="auto" w:fill="auto"/>
            <w:vAlign w:val="center"/>
          </w:tcPr>
          <w:p w14:paraId="6B66E744" w14:textId="77777777" w:rsidR="00C939E7" w:rsidRDefault="00C939E7" w:rsidP="006D1877">
            <w:pPr>
              <w:jc w:val="center"/>
              <w:rPr>
                <w:rFonts w:ascii="Arial" w:hAnsi="Arial" w:cs="Arial"/>
                <w:b/>
                <w:sz w:val="18"/>
                <w:lang w:val="fr-CA"/>
              </w:rPr>
            </w:pPr>
            <w:proofErr w:type="spellStart"/>
            <w:r>
              <w:rPr>
                <w:rFonts w:ascii="Arial" w:hAnsi="Arial" w:cs="Arial"/>
                <w:b/>
                <w:sz w:val="18"/>
                <w:lang w:val="fr-CA"/>
              </w:rPr>
              <w:t>Mechanical</w:t>
            </w:r>
            <w:proofErr w:type="spellEnd"/>
            <w:r>
              <w:rPr>
                <w:rFonts w:ascii="Arial" w:hAnsi="Arial" w:cs="Arial"/>
                <w:b/>
                <w:sz w:val="18"/>
                <w:lang w:val="fr-CA"/>
              </w:rPr>
              <w:t xml:space="preserve"> A</w:t>
            </w:r>
            <w:r w:rsidRPr="00A1264C">
              <w:rPr>
                <w:rFonts w:ascii="Arial" w:hAnsi="Arial" w:cs="Arial"/>
                <w:b/>
                <w:sz w:val="18"/>
                <w:lang w:val="fr-CA"/>
              </w:rPr>
              <w:t>nalyses</w:t>
            </w:r>
          </w:p>
          <w:p w14:paraId="65C31084" w14:textId="77777777" w:rsidR="00C939E7" w:rsidRDefault="00C939E7" w:rsidP="006D1877">
            <w:pPr>
              <w:jc w:val="center"/>
              <w:rPr>
                <w:rFonts w:ascii="Arial" w:hAnsi="Arial" w:cs="Arial"/>
                <w:b/>
                <w:sz w:val="18"/>
                <w:lang w:val="fr-CA"/>
              </w:rPr>
            </w:pPr>
            <w:r>
              <w:rPr>
                <w:rFonts w:ascii="Arial" w:hAnsi="Arial" w:cs="Arial"/>
                <w:b/>
                <w:sz w:val="18"/>
                <w:lang w:val="fr-CA"/>
              </w:rPr>
              <w:t>/</w:t>
            </w:r>
          </w:p>
          <w:p w14:paraId="075D78B0" w14:textId="77777777" w:rsidR="00C939E7" w:rsidRPr="00A1264C" w:rsidRDefault="00C939E7" w:rsidP="006D1877">
            <w:pPr>
              <w:jc w:val="center"/>
              <w:rPr>
                <w:rFonts w:ascii="Arial" w:hAnsi="Arial" w:cs="Arial"/>
                <w:b/>
                <w:sz w:val="18"/>
                <w:lang w:val="fr-CA"/>
              </w:rPr>
            </w:pPr>
            <w:r>
              <w:rPr>
                <w:rFonts w:ascii="Arial" w:hAnsi="Arial" w:cs="Arial"/>
                <w:b/>
                <w:sz w:val="18"/>
                <w:lang w:val="fr-CA"/>
              </w:rPr>
              <w:t>A</w:t>
            </w:r>
            <w:r w:rsidRPr="00A1264C">
              <w:rPr>
                <w:rFonts w:ascii="Arial" w:hAnsi="Arial" w:cs="Arial"/>
                <w:b/>
                <w:sz w:val="18"/>
                <w:lang w:val="fr-CA"/>
              </w:rPr>
              <w:t>nalyses mécaniques</w:t>
            </w:r>
          </w:p>
        </w:tc>
        <w:tc>
          <w:tcPr>
            <w:tcW w:w="4050" w:type="dxa"/>
            <w:shd w:val="clear" w:color="auto" w:fill="auto"/>
          </w:tcPr>
          <w:p w14:paraId="27EBBE86" w14:textId="77777777" w:rsidR="00C939E7" w:rsidRPr="00A1264C" w:rsidRDefault="00C939E7" w:rsidP="006D1877">
            <w:pPr>
              <w:autoSpaceDE w:val="0"/>
              <w:autoSpaceDN w:val="0"/>
              <w:adjustRightInd w:val="0"/>
              <w:spacing w:before="60" w:after="60"/>
              <w:rPr>
                <w:rFonts w:ascii="Arial" w:hAnsi="Arial" w:cs="Arial"/>
                <w:sz w:val="16"/>
                <w:szCs w:val="16"/>
              </w:rPr>
            </w:pPr>
            <w:r w:rsidRPr="00A1264C">
              <w:rPr>
                <w:rFonts w:ascii="Arial" w:hAnsi="Arial" w:cs="Arial"/>
                <w:sz w:val="16"/>
                <w:szCs w:val="16"/>
              </w:rPr>
              <w:t>Mechanical analyses must be performed or tests carried out to ver</w:t>
            </w:r>
            <w:r>
              <w:rPr>
                <w:rFonts w:ascii="Arial" w:hAnsi="Arial" w:cs="Arial"/>
                <w:sz w:val="16"/>
                <w:szCs w:val="16"/>
              </w:rPr>
              <w:t xml:space="preserve">ify that all elements are sized </w:t>
            </w:r>
            <w:r w:rsidRPr="00A1264C">
              <w:rPr>
                <w:rFonts w:ascii="Arial" w:hAnsi="Arial" w:cs="Arial"/>
                <w:sz w:val="16"/>
                <w:szCs w:val="16"/>
              </w:rPr>
              <w:t>correctly.</w:t>
            </w:r>
          </w:p>
          <w:p w14:paraId="19F8D234" w14:textId="77777777" w:rsidR="00C939E7" w:rsidRPr="00A1264C" w:rsidRDefault="00C939E7" w:rsidP="006D1877">
            <w:pPr>
              <w:autoSpaceDE w:val="0"/>
              <w:autoSpaceDN w:val="0"/>
              <w:adjustRightInd w:val="0"/>
              <w:spacing w:before="60" w:after="60"/>
              <w:rPr>
                <w:rFonts w:ascii="Arial" w:hAnsi="Arial" w:cs="Arial"/>
                <w:i/>
                <w:sz w:val="16"/>
                <w:szCs w:val="16"/>
                <w:lang w:val="fr-CA"/>
              </w:rPr>
            </w:pPr>
            <w:r w:rsidRPr="00A1264C">
              <w:rPr>
                <w:rFonts w:ascii="Arial" w:hAnsi="Arial" w:cs="Arial"/>
                <w:i/>
                <w:sz w:val="16"/>
                <w:szCs w:val="16"/>
                <w:lang w:val="fr-CA"/>
              </w:rPr>
              <w:t>Pour vérifier le bon dimensionnement, il sera demandé d’effectuer des analyses mécaniques ou</w:t>
            </w:r>
          </w:p>
          <w:p w14:paraId="79A4DF37" w14:textId="77777777" w:rsidR="00C939E7" w:rsidRPr="00A1264C" w:rsidRDefault="00C939E7" w:rsidP="006D1877">
            <w:pPr>
              <w:autoSpaceDE w:val="0"/>
              <w:autoSpaceDN w:val="0"/>
              <w:adjustRightInd w:val="0"/>
              <w:spacing w:before="60" w:after="60"/>
              <w:rPr>
                <w:rFonts w:ascii="Arial" w:hAnsi="Arial" w:cs="Arial"/>
                <w:sz w:val="16"/>
                <w:szCs w:val="16"/>
                <w:lang w:val="fr-CA"/>
              </w:rPr>
            </w:pPr>
            <w:r w:rsidRPr="00A1264C">
              <w:rPr>
                <w:rFonts w:ascii="Arial" w:hAnsi="Arial" w:cs="Arial"/>
                <w:i/>
                <w:sz w:val="16"/>
                <w:szCs w:val="16"/>
                <w:lang w:val="fr-CA"/>
              </w:rPr>
              <w:t>des essais.</w:t>
            </w:r>
          </w:p>
        </w:tc>
        <w:tc>
          <w:tcPr>
            <w:tcW w:w="1620" w:type="dxa"/>
            <w:shd w:val="clear" w:color="auto" w:fill="auto"/>
            <w:vAlign w:val="center"/>
          </w:tcPr>
          <w:p w14:paraId="45144860" w14:textId="125F77F2" w:rsidR="00C939E7" w:rsidRPr="00A1264C" w:rsidRDefault="000E0B19" w:rsidP="006D1877">
            <w:pPr>
              <w:jc w:val="center"/>
              <w:rPr>
                <w:rFonts w:ascii="Arial" w:hAnsi="Arial" w:cs="Arial"/>
                <w:sz w:val="16"/>
                <w:szCs w:val="16"/>
                <w:lang w:val="fr-CA"/>
              </w:rPr>
            </w:pPr>
            <w:sdt>
              <w:sdtPr>
                <w:rPr>
                  <w:rFonts w:ascii="Arial" w:hAnsi="Arial" w:cs="Arial"/>
                  <w:sz w:val="16"/>
                  <w:szCs w:val="16"/>
                  <w:lang w:val="fr-CA"/>
                </w:rPr>
                <w:id w:val="1432085551"/>
                <w:placeholder>
                  <w:docPart w:val="8177DAF4C386D9468E1C5C6DB2C5BCDE"/>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063C02">
                  <w:rPr>
                    <w:rFonts w:ascii="Arial" w:hAnsi="Arial" w:cs="Arial"/>
                    <w:sz w:val="16"/>
                    <w:szCs w:val="16"/>
                    <w:lang w:val="fr-CA"/>
                  </w:rPr>
                  <w:t>C: Compliant / Conforme</w:t>
                </w:r>
              </w:sdtContent>
            </w:sdt>
          </w:p>
        </w:tc>
        <w:tc>
          <w:tcPr>
            <w:tcW w:w="3510" w:type="dxa"/>
            <w:shd w:val="clear" w:color="auto" w:fill="auto"/>
            <w:vAlign w:val="center"/>
          </w:tcPr>
          <w:p w14:paraId="36296D68" w14:textId="171E72D0" w:rsidR="00CB7A40" w:rsidRPr="00063C02" w:rsidRDefault="00576FCB" w:rsidP="00063C02">
            <w:pPr>
              <w:pStyle w:val="BodyText"/>
            </w:pPr>
            <w:proofErr w:type="spellStart"/>
            <w:r>
              <w:rPr>
                <w:rFonts w:ascii="Arial" w:hAnsi="Arial" w:cs="Arial"/>
                <w:i/>
                <w:sz w:val="16"/>
                <w:szCs w:val="16"/>
                <w:lang w:val="fr-CA"/>
              </w:rPr>
              <w:t>Mechanical</w:t>
            </w:r>
            <w:proofErr w:type="spellEnd"/>
            <w:r>
              <w:rPr>
                <w:rFonts w:ascii="Arial" w:hAnsi="Arial" w:cs="Arial"/>
                <w:i/>
                <w:sz w:val="16"/>
                <w:szCs w:val="16"/>
                <w:lang w:val="fr-CA"/>
              </w:rPr>
              <w:t xml:space="preserve"> Justification</w:t>
            </w:r>
          </w:p>
        </w:tc>
        <w:tc>
          <w:tcPr>
            <w:tcW w:w="2741" w:type="dxa"/>
            <w:shd w:val="clear" w:color="auto" w:fill="auto"/>
            <w:vAlign w:val="center"/>
          </w:tcPr>
          <w:p w14:paraId="6E570326" w14:textId="4E8ECE53" w:rsidR="00C939E7" w:rsidRPr="00866BF1" w:rsidRDefault="00576FCB" w:rsidP="00576FCB">
            <w:pPr>
              <w:rPr>
                <w:rFonts w:ascii="Arial" w:hAnsi="Arial" w:cs="Arial"/>
                <w:sz w:val="16"/>
                <w:szCs w:val="16"/>
              </w:rPr>
            </w:pPr>
            <w:r>
              <w:rPr>
                <w:rFonts w:ascii="Arial" w:hAnsi="Arial" w:cs="Arial"/>
                <w:sz w:val="16"/>
                <w:szCs w:val="16"/>
              </w:rPr>
              <w:t xml:space="preserve">Section </w:t>
            </w:r>
            <w:r>
              <w:rPr>
                <w:rFonts w:ascii="Arial" w:hAnsi="Arial" w:cs="Arial"/>
                <w:sz w:val="16"/>
                <w:szCs w:val="16"/>
              </w:rPr>
              <w:fldChar w:fldCharType="begin"/>
            </w:r>
            <w:r>
              <w:rPr>
                <w:rFonts w:ascii="Arial" w:hAnsi="Arial" w:cs="Arial"/>
                <w:sz w:val="16"/>
                <w:szCs w:val="16"/>
              </w:rPr>
              <w:instrText xml:space="preserve"> REF _Ref9003196 \r \h  \* MERGEFORMAT </w:instrText>
            </w:r>
            <w:r>
              <w:rPr>
                <w:rFonts w:ascii="Arial" w:hAnsi="Arial" w:cs="Arial"/>
                <w:sz w:val="16"/>
                <w:szCs w:val="16"/>
              </w:rPr>
            </w:r>
            <w:r>
              <w:rPr>
                <w:rFonts w:ascii="Arial" w:hAnsi="Arial" w:cs="Arial"/>
                <w:sz w:val="16"/>
                <w:szCs w:val="16"/>
              </w:rPr>
              <w:fldChar w:fldCharType="separate"/>
            </w:r>
            <w:r>
              <w:rPr>
                <w:rFonts w:ascii="Arial" w:hAnsi="Arial" w:cs="Arial"/>
                <w:sz w:val="16"/>
                <w:szCs w:val="16"/>
              </w:rPr>
              <w:t>4.4.1</w:t>
            </w:r>
            <w:r>
              <w:rPr>
                <w:rFonts w:ascii="Arial" w:hAnsi="Arial" w:cs="Arial"/>
                <w:sz w:val="16"/>
                <w:szCs w:val="16"/>
              </w:rPr>
              <w:fldChar w:fldCharType="end"/>
            </w:r>
            <w:r>
              <w:rPr>
                <w:rFonts w:ascii="Arial" w:hAnsi="Arial" w:cs="Arial"/>
                <w:sz w:val="16"/>
                <w:szCs w:val="16"/>
              </w:rPr>
              <w:t xml:space="preserve"> and Appendix </w:t>
            </w:r>
            <w:r>
              <w:rPr>
                <w:rFonts w:ascii="Arial" w:hAnsi="Arial" w:cs="Arial"/>
                <w:sz w:val="16"/>
                <w:szCs w:val="16"/>
              </w:rPr>
              <w:fldChar w:fldCharType="begin"/>
            </w:r>
            <w:r>
              <w:rPr>
                <w:rFonts w:ascii="Arial" w:hAnsi="Arial" w:cs="Arial"/>
                <w:sz w:val="16"/>
                <w:szCs w:val="16"/>
              </w:rPr>
              <w:instrText xml:space="preserve"> REF _Ref14448514 \r \h  \* MERGEFORMAT </w:instrText>
            </w:r>
            <w:r>
              <w:rPr>
                <w:rFonts w:ascii="Arial" w:hAnsi="Arial" w:cs="Arial"/>
                <w:sz w:val="16"/>
                <w:szCs w:val="16"/>
              </w:rPr>
            </w:r>
            <w:r>
              <w:rPr>
                <w:rFonts w:ascii="Arial" w:hAnsi="Arial" w:cs="Arial"/>
                <w:sz w:val="16"/>
                <w:szCs w:val="16"/>
              </w:rPr>
              <w:fldChar w:fldCharType="separate"/>
            </w:r>
            <w:r>
              <w:rPr>
                <w:rFonts w:ascii="Arial" w:hAnsi="Arial" w:cs="Arial"/>
                <w:sz w:val="16"/>
                <w:szCs w:val="16"/>
              </w:rPr>
              <w:t>C.1.1</w:t>
            </w:r>
            <w:r>
              <w:rPr>
                <w:rFonts w:ascii="Arial" w:hAnsi="Arial" w:cs="Arial"/>
                <w:sz w:val="16"/>
                <w:szCs w:val="16"/>
              </w:rPr>
              <w:fldChar w:fldCharType="end"/>
            </w:r>
          </w:p>
        </w:tc>
      </w:tr>
      <w:tr w:rsidR="00C939E7" w:rsidRPr="0008736C" w14:paraId="0FA35177" w14:textId="77777777" w:rsidTr="006D1877">
        <w:tc>
          <w:tcPr>
            <w:tcW w:w="13896" w:type="dxa"/>
            <w:gridSpan w:val="5"/>
            <w:shd w:val="clear" w:color="auto" w:fill="auto"/>
            <w:vAlign w:val="center"/>
          </w:tcPr>
          <w:p w14:paraId="511482C5" w14:textId="77777777" w:rsidR="00C939E7" w:rsidRDefault="00C939E7" w:rsidP="006D1877">
            <w:pPr>
              <w:rPr>
                <w:rFonts w:ascii="Arial" w:eastAsiaTheme="minorHAnsi" w:hAnsi="Arial" w:cs="Arial"/>
                <w:b/>
                <w:bCs/>
                <w:sz w:val="22"/>
                <w:szCs w:val="22"/>
                <w:lang w:val="fr-CA"/>
              </w:rPr>
            </w:pPr>
            <w:proofErr w:type="spellStart"/>
            <w:r>
              <w:rPr>
                <w:rFonts w:ascii="Arial" w:eastAsiaTheme="minorHAnsi" w:hAnsi="Arial" w:cs="Arial"/>
                <w:b/>
                <w:bCs/>
                <w:sz w:val="22"/>
                <w:szCs w:val="22"/>
                <w:lang w:val="fr-CA"/>
              </w:rPr>
              <w:t>Safety</w:t>
            </w:r>
            <w:proofErr w:type="spellEnd"/>
            <w:r>
              <w:rPr>
                <w:rFonts w:ascii="Arial" w:eastAsiaTheme="minorHAnsi" w:hAnsi="Arial" w:cs="Arial"/>
                <w:b/>
                <w:bCs/>
                <w:sz w:val="22"/>
                <w:szCs w:val="22"/>
                <w:lang w:val="fr-CA"/>
              </w:rPr>
              <w:t xml:space="preserve"> </w:t>
            </w:r>
            <w:proofErr w:type="spellStart"/>
            <w:r>
              <w:rPr>
                <w:rFonts w:ascii="Arial" w:eastAsiaTheme="minorHAnsi" w:hAnsi="Arial" w:cs="Arial"/>
                <w:b/>
                <w:bCs/>
                <w:sz w:val="22"/>
                <w:szCs w:val="22"/>
                <w:lang w:val="fr-CA"/>
              </w:rPr>
              <w:t>analysis</w:t>
            </w:r>
            <w:proofErr w:type="spellEnd"/>
          </w:p>
          <w:p w14:paraId="1AE99FC7" w14:textId="77777777" w:rsidR="00C939E7" w:rsidRPr="00A1264C" w:rsidRDefault="00C939E7" w:rsidP="006D1877">
            <w:pPr>
              <w:rPr>
                <w:rFonts w:ascii="Arial" w:hAnsi="Arial" w:cs="Arial"/>
                <w:sz w:val="16"/>
                <w:szCs w:val="16"/>
                <w:lang w:val="fr-CA"/>
              </w:rPr>
            </w:pPr>
            <w:r>
              <w:rPr>
                <w:rFonts w:ascii="Arial" w:eastAsiaTheme="minorHAnsi" w:hAnsi="Arial" w:cs="Arial"/>
                <w:b/>
                <w:bCs/>
                <w:sz w:val="21"/>
                <w:szCs w:val="21"/>
                <w:lang w:val="fr-CA"/>
              </w:rPr>
              <w:t>Étude de sécurité</w:t>
            </w:r>
          </w:p>
        </w:tc>
      </w:tr>
      <w:tr w:rsidR="00C939E7" w:rsidRPr="00A1264C" w14:paraId="14DD7C18" w14:textId="77777777" w:rsidTr="00576FCB">
        <w:tc>
          <w:tcPr>
            <w:tcW w:w="1975" w:type="dxa"/>
            <w:shd w:val="clear" w:color="auto" w:fill="auto"/>
            <w:vAlign w:val="center"/>
          </w:tcPr>
          <w:p w14:paraId="0778F03D" w14:textId="77777777" w:rsidR="00C939E7" w:rsidRDefault="00C939E7" w:rsidP="006D1877">
            <w:pPr>
              <w:jc w:val="center"/>
              <w:rPr>
                <w:rFonts w:ascii="Arial" w:hAnsi="Arial" w:cs="Arial"/>
                <w:b/>
                <w:sz w:val="18"/>
                <w:lang w:val="fr-CA"/>
              </w:rPr>
            </w:pPr>
            <w:r>
              <w:rPr>
                <w:rFonts w:ascii="Arial" w:hAnsi="Arial" w:cs="Arial"/>
                <w:b/>
                <w:sz w:val="18"/>
                <w:lang w:val="fr-CA"/>
              </w:rPr>
              <w:t xml:space="preserve">Hazard </w:t>
            </w:r>
            <w:proofErr w:type="spellStart"/>
            <w:r w:rsidRPr="00A1264C">
              <w:rPr>
                <w:rFonts w:ascii="Arial" w:hAnsi="Arial" w:cs="Arial"/>
                <w:b/>
                <w:sz w:val="18"/>
                <w:lang w:val="fr-CA"/>
              </w:rPr>
              <w:t>Analysis</w:t>
            </w:r>
            <w:proofErr w:type="spellEnd"/>
          </w:p>
          <w:p w14:paraId="45A51BDE" w14:textId="77777777" w:rsidR="00C939E7" w:rsidRDefault="00C939E7" w:rsidP="006D1877">
            <w:pPr>
              <w:jc w:val="center"/>
              <w:rPr>
                <w:rFonts w:ascii="Arial" w:hAnsi="Arial" w:cs="Arial"/>
                <w:b/>
                <w:sz w:val="18"/>
                <w:lang w:val="fr-CA"/>
              </w:rPr>
            </w:pPr>
            <w:r>
              <w:rPr>
                <w:rFonts w:ascii="Arial" w:hAnsi="Arial" w:cs="Arial"/>
                <w:b/>
                <w:sz w:val="18"/>
                <w:lang w:val="fr-CA"/>
              </w:rPr>
              <w:t>/</w:t>
            </w:r>
          </w:p>
          <w:p w14:paraId="6A2AE6F7" w14:textId="77777777" w:rsidR="00C939E7" w:rsidRPr="00A1264C" w:rsidRDefault="00C939E7" w:rsidP="006D1877">
            <w:pPr>
              <w:jc w:val="center"/>
              <w:rPr>
                <w:rFonts w:ascii="Arial" w:hAnsi="Arial" w:cs="Arial"/>
                <w:b/>
                <w:sz w:val="18"/>
                <w:lang w:val="fr-CA"/>
              </w:rPr>
            </w:pPr>
            <w:r>
              <w:rPr>
                <w:rFonts w:ascii="Arial" w:hAnsi="Arial" w:cs="Arial"/>
                <w:b/>
                <w:sz w:val="18"/>
                <w:lang w:val="fr-CA"/>
              </w:rPr>
              <w:t>A</w:t>
            </w:r>
            <w:r w:rsidRPr="00975D5D">
              <w:rPr>
                <w:rFonts w:ascii="Arial" w:hAnsi="Arial" w:cs="Arial"/>
                <w:b/>
                <w:sz w:val="18"/>
                <w:lang w:val="fr-CA"/>
              </w:rPr>
              <w:t>nalyse de dangers</w:t>
            </w:r>
          </w:p>
        </w:tc>
        <w:tc>
          <w:tcPr>
            <w:tcW w:w="4050" w:type="dxa"/>
            <w:shd w:val="clear" w:color="auto" w:fill="auto"/>
          </w:tcPr>
          <w:p w14:paraId="0AEB9156" w14:textId="77777777" w:rsidR="00C939E7" w:rsidRPr="00975D5D" w:rsidRDefault="00C939E7" w:rsidP="006D1877">
            <w:pPr>
              <w:autoSpaceDE w:val="0"/>
              <w:autoSpaceDN w:val="0"/>
              <w:adjustRightInd w:val="0"/>
              <w:spacing w:before="60" w:after="60"/>
              <w:rPr>
                <w:rFonts w:ascii="Arial" w:hAnsi="Arial" w:cs="Arial"/>
                <w:sz w:val="16"/>
                <w:szCs w:val="16"/>
              </w:rPr>
            </w:pPr>
            <w:r w:rsidRPr="00975D5D">
              <w:rPr>
                <w:rFonts w:ascii="Arial" w:hAnsi="Arial" w:cs="Arial"/>
                <w:sz w:val="16"/>
                <w:szCs w:val="16"/>
              </w:rPr>
              <w:t xml:space="preserve">The PI must identify all risks threatening the safety of people </w:t>
            </w:r>
            <w:r>
              <w:rPr>
                <w:rFonts w:ascii="Arial" w:hAnsi="Arial" w:cs="Arial"/>
                <w:sz w:val="16"/>
                <w:szCs w:val="16"/>
              </w:rPr>
              <w:t xml:space="preserve">and property, based on a hazard </w:t>
            </w:r>
            <w:r w:rsidRPr="00975D5D">
              <w:rPr>
                <w:rFonts w:ascii="Arial" w:hAnsi="Arial" w:cs="Arial"/>
                <w:sz w:val="16"/>
                <w:szCs w:val="16"/>
              </w:rPr>
              <w:t>analysis of the instrument or of the PLG proposed for the flight.</w:t>
            </w:r>
          </w:p>
          <w:p w14:paraId="0A335089" w14:textId="77777777" w:rsidR="00C939E7" w:rsidRPr="00975D5D" w:rsidRDefault="00C939E7" w:rsidP="006D1877">
            <w:pPr>
              <w:autoSpaceDE w:val="0"/>
              <w:autoSpaceDN w:val="0"/>
              <w:adjustRightInd w:val="0"/>
              <w:spacing w:before="60" w:after="60"/>
              <w:rPr>
                <w:rFonts w:ascii="Arial" w:hAnsi="Arial" w:cs="Arial"/>
                <w:i/>
                <w:sz w:val="16"/>
                <w:szCs w:val="16"/>
                <w:lang w:val="fr-CA"/>
              </w:rPr>
            </w:pPr>
            <w:r w:rsidRPr="00975D5D">
              <w:rPr>
                <w:rFonts w:ascii="Arial" w:hAnsi="Arial" w:cs="Arial"/>
                <w:i/>
                <w:sz w:val="16"/>
                <w:szCs w:val="16"/>
                <w:lang w:val="fr-CA"/>
              </w:rPr>
              <w:t>Une identification de tous les risques liés à la sécurité des p</w:t>
            </w:r>
            <w:r>
              <w:rPr>
                <w:rFonts w:ascii="Arial" w:hAnsi="Arial" w:cs="Arial"/>
                <w:i/>
                <w:sz w:val="16"/>
                <w:szCs w:val="16"/>
                <w:lang w:val="fr-CA"/>
              </w:rPr>
              <w:t xml:space="preserve">ersonnes et des biens doit être </w:t>
            </w:r>
            <w:r w:rsidRPr="00975D5D">
              <w:rPr>
                <w:rFonts w:ascii="Arial" w:hAnsi="Arial" w:cs="Arial"/>
                <w:i/>
                <w:sz w:val="16"/>
                <w:szCs w:val="16"/>
                <w:lang w:val="fr-CA"/>
              </w:rPr>
              <w:t>conduite par le PI, basée sur une analyse de dangers de l’ins</w:t>
            </w:r>
            <w:r>
              <w:rPr>
                <w:rFonts w:ascii="Arial" w:hAnsi="Arial" w:cs="Arial"/>
                <w:i/>
                <w:sz w:val="16"/>
                <w:szCs w:val="16"/>
                <w:lang w:val="fr-CA"/>
              </w:rPr>
              <w:t xml:space="preserve">trument ou de la NCU proposé au </w:t>
            </w:r>
            <w:r w:rsidRPr="00975D5D">
              <w:rPr>
                <w:rFonts w:ascii="Arial" w:hAnsi="Arial" w:cs="Arial"/>
                <w:i/>
                <w:sz w:val="16"/>
                <w:szCs w:val="16"/>
                <w:lang w:val="fr-CA"/>
              </w:rPr>
              <w:t>vol.</w:t>
            </w:r>
          </w:p>
        </w:tc>
        <w:tc>
          <w:tcPr>
            <w:tcW w:w="1620" w:type="dxa"/>
            <w:shd w:val="clear" w:color="auto" w:fill="auto"/>
            <w:vAlign w:val="center"/>
          </w:tcPr>
          <w:p w14:paraId="6DA54566" w14:textId="32E956CE" w:rsidR="00C939E7" w:rsidRDefault="000E0B19" w:rsidP="006D1877">
            <w:pPr>
              <w:jc w:val="center"/>
              <w:rPr>
                <w:rFonts w:ascii="Arial" w:hAnsi="Arial" w:cs="Arial"/>
                <w:sz w:val="16"/>
                <w:szCs w:val="16"/>
                <w:lang w:val="fr-CA"/>
              </w:rPr>
            </w:pPr>
            <w:sdt>
              <w:sdtPr>
                <w:rPr>
                  <w:rFonts w:ascii="Arial" w:hAnsi="Arial" w:cs="Arial"/>
                  <w:sz w:val="16"/>
                  <w:szCs w:val="16"/>
                  <w:lang w:val="fr-CA"/>
                </w:rPr>
                <w:id w:val="1672225432"/>
                <w:placeholder>
                  <w:docPart w:val="A364E1F7236C844FBC85C4C905DB0831"/>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063C02">
                  <w:rPr>
                    <w:rFonts w:ascii="Arial" w:hAnsi="Arial" w:cs="Arial"/>
                    <w:sz w:val="16"/>
                    <w:szCs w:val="16"/>
                    <w:lang w:val="fr-CA"/>
                  </w:rPr>
                  <w:t>C: Compliant / Conforme</w:t>
                </w:r>
              </w:sdtContent>
            </w:sdt>
          </w:p>
        </w:tc>
        <w:tc>
          <w:tcPr>
            <w:tcW w:w="3510" w:type="dxa"/>
            <w:shd w:val="clear" w:color="auto" w:fill="auto"/>
            <w:vAlign w:val="center"/>
          </w:tcPr>
          <w:p w14:paraId="78644BA5" w14:textId="6882B717" w:rsidR="00C939E7" w:rsidRPr="00063C02" w:rsidRDefault="00576FCB" w:rsidP="00063C02">
            <w:pPr>
              <w:autoSpaceDE w:val="0"/>
              <w:autoSpaceDN w:val="0"/>
              <w:adjustRightInd w:val="0"/>
              <w:rPr>
                <w:color w:val="000000"/>
              </w:rPr>
            </w:pPr>
            <w:r w:rsidRPr="00A27FDC">
              <w:rPr>
                <w:rFonts w:ascii="Arial" w:hAnsi="Arial" w:cs="Arial"/>
                <w:i/>
                <w:sz w:val="16"/>
                <w:szCs w:val="16"/>
              </w:rPr>
              <w:t>All risks identified and hazard sheets created</w:t>
            </w:r>
          </w:p>
        </w:tc>
        <w:tc>
          <w:tcPr>
            <w:tcW w:w="2741" w:type="dxa"/>
            <w:shd w:val="clear" w:color="auto" w:fill="auto"/>
            <w:vAlign w:val="center"/>
          </w:tcPr>
          <w:p w14:paraId="3AB6E0DE" w14:textId="5C1877D8" w:rsidR="00C939E7" w:rsidRPr="00063C02" w:rsidRDefault="00576FCB" w:rsidP="00576FCB">
            <w:pPr>
              <w:rPr>
                <w:color w:val="000000"/>
              </w:rPr>
            </w:pPr>
            <w:commentRangeStart w:id="131"/>
            <w:r>
              <w:rPr>
                <w:rFonts w:ascii="Arial" w:hAnsi="Arial" w:cs="Arial"/>
                <w:sz w:val="16"/>
                <w:szCs w:val="16"/>
              </w:rPr>
              <w:t>See QT</w:t>
            </w:r>
            <w:commentRangeEnd w:id="131"/>
            <w:r w:rsidR="00936E72">
              <w:rPr>
                <w:rStyle w:val="CommentReference"/>
              </w:rPr>
              <w:commentReference w:id="131"/>
            </w:r>
          </w:p>
        </w:tc>
      </w:tr>
      <w:tr w:rsidR="00C939E7" w:rsidRPr="0008736C" w14:paraId="7CCF558D" w14:textId="77777777" w:rsidTr="006D1877">
        <w:tc>
          <w:tcPr>
            <w:tcW w:w="1389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0FEE5739" w14:textId="77777777" w:rsidR="00C939E7" w:rsidRDefault="00C939E7" w:rsidP="006D1877">
            <w:pPr>
              <w:rPr>
                <w:rFonts w:ascii="Arial" w:eastAsiaTheme="minorHAnsi" w:hAnsi="Arial" w:cs="Arial"/>
                <w:b/>
                <w:bCs/>
                <w:sz w:val="22"/>
                <w:szCs w:val="22"/>
              </w:rPr>
            </w:pPr>
            <w:r w:rsidRPr="00FF5412">
              <w:rPr>
                <w:rFonts w:ascii="Arial" w:eastAsiaTheme="minorHAnsi" w:hAnsi="Arial" w:cs="Arial"/>
                <w:b/>
                <w:bCs/>
                <w:sz w:val="22"/>
                <w:szCs w:val="22"/>
              </w:rPr>
              <w:t>Mitigating risks related to jettisoning elements</w:t>
            </w:r>
          </w:p>
          <w:p w14:paraId="4594E984" w14:textId="77777777" w:rsidR="00C939E7" w:rsidRPr="00FF5412" w:rsidRDefault="00C939E7" w:rsidP="006D1877">
            <w:pPr>
              <w:rPr>
                <w:rFonts w:ascii="Arial" w:hAnsi="Arial" w:cs="Arial"/>
                <w:sz w:val="16"/>
                <w:szCs w:val="16"/>
                <w:lang w:val="fr-CA"/>
              </w:rPr>
            </w:pPr>
            <w:r>
              <w:rPr>
                <w:rFonts w:ascii="Arial" w:eastAsiaTheme="minorHAnsi" w:hAnsi="Arial" w:cs="Arial"/>
                <w:b/>
                <w:bCs/>
                <w:sz w:val="21"/>
                <w:szCs w:val="21"/>
                <w:lang w:val="fr-CA"/>
              </w:rPr>
              <w:t>Maîtrise des risques liés aux largages</w:t>
            </w:r>
          </w:p>
        </w:tc>
      </w:tr>
      <w:tr w:rsidR="00576FCB" w:rsidRPr="00A1264C" w14:paraId="22546F6B" w14:textId="77777777" w:rsidTr="006D1877">
        <w:tc>
          <w:tcPr>
            <w:tcW w:w="1975" w:type="dxa"/>
            <w:tcBorders>
              <w:top w:val="single" w:sz="4" w:space="0" w:color="auto"/>
              <w:left w:val="single" w:sz="4" w:space="0" w:color="auto"/>
              <w:bottom w:val="single" w:sz="4" w:space="0" w:color="auto"/>
              <w:right w:val="single" w:sz="4" w:space="0" w:color="auto"/>
            </w:tcBorders>
            <w:shd w:val="clear" w:color="auto" w:fill="auto"/>
            <w:vAlign w:val="center"/>
          </w:tcPr>
          <w:p w14:paraId="3911F1F1" w14:textId="77777777" w:rsidR="00576FCB" w:rsidRPr="00FF5412" w:rsidRDefault="00576FCB" w:rsidP="00576FCB">
            <w:pPr>
              <w:jc w:val="center"/>
              <w:rPr>
                <w:rFonts w:ascii="Arial" w:hAnsi="Arial" w:cs="Arial"/>
                <w:b/>
                <w:sz w:val="18"/>
              </w:rPr>
            </w:pPr>
            <w:r w:rsidRPr="00FF5412">
              <w:rPr>
                <w:rFonts w:ascii="Arial" w:hAnsi="Arial" w:cs="Arial"/>
                <w:b/>
                <w:sz w:val="18"/>
              </w:rPr>
              <w:t>Analyse of the lethality</w:t>
            </w:r>
          </w:p>
          <w:p w14:paraId="007B7DCD" w14:textId="77777777" w:rsidR="00576FCB" w:rsidRPr="00FF5412" w:rsidRDefault="00576FCB" w:rsidP="00576FCB">
            <w:pPr>
              <w:jc w:val="center"/>
              <w:rPr>
                <w:rFonts w:ascii="Arial" w:hAnsi="Arial" w:cs="Arial"/>
                <w:b/>
                <w:sz w:val="18"/>
              </w:rPr>
            </w:pPr>
            <w:r w:rsidRPr="00FF5412">
              <w:rPr>
                <w:rFonts w:ascii="Arial" w:hAnsi="Arial" w:cs="Arial"/>
                <w:b/>
                <w:sz w:val="18"/>
              </w:rPr>
              <w:t>/</w:t>
            </w:r>
          </w:p>
          <w:p w14:paraId="1C95CD62" w14:textId="77777777" w:rsidR="00576FCB" w:rsidRPr="00FF5412" w:rsidRDefault="00576FCB" w:rsidP="00576FCB">
            <w:pPr>
              <w:jc w:val="center"/>
              <w:rPr>
                <w:rFonts w:ascii="Arial" w:hAnsi="Arial" w:cs="Arial"/>
                <w:b/>
                <w:sz w:val="18"/>
              </w:rPr>
            </w:pPr>
            <w:r>
              <w:rPr>
                <w:rFonts w:ascii="Arial" w:hAnsi="Arial" w:cs="Arial"/>
                <w:b/>
                <w:sz w:val="18"/>
              </w:rPr>
              <w:t>A</w:t>
            </w:r>
            <w:r w:rsidRPr="00FF5412">
              <w:rPr>
                <w:rFonts w:ascii="Arial" w:hAnsi="Arial" w:cs="Arial"/>
                <w:b/>
                <w:sz w:val="18"/>
              </w:rPr>
              <w:t xml:space="preserve">nalyse de </w:t>
            </w:r>
            <w:proofErr w:type="spellStart"/>
            <w:r w:rsidRPr="00FF5412">
              <w:rPr>
                <w:rFonts w:ascii="Arial" w:hAnsi="Arial" w:cs="Arial"/>
                <w:b/>
                <w:sz w:val="18"/>
              </w:rPr>
              <w:t>létalité</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tcPr>
          <w:p w14:paraId="39F4ED03" w14:textId="77777777" w:rsidR="00576FCB" w:rsidRDefault="00576FCB" w:rsidP="00576FCB">
            <w:pPr>
              <w:autoSpaceDE w:val="0"/>
              <w:autoSpaceDN w:val="0"/>
              <w:adjustRightInd w:val="0"/>
              <w:spacing w:before="60" w:after="60"/>
              <w:rPr>
                <w:rFonts w:ascii="Arial" w:hAnsi="Arial" w:cs="Arial"/>
                <w:sz w:val="16"/>
                <w:szCs w:val="16"/>
              </w:rPr>
            </w:pPr>
            <w:r>
              <w:rPr>
                <w:rFonts w:ascii="Arial" w:hAnsi="Arial" w:cs="Arial"/>
                <w:sz w:val="16"/>
                <w:szCs w:val="16"/>
              </w:rPr>
              <w:t>T</w:t>
            </w:r>
            <w:r w:rsidRPr="00FF5412">
              <w:rPr>
                <w:rFonts w:ascii="Arial" w:hAnsi="Arial" w:cs="Arial"/>
                <w:sz w:val="16"/>
                <w:szCs w:val="16"/>
              </w:rPr>
              <w:t>he PI mu</w:t>
            </w:r>
            <w:r>
              <w:rPr>
                <w:rFonts w:ascii="Arial" w:hAnsi="Arial" w:cs="Arial"/>
                <w:sz w:val="16"/>
                <w:szCs w:val="16"/>
              </w:rPr>
              <w:t xml:space="preserve">st analyse the lethality of the </w:t>
            </w:r>
            <w:r w:rsidRPr="00FF5412">
              <w:rPr>
                <w:rFonts w:ascii="Arial" w:hAnsi="Arial" w:cs="Arial"/>
                <w:sz w:val="16"/>
                <w:szCs w:val="16"/>
              </w:rPr>
              <w:t>elements to be dropped. The jettisoning system will automatically</w:t>
            </w:r>
            <w:r>
              <w:rPr>
                <w:rFonts w:ascii="Arial" w:hAnsi="Arial" w:cs="Arial"/>
                <w:sz w:val="16"/>
                <w:szCs w:val="16"/>
              </w:rPr>
              <w:t xml:space="preserve"> be considered to be a critical </w:t>
            </w:r>
            <w:r w:rsidRPr="00FF5412">
              <w:rPr>
                <w:rFonts w:ascii="Arial" w:hAnsi="Arial" w:cs="Arial"/>
                <w:sz w:val="16"/>
                <w:szCs w:val="16"/>
              </w:rPr>
              <w:t>element and must therefore be included in the safety study</w:t>
            </w:r>
            <w:r>
              <w:rPr>
                <w:rFonts w:ascii="Arial" w:hAnsi="Arial" w:cs="Arial"/>
                <w:sz w:val="16"/>
                <w:szCs w:val="16"/>
              </w:rPr>
              <w:t xml:space="preserve"> (hazard sheet included)</w:t>
            </w:r>
            <w:r w:rsidRPr="00FF5412">
              <w:rPr>
                <w:rFonts w:ascii="Arial" w:hAnsi="Arial" w:cs="Arial"/>
                <w:sz w:val="16"/>
                <w:szCs w:val="16"/>
              </w:rPr>
              <w:t>.</w:t>
            </w:r>
          </w:p>
          <w:p w14:paraId="04356B37" w14:textId="77777777" w:rsidR="00576FCB" w:rsidRPr="00FF5412" w:rsidRDefault="00576FCB" w:rsidP="00576FCB">
            <w:pPr>
              <w:autoSpaceDE w:val="0"/>
              <w:autoSpaceDN w:val="0"/>
              <w:adjustRightInd w:val="0"/>
              <w:spacing w:before="60" w:after="60"/>
              <w:rPr>
                <w:rFonts w:ascii="Arial" w:hAnsi="Arial" w:cs="Arial"/>
                <w:i/>
                <w:sz w:val="16"/>
                <w:szCs w:val="16"/>
                <w:lang w:val="fr-CA"/>
              </w:rPr>
            </w:pPr>
            <w:r>
              <w:rPr>
                <w:rFonts w:ascii="Arial" w:hAnsi="Arial" w:cs="Arial"/>
                <w:i/>
                <w:sz w:val="16"/>
                <w:szCs w:val="16"/>
                <w:lang w:val="fr-CA"/>
              </w:rPr>
              <w:lastRenderedPageBreak/>
              <w:t>L</w:t>
            </w:r>
            <w:r w:rsidRPr="00FF5412">
              <w:rPr>
                <w:rFonts w:ascii="Arial" w:hAnsi="Arial" w:cs="Arial"/>
                <w:i/>
                <w:sz w:val="16"/>
                <w:szCs w:val="16"/>
                <w:lang w:val="fr-CA"/>
              </w:rPr>
              <w:t>e PI doit réaliser une a</w:t>
            </w:r>
            <w:r>
              <w:rPr>
                <w:rFonts w:ascii="Arial" w:hAnsi="Arial" w:cs="Arial"/>
                <w:i/>
                <w:sz w:val="16"/>
                <w:szCs w:val="16"/>
                <w:lang w:val="fr-CA"/>
              </w:rPr>
              <w:t xml:space="preserve">nalyse de létalité des éléments </w:t>
            </w:r>
            <w:r w:rsidRPr="00FF5412">
              <w:rPr>
                <w:rFonts w:ascii="Arial" w:hAnsi="Arial" w:cs="Arial"/>
                <w:i/>
                <w:sz w:val="16"/>
                <w:szCs w:val="16"/>
                <w:lang w:val="fr-CA"/>
              </w:rPr>
              <w:t>largables. Le système de largage sera de fait considéré comme un</w:t>
            </w:r>
            <w:r>
              <w:rPr>
                <w:rFonts w:ascii="Arial" w:hAnsi="Arial" w:cs="Arial"/>
                <w:i/>
                <w:sz w:val="16"/>
                <w:szCs w:val="16"/>
                <w:lang w:val="fr-CA"/>
              </w:rPr>
              <w:t xml:space="preserve"> élément critique et devra donc </w:t>
            </w:r>
            <w:r w:rsidRPr="00FF5412">
              <w:rPr>
                <w:rFonts w:ascii="Arial" w:hAnsi="Arial" w:cs="Arial"/>
                <w:i/>
                <w:sz w:val="16"/>
                <w:szCs w:val="16"/>
                <w:lang w:val="fr-CA"/>
              </w:rPr>
              <w:t>être intégré dans l’étude de sécurité</w:t>
            </w:r>
            <w:r>
              <w:rPr>
                <w:rFonts w:ascii="Arial" w:hAnsi="Arial" w:cs="Arial"/>
                <w:i/>
                <w:sz w:val="16"/>
                <w:szCs w:val="16"/>
                <w:lang w:val="fr-CA"/>
              </w:rPr>
              <w:t xml:space="preserve"> (incluant la fiche de danger)</w:t>
            </w:r>
            <w:r w:rsidRPr="00FF5412">
              <w:rPr>
                <w:rFonts w:ascii="Arial" w:hAnsi="Arial" w:cs="Arial"/>
                <w:i/>
                <w:sz w:val="16"/>
                <w:szCs w:val="16"/>
                <w:lang w:val="fr-CA"/>
              </w:rPr>
              <w:t>.</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105ED3FB" w14:textId="72EBF5EE" w:rsidR="00576FCB" w:rsidRDefault="000E0B19" w:rsidP="00576FCB">
            <w:pPr>
              <w:jc w:val="center"/>
              <w:rPr>
                <w:rFonts w:ascii="Arial" w:hAnsi="Arial" w:cs="Arial"/>
                <w:sz w:val="16"/>
                <w:szCs w:val="16"/>
                <w:lang w:val="fr-CA"/>
              </w:rPr>
            </w:pPr>
            <w:sdt>
              <w:sdtPr>
                <w:rPr>
                  <w:rFonts w:ascii="Arial" w:hAnsi="Arial" w:cs="Arial"/>
                  <w:sz w:val="16"/>
                  <w:szCs w:val="16"/>
                  <w:lang w:val="fr-CA"/>
                </w:rPr>
                <w:id w:val="1245075785"/>
                <w:placeholder>
                  <w:docPart w:val="65FFA58C9E864BEB9C398013A07D64A6"/>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76FCB">
                  <w:rPr>
                    <w:rFonts w:ascii="Arial" w:hAnsi="Arial" w:cs="Arial"/>
                    <w:sz w:val="16"/>
                    <w:szCs w:val="16"/>
                    <w:lang w:val="fr-CA"/>
                  </w:rPr>
                  <w:t>NA: Not Applicable / Non Applicable</w:t>
                </w:r>
              </w:sdtContent>
            </w:sdt>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tcPr>
          <w:p w14:paraId="20F7041A" w14:textId="125D4C2B" w:rsidR="00576FCB" w:rsidRPr="00063C02" w:rsidRDefault="00576FCB" w:rsidP="00576FCB">
            <w:pPr>
              <w:autoSpaceDE w:val="0"/>
              <w:autoSpaceDN w:val="0"/>
              <w:adjustRightInd w:val="0"/>
            </w:pPr>
            <w:r w:rsidRPr="00A27FDC">
              <w:rPr>
                <w:rFonts w:ascii="Arial" w:hAnsi="Arial" w:cs="Arial"/>
                <w:i/>
                <w:sz w:val="16"/>
                <w:szCs w:val="16"/>
                <w:lang w:val="fr-CA"/>
              </w:rPr>
              <w:t xml:space="preserve">No </w:t>
            </w:r>
            <w:proofErr w:type="spellStart"/>
            <w:r w:rsidRPr="00A27FDC">
              <w:rPr>
                <w:rFonts w:ascii="Arial" w:hAnsi="Arial" w:cs="Arial"/>
                <w:i/>
                <w:sz w:val="16"/>
                <w:szCs w:val="16"/>
                <w:lang w:val="fr-CA"/>
              </w:rPr>
              <w:t>jettisoning</w:t>
            </w:r>
            <w:proofErr w:type="spellEnd"/>
            <w:r w:rsidRPr="00A27FDC">
              <w:rPr>
                <w:rFonts w:ascii="Arial" w:hAnsi="Arial" w:cs="Arial"/>
                <w:i/>
                <w:sz w:val="16"/>
                <w:szCs w:val="16"/>
                <w:lang w:val="fr-CA"/>
              </w:rPr>
              <w:t xml:space="preserve"> of components</w:t>
            </w:r>
          </w:p>
        </w:tc>
        <w:tc>
          <w:tcPr>
            <w:tcW w:w="2741" w:type="dxa"/>
            <w:tcBorders>
              <w:top w:val="single" w:sz="4" w:space="0" w:color="auto"/>
              <w:left w:val="single" w:sz="4" w:space="0" w:color="auto"/>
              <w:bottom w:val="single" w:sz="4" w:space="0" w:color="auto"/>
              <w:right w:val="single" w:sz="4" w:space="0" w:color="auto"/>
            </w:tcBorders>
            <w:shd w:val="clear" w:color="auto" w:fill="auto"/>
          </w:tcPr>
          <w:p w14:paraId="3F650A99" w14:textId="77777777" w:rsidR="00576FCB" w:rsidRPr="00866BF1" w:rsidRDefault="00576FCB" w:rsidP="00576FCB">
            <w:pPr>
              <w:rPr>
                <w:rFonts w:ascii="Arial" w:hAnsi="Arial" w:cs="Arial"/>
                <w:sz w:val="16"/>
                <w:szCs w:val="16"/>
              </w:rPr>
            </w:pPr>
          </w:p>
        </w:tc>
      </w:tr>
    </w:tbl>
    <w:p w14:paraId="75F36CEF" w14:textId="66F98810" w:rsidR="00C939E7" w:rsidRDefault="00C939E7" w:rsidP="00AA368D">
      <w:pPr>
        <w:pStyle w:val="BodyText"/>
      </w:pPr>
    </w:p>
    <w:p w14:paraId="19CF0103" w14:textId="77777777" w:rsidR="00C939E7" w:rsidRDefault="00C939E7" w:rsidP="00AA368D">
      <w:pPr>
        <w:pStyle w:val="BodyText"/>
        <w:sectPr w:rsidR="00C939E7" w:rsidSect="00C939E7">
          <w:pgSz w:w="15840" w:h="12240" w:orient="landscape"/>
          <w:pgMar w:top="1440" w:right="1354" w:bottom="1440" w:left="1440" w:header="706" w:footer="706" w:gutter="0"/>
          <w:cols w:space="708"/>
          <w:docGrid w:linePitch="360"/>
        </w:sectPr>
      </w:pPr>
    </w:p>
    <w:p w14:paraId="14921C2D" w14:textId="340E0DE7" w:rsidR="00AA368D" w:rsidRPr="00C939E7" w:rsidRDefault="00AA368D" w:rsidP="00C939E7">
      <w:pPr>
        <w:pStyle w:val="Heading7"/>
        <w:rPr>
          <w:rFonts w:ascii="Times New Roman" w:hAnsi="Times New Roman"/>
          <w:szCs w:val="24"/>
          <w:lang w:val="en-CA"/>
        </w:rPr>
      </w:pPr>
      <w:bookmarkStart w:id="132" w:name="_Toc14176406"/>
      <w:r>
        <w:lastRenderedPageBreak/>
        <w:t>HAZARD Summary</w:t>
      </w:r>
      <w:bookmarkEnd w:id="132"/>
      <w:r>
        <w:t xml:space="preserve"> </w:t>
      </w:r>
    </w:p>
    <w:p w14:paraId="6A21296B" w14:textId="7C2F54DA" w:rsidR="004502F0" w:rsidRPr="00866BF1" w:rsidRDefault="004502F0" w:rsidP="000535F3">
      <w:pPr>
        <w:pStyle w:val="BodyText"/>
      </w:pPr>
      <w:bookmarkStart w:id="133" w:name="HazardSummary"/>
      <w:bookmarkEnd w:id="128"/>
      <w:bookmarkEnd w:id="133"/>
    </w:p>
    <w:p w14:paraId="3ED71972" w14:textId="1B32DDD1" w:rsidR="000535F3" w:rsidRPr="00866BF1" w:rsidRDefault="000535F3" w:rsidP="000535F3">
      <w:pPr>
        <w:pStyle w:val="BodyText"/>
      </w:pPr>
      <w:r w:rsidRPr="00866BF1">
        <w:t>*Hazard sheets are provided and updated in AD3.</w:t>
      </w:r>
    </w:p>
    <w:p w14:paraId="649500FA" w14:textId="77777777" w:rsidR="004502F0" w:rsidRPr="00866BF1" w:rsidRDefault="004502F0"/>
    <w:p w14:paraId="4353614B" w14:textId="77777777" w:rsidR="004502F0" w:rsidRPr="00866BF1" w:rsidRDefault="004502F0"/>
    <w:p w14:paraId="70C8585A" w14:textId="77777777" w:rsidR="004502F0" w:rsidRPr="00866BF1" w:rsidRDefault="004502F0">
      <w:pPr>
        <w:sectPr w:rsidR="004502F0" w:rsidRPr="00866BF1" w:rsidSect="005E1FEE">
          <w:pgSz w:w="12240" w:h="15840"/>
          <w:pgMar w:top="1440" w:right="1440" w:bottom="1354" w:left="1440" w:header="706" w:footer="706" w:gutter="0"/>
          <w:cols w:space="708"/>
          <w:docGrid w:linePitch="360"/>
        </w:sectPr>
      </w:pPr>
    </w:p>
    <w:tbl>
      <w:tblPr>
        <w:tblStyle w:val="TableGrid"/>
        <w:tblW w:w="9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6"/>
      </w:tblGrid>
      <w:tr w:rsidR="00604972" w:rsidRPr="000A2202" w14:paraId="07B3A8ED" w14:textId="77777777" w:rsidTr="00604972">
        <w:trPr>
          <w:trHeight w:val="12309"/>
        </w:trPr>
        <w:tc>
          <w:tcPr>
            <w:tcW w:w="9696" w:type="dxa"/>
            <w:vAlign w:val="center"/>
          </w:tcPr>
          <w:p w14:paraId="6E16EFBA" w14:textId="77777777" w:rsidR="00604972" w:rsidRPr="00866BF1" w:rsidRDefault="00604972" w:rsidP="00D00F96">
            <w:pPr>
              <w:pStyle w:val="Heading6"/>
              <w:tabs>
                <w:tab w:val="clear" w:pos="2160"/>
                <w:tab w:val="num" w:pos="-14760"/>
              </w:tabs>
              <w:ind w:left="0" w:right="-329" w:firstLine="0"/>
              <w:jc w:val="right"/>
              <w:outlineLvl w:val="5"/>
              <w:rPr>
                <w:szCs w:val="32"/>
                <w:lang w:val="en-CA"/>
              </w:rPr>
            </w:pPr>
            <w:bookmarkStart w:id="134" w:name="_Toc14176407"/>
            <w:bookmarkStart w:id="135" w:name="_Ref500504544"/>
            <w:bookmarkEnd w:id="134"/>
          </w:p>
          <w:p w14:paraId="53D1D9B2" w14:textId="77777777" w:rsidR="00FC0031" w:rsidRPr="00866BF1" w:rsidRDefault="00FC0031" w:rsidP="00FC0031">
            <w:pPr>
              <w:rPr>
                <w:rFonts w:ascii="Arial" w:hAnsi="Arial" w:cs="Arial"/>
                <w:b/>
                <w:sz w:val="40"/>
                <w:szCs w:val="40"/>
                <w:lang w:val="en-CA"/>
              </w:rPr>
            </w:pPr>
            <w:bookmarkStart w:id="136" w:name="_Toc500504685"/>
            <w:bookmarkEnd w:id="135"/>
          </w:p>
          <w:p w14:paraId="19F93003" w14:textId="3408C56C" w:rsidR="00604972" w:rsidRPr="00D00F96" w:rsidRDefault="00604972" w:rsidP="00D00F96">
            <w:pPr>
              <w:ind w:left="2497"/>
              <w:jc w:val="right"/>
              <w:rPr>
                <w:rFonts w:ascii="Arial" w:hAnsi="Arial" w:cs="Arial"/>
                <w:b/>
                <w:caps/>
                <w:sz w:val="40"/>
                <w:szCs w:val="40"/>
                <w:lang w:val="en-CA"/>
              </w:rPr>
            </w:pPr>
            <w:r w:rsidRPr="004F4C32">
              <w:rPr>
                <w:rFonts w:ascii="Arial" w:hAnsi="Arial" w:cs="Arial"/>
                <w:b/>
                <w:caps/>
                <w:sz w:val="40"/>
                <w:szCs w:val="40"/>
                <w:lang w:val="en-CA"/>
              </w:rPr>
              <w:t xml:space="preserve">CNES User </w:t>
            </w:r>
            <w:r w:rsidR="00FC0031" w:rsidRPr="004F4C32">
              <w:rPr>
                <w:rFonts w:ascii="Arial" w:hAnsi="Arial" w:cs="Arial"/>
                <w:b/>
                <w:caps/>
                <w:sz w:val="40"/>
                <w:szCs w:val="40"/>
                <w:lang w:val="en-CA"/>
              </w:rPr>
              <w:t>M</w:t>
            </w:r>
            <w:r w:rsidRPr="004F4C32">
              <w:rPr>
                <w:rFonts w:ascii="Arial" w:hAnsi="Arial" w:cs="Arial"/>
                <w:b/>
                <w:caps/>
                <w:sz w:val="40"/>
                <w:szCs w:val="40"/>
                <w:lang w:val="en-CA"/>
              </w:rPr>
              <w:t>anual</w:t>
            </w:r>
            <w:bookmarkEnd w:id="136"/>
            <w:r w:rsidRPr="004F4C32">
              <w:rPr>
                <w:rFonts w:ascii="Arial" w:hAnsi="Arial" w:cs="Arial"/>
                <w:b/>
                <w:caps/>
                <w:sz w:val="40"/>
                <w:szCs w:val="40"/>
                <w:lang w:val="en-CA"/>
              </w:rPr>
              <w:t xml:space="preserve"> </w:t>
            </w:r>
            <w:bookmarkStart w:id="137" w:name="_Toc500504686"/>
            <w:r w:rsidR="00FC0031" w:rsidRPr="004F4C32">
              <w:rPr>
                <w:rFonts w:ascii="Arial" w:hAnsi="Arial" w:cs="Arial"/>
                <w:b/>
                <w:caps/>
                <w:sz w:val="40"/>
                <w:szCs w:val="40"/>
                <w:lang w:val="en-CA"/>
              </w:rPr>
              <w:t>R</w:t>
            </w:r>
            <w:r w:rsidRPr="004F4C32">
              <w:rPr>
                <w:rFonts w:ascii="Arial" w:hAnsi="Arial" w:cs="Arial"/>
                <w:b/>
                <w:caps/>
                <w:sz w:val="40"/>
                <w:szCs w:val="40"/>
                <w:lang w:val="en-CA"/>
              </w:rPr>
              <w:t>equirements MATRIX</w:t>
            </w:r>
            <w:r w:rsidR="0072011C">
              <w:rPr>
                <w:rFonts w:ascii="Arial" w:hAnsi="Arial" w:cs="Arial"/>
                <w:b/>
                <w:caps/>
                <w:sz w:val="40"/>
                <w:szCs w:val="40"/>
                <w:lang w:val="en-CA"/>
              </w:rPr>
              <w:t xml:space="preserve"> for ZPB</w:t>
            </w:r>
            <w:bookmarkEnd w:id="137"/>
            <w:r w:rsidR="004F4C32" w:rsidRPr="00866BF1">
              <w:rPr>
                <w:rFonts w:ascii="Arial" w:hAnsi="Arial" w:cs="Arial"/>
                <w:b/>
                <w:caps/>
                <w:sz w:val="40"/>
                <w:szCs w:val="40"/>
                <w:lang w:val="en-CA"/>
              </w:rPr>
              <w:t xml:space="preserve"> </w:t>
            </w:r>
          </w:p>
        </w:tc>
      </w:tr>
    </w:tbl>
    <w:p w14:paraId="12644AAA" w14:textId="77777777" w:rsidR="004502F0" w:rsidRPr="00866BF1" w:rsidRDefault="004502F0" w:rsidP="005E1FEE">
      <w:pPr>
        <w:autoSpaceDE w:val="0"/>
        <w:autoSpaceDN w:val="0"/>
        <w:adjustRightInd w:val="0"/>
      </w:pPr>
    </w:p>
    <w:p w14:paraId="2C9128EF" w14:textId="77777777" w:rsidR="005E1FEE" w:rsidRPr="00866BF1" w:rsidRDefault="005E1FEE" w:rsidP="005E1FEE">
      <w:pPr>
        <w:autoSpaceDE w:val="0"/>
        <w:autoSpaceDN w:val="0"/>
        <w:adjustRightInd w:val="0"/>
      </w:pPr>
      <w:r w:rsidRPr="00866BF1">
        <w:br w:type="page"/>
      </w:r>
    </w:p>
    <w:p w14:paraId="4258062A" w14:textId="1CDC9D5A" w:rsidR="009A3BAA" w:rsidRPr="00D00F96" w:rsidRDefault="00AB62C8" w:rsidP="00D00F96">
      <w:pPr>
        <w:pStyle w:val="Heading7"/>
        <w:rPr>
          <w:lang w:val="en-CA"/>
        </w:rPr>
      </w:pPr>
      <w:bookmarkStart w:id="138" w:name="_Toc14176408"/>
      <w:r w:rsidRPr="00AB62C8">
        <w:rPr>
          <w:lang w:val="en-CA"/>
        </w:rPr>
        <w:lastRenderedPageBreak/>
        <w:t>compliance</w:t>
      </w:r>
      <w:r w:rsidR="00FC0031" w:rsidRPr="00AB62C8">
        <w:rPr>
          <w:lang w:val="en-CA"/>
        </w:rPr>
        <w:t xml:space="preserve"> MATRIX</w:t>
      </w:r>
      <w:r w:rsidRPr="00AB62C8">
        <w:rPr>
          <w:lang w:val="en-CA"/>
        </w:rPr>
        <w:t xml:space="preserve"> for </w:t>
      </w:r>
      <w:r w:rsidR="0072011C">
        <w:rPr>
          <w:lang w:val="en-CA"/>
        </w:rPr>
        <w:t>PLG and payload</w:t>
      </w:r>
      <w:r w:rsidRPr="00AB62C8">
        <w:rPr>
          <w:lang w:val="en-CA"/>
        </w:rPr>
        <w:t xml:space="preserve"> </w:t>
      </w:r>
      <w:r>
        <w:rPr>
          <w:rStyle w:val="tlid-translation"/>
        </w:rPr>
        <w:t xml:space="preserve">on board of </w:t>
      </w:r>
      <w:r w:rsidR="0072011C">
        <w:rPr>
          <w:lang w:val="en-CA"/>
        </w:rPr>
        <w:t>ZPB</w:t>
      </w:r>
      <w:bookmarkEnd w:id="138"/>
    </w:p>
    <w:p w14:paraId="13BF931E" w14:textId="77777777" w:rsidR="00686E4F" w:rsidRDefault="00686E4F" w:rsidP="00686E4F">
      <w:pPr>
        <w:autoSpaceDE w:val="0"/>
        <w:autoSpaceDN w:val="0"/>
        <w:adjustRightInd w:val="0"/>
      </w:pPr>
      <w:r w:rsidRPr="00686E4F">
        <w:t>Please refer to the applicable document for more information</w:t>
      </w:r>
      <w:r>
        <w:t>:</w:t>
      </w:r>
    </w:p>
    <w:p w14:paraId="2D121625" w14:textId="57DB5102" w:rsidR="00686E4F" w:rsidRPr="00866BF1" w:rsidRDefault="00686E4F" w:rsidP="00686E4F">
      <w:pPr>
        <w:autoSpaceDE w:val="0"/>
        <w:autoSpaceDN w:val="0"/>
        <w:adjustRightInd w:val="0"/>
      </w:pPr>
      <w:r w:rsidRPr="00866BF1">
        <w:t>BSO-MU-0-4793-CN-VA, Version: 3.0, Date: 19 January 2018</w:t>
      </w:r>
    </w:p>
    <w:p w14:paraId="529CDD52" w14:textId="77777777" w:rsidR="005E1FEE" w:rsidRPr="00866BF1" w:rsidRDefault="005E1FEE" w:rsidP="005E1FEE"/>
    <w:p w14:paraId="66E3723F" w14:textId="05DF3BBE" w:rsidR="005E1FEE" w:rsidRPr="00866BF1" w:rsidRDefault="005E1FEE" w:rsidP="005E1FEE">
      <w:r w:rsidRPr="00866BF1">
        <w:t xml:space="preserve">Legend </w:t>
      </w:r>
    </w:p>
    <w:tbl>
      <w:tblPr>
        <w:tblStyle w:val="TableGrid"/>
        <w:tblW w:w="0" w:type="auto"/>
        <w:tblLook w:val="04A0" w:firstRow="1" w:lastRow="0" w:firstColumn="1" w:lastColumn="0" w:noHBand="0" w:noVBand="1"/>
      </w:tblPr>
      <w:tblGrid>
        <w:gridCol w:w="828"/>
        <w:gridCol w:w="5760"/>
      </w:tblGrid>
      <w:tr w:rsidR="005E1FEE" w:rsidRPr="008C7179" w14:paraId="118AA1F5" w14:textId="77777777" w:rsidTr="00D00F96">
        <w:tc>
          <w:tcPr>
            <w:tcW w:w="828" w:type="dxa"/>
            <w:shd w:val="clear" w:color="auto" w:fill="F2F2F2" w:themeFill="background1" w:themeFillShade="F2"/>
            <w:vAlign w:val="center"/>
          </w:tcPr>
          <w:p w14:paraId="3EA2C476" w14:textId="77777777" w:rsidR="005E1FEE" w:rsidRPr="005E1FEE" w:rsidRDefault="005E1FEE" w:rsidP="00D00F96">
            <w:pPr>
              <w:jc w:val="center"/>
              <w:rPr>
                <w:lang w:val="fr-CA"/>
              </w:rPr>
            </w:pPr>
            <w:r w:rsidRPr="005E1FEE">
              <w:rPr>
                <w:lang w:val="fr-CA"/>
              </w:rPr>
              <w:t>C</w:t>
            </w:r>
          </w:p>
        </w:tc>
        <w:tc>
          <w:tcPr>
            <w:tcW w:w="5760" w:type="dxa"/>
          </w:tcPr>
          <w:p w14:paraId="0557BA16" w14:textId="246310DD" w:rsidR="005E1FEE" w:rsidRPr="005E1FEE" w:rsidRDefault="005E1FEE" w:rsidP="005E1FEE">
            <w:pPr>
              <w:spacing w:before="60" w:after="60"/>
              <w:rPr>
                <w:lang w:val="fr-CA"/>
              </w:rPr>
            </w:pPr>
            <w:proofErr w:type="spellStart"/>
            <w:r w:rsidRPr="005E1FEE">
              <w:rPr>
                <w:lang w:val="fr-CA"/>
              </w:rPr>
              <w:t>Compliant</w:t>
            </w:r>
            <w:proofErr w:type="spellEnd"/>
          </w:p>
        </w:tc>
      </w:tr>
      <w:tr w:rsidR="005E1FEE" w:rsidRPr="008C7179" w14:paraId="4B04BF8D" w14:textId="77777777" w:rsidTr="00D00F96">
        <w:tc>
          <w:tcPr>
            <w:tcW w:w="828" w:type="dxa"/>
            <w:shd w:val="clear" w:color="auto" w:fill="F2F2F2" w:themeFill="background1" w:themeFillShade="F2"/>
            <w:vAlign w:val="center"/>
          </w:tcPr>
          <w:p w14:paraId="0E73DDD1" w14:textId="77777777" w:rsidR="005E1FEE" w:rsidRPr="005E1FEE" w:rsidRDefault="005E1FEE" w:rsidP="00D00F96">
            <w:pPr>
              <w:jc w:val="center"/>
              <w:rPr>
                <w:lang w:val="fr-CA"/>
              </w:rPr>
            </w:pPr>
            <w:r w:rsidRPr="005E1FEE">
              <w:rPr>
                <w:lang w:val="fr-CA"/>
              </w:rPr>
              <w:t>PC</w:t>
            </w:r>
          </w:p>
        </w:tc>
        <w:tc>
          <w:tcPr>
            <w:tcW w:w="5760" w:type="dxa"/>
          </w:tcPr>
          <w:p w14:paraId="0E115C0B" w14:textId="1D674F1D" w:rsidR="005E1FEE" w:rsidRPr="005E1FEE" w:rsidRDefault="005E1FEE" w:rsidP="005E1FEE">
            <w:pPr>
              <w:spacing w:before="60" w:after="60"/>
              <w:rPr>
                <w:lang w:val="fr-CA"/>
              </w:rPr>
            </w:pPr>
            <w:proofErr w:type="spellStart"/>
            <w:r w:rsidRPr="005E1FEE">
              <w:rPr>
                <w:lang w:val="fr-CA"/>
              </w:rPr>
              <w:t>Partially</w:t>
            </w:r>
            <w:proofErr w:type="spellEnd"/>
            <w:r w:rsidRPr="005E1FEE">
              <w:rPr>
                <w:lang w:val="fr-CA"/>
              </w:rPr>
              <w:t xml:space="preserve"> </w:t>
            </w:r>
            <w:proofErr w:type="spellStart"/>
            <w:r w:rsidRPr="005E1FEE">
              <w:rPr>
                <w:lang w:val="fr-CA"/>
              </w:rPr>
              <w:t>Compliant</w:t>
            </w:r>
            <w:proofErr w:type="spellEnd"/>
          </w:p>
        </w:tc>
      </w:tr>
      <w:tr w:rsidR="005E1FEE" w:rsidRPr="008C7179" w14:paraId="71B9DEF1" w14:textId="77777777" w:rsidTr="00D00F96">
        <w:tc>
          <w:tcPr>
            <w:tcW w:w="828" w:type="dxa"/>
            <w:shd w:val="clear" w:color="auto" w:fill="F2F2F2" w:themeFill="background1" w:themeFillShade="F2"/>
            <w:vAlign w:val="center"/>
          </w:tcPr>
          <w:p w14:paraId="10356ED9" w14:textId="77777777" w:rsidR="005E1FEE" w:rsidRPr="005E1FEE" w:rsidRDefault="005E1FEE" w:rsidP="00D00F96">
            <w:pPr>
              <w:jc w:val="center"/>
              <w:rPr>
                <w:lang w:val="fr-CA"/>
              </w:rPr>
            </w:pPr>
            <w:r w:rsidRPr="005E1FEE">
              <w:rPr>
                <w:lang w:val="fr-CA"/>
              </w:rPr>
              <w:t>NC</w:t>
            </w:r>
          </w:p>
        </w:tc>
        <w:tc>
          <w:tcPr>
            <w:tcW w:w="5760" w:type="dxa"/>
          </w:tcPr>
          <w:p w14:paraId="6CEA4083" w14:textId="0A3FEC13" w:rsidR="005E1FEE" w:rsidRPr="005E1FEE" w:rsidRDefault="005E1FEE" w:rsidP="005E1FEE">
            <w:pPr>
              <w:spacing w:before="60" w:after="60"/>
              <w:rPr>
                <w:lang w:val="fr-CA"/>
              </w:rPr>
            </w:pPr>
            <w:r w:rsidRPr="005E1FEE">
              <w:rPr>
                <w:lang w:val="fr-CA"/>
              </w:rPr>
              <w:t xml:space="preserve">Not </w:t>
            </w:r>
            <w:proofErr w:type="spellStart"/>
            <w:r w:rsidRPr="005E1FEE">
              <w:rPr>
                <w:lang w:val="fr-CA"/>
              </w:rPr>
              <w:t>Compliant</w:t>
            </w:r>
            <w:proofErr w:type="spellEnd"/>
          </w:p>
        </w:tc>
      </w:tr>
      <w:tr w:rsidR="005E1FEE" w14:paraId="567B9E9F" w14:textId="77777777" w:rsidTr="00D00F96">
        <w:tc>
          <w:tcPr>
            <w:tcW w:w="828" w:type="dxa"/>
            <w:shd w:val="clear" w:color="auto" w:fill="F2F2F2" w:themeFill="background1" w:themeFillShade="F2"/>
            <w:vAlign w:val="center"/>
          </w:tcPr>
          <w:p w14:paraId="02AABF69" w14:textId="77777777" w:rsidR="005E1FEE" w:rsidRPr="005E1FEE" w:rsidRDefault="005E1FEE" w:rsidP="00D00F96">
            <w:pPr>
              <w:jc w:val="center"/>
              <w:rPr>
                <w:lang w:val="fr-CA"/>
              </w:rPr>
            </w:pPr>
            <w:r w:rsidRPr="005E1FEE">
              <w:rPr>
                <w:lang w:val="fr-CA"/>
              </w:rPr>
              <w:t>NA</w:t>
            </w:r>
          </w:p>
        </w:tc>
        <w:tc>
          <w:tcPr>
            <w:tcW w:w="5760" w:type="dxa"/>
          </w:tcPr>
          <w:p w14:paraId="6B7DDC5C" w14:textId="00E63B7A" w:rsidR="005E1FEE" w:rsidRPr="005E1FEE" w:rsidRDefault="005E1FEE" w:rsidP="005E1FEE">
            <w:pPr>
              <w:spacing w:before="60" w:after="60"/>
              <w:rPr>
                <w:lang w:val="fr-CA"/>
              </w:rPr>
            </w:pPr>
            <w:r w:rsidRPr="005E1FEE">
              <w:rPr>
                <w:lang w:val="fr-CA"/>
              </w:rPr>
              <w:t>Not Applicable</w:t>
            </w:r>
          </w:p>
        </w:tc>
      </w:tr>
    </w:tbl>
    <w:p w14:paraId="5F812B94" w14:textId="77777777" w:rsidR="005E1FEE" w:rsidRPr="00214AE3" w:rsidRDefault="005E1FEE" w:rsidP="005E1FEE">
      <w:pPr>
        <w:rPr>
          <w:lang w:val="fr-CA"/>
        </w:rPr>
      </w:pPr>
    </w:p>
    <w:p w14:paraId="7971A33B" w14:textId="77777777" w:rsidR="00604972" w:rsidRDefault="00604972" w:rsidP="00604972">
      <w:pPr>
        <w:pStyle w:val="BodyText"/>
        <w:rPr>
          <w:lang w:val="fr-CA"/>
        </w:rPr>
      </w:pPr>
    </w:p>
    <w:p w14:paraId="178FFFCE" w14:textId="77777777" w:rsidR="005E1FEE" w:rsidRDefault="005E1FEE" w:rsidP="00604972">
      <w:pPr>
        <w:pStyle w:val="BodyText"/>
        <w:rPr>
          <w:lang w:val="fr-CA"/>
        </w:rPr>
      </w:pPr>
    </w:p>
    <w:p w14:paraId="0A552E92" w14:textId="77777777" w:rsidR="005E1FEE" w:rsidRDefault="005E1FEE" w:rsidP="00604972">
      <w:pPr>
        <w:pStyle w:val="BodyText"/>
        <w:rPr>
          <w:lang w:val="fr-CA"/>
        </w:rPr>
      </w:pPr>
    </w:p>
    <w:p w14:paraId="00E85B61" w14:textId="77777777" w:rsidR="005E1FEE" w:rsidRDefault="005E1FEE" w:rsidP="00604972">
      <w:pPr>
        <w:pStyle w:val="BodyText"/>
        <w:rPr>
          <w:lang w:val="fr-CA"/>
        </w:rPr>
      </w:pPr>
    </w:p>
    <w:p w14:paraId="6D063E86" w14:textId="77777777" w:rsidR="005E1FEE" w:rsidRDefault="005E1FEE" w:rsidP="00604972">
      <w:pPr>
        <w:pStyle w:val="BodyText"/>
        <w:rPr>
          <w:lang w:val="fr-CA"/>
        </w:rPr>
      </w:pPr>
    </w:p>
    <w:p w14:paraId="239993EB" w14:textId="77777777" w:rsidR="005E1FEE" w:rsidRDefault="005E1FEE" w:rsidP="00604972">
      <w:pPr>
        <w:pStyle w:val="BodyText"/>
        <w:rPr>
          <w:lang w:val="fr-CA"/>
        </w:rPr>
        <w:sectPr w:rsidR="005E1FEE" w:rsidSect="005E1FEE">
          <w:pgSz w:w="12240" w:h="15840"/>
          <w:pgMar w:top="1440" w:right="1440" w:bottom="1354" w:left="1440" w:header="706" w:footer="706" w:gutter="0"/>
          <w:cols w:space="708"/>
          <w:docGrid w:linePitch="360"/>
        </w:sectPr>
      </w:pPr>
    </w:p>
    <w:tbl>
      <w:tblPr>
        <w:tblW w:w="13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4050"/>
        <w:gridCol w:w="1620"/>
        <w:gridCol w:w="3510"/>
        <w:gridCol w:w="2741"/>
      </w:tblGrid>
      <w:tr w:rsidR="00A517AD" w:rsidRPr="00A517AD" w14:paraId="5A0F398B" w14:textId="77777777" w:rsidTr="007E4751">
        <w:trPr>
          <w:trHeight w:val="800"/>
        </w:trPr>
        <w:tc>
          <w:tcPr>
            <w:tcW w:w="1975" w:type="dxa"/>
            <w:tcBorders>
              <w:bottom w:val="single" w:sz="4" w:space="0" w:color="auto"/>
            </w:tcBorders>
            <w:shd w:val="clear" w:color="auto" w:fill="DBE5F1" w:themeFill="accent1" w:themeFillTint="33"/>
            <w:vAlign w:val="center"/>
          </w:tcPr>
          <w:p w14:paraId="55CC5957" w14:textId="77777777" w:rsidR="00A517AD" w:rsidRPr="00A517AD" w:rsidRDefault="00A517AD" w:rsidP="00A517AD">
            <w:pPr>
              <w:jc w:val="center"/>
              <w:rPr>
                <w:rFonts w:ascii="Arial" w:hAnsi="Arial" w:cs="Arial"/>
                <w:b/>
                <w:sz w:val="22"/>
                <w:szCs w:val="26"/>
                <w:lang w:val="fr-CA"/>
              </w:rPr>
            </w:pPr>
            <w:proofErr w:type="spellStart"/>
            <w:r w:rsidRPr="00A517AD">
              <w:rPr>
                <w:rFonts w:ascii="Arial" w:hAnsi="Arial" w:cs="Arial"/>
                <w:b/>
                <w:sz w:val="22"/>
                <w:szCs w:val="26"/>
                <w:lang w:val="fr-CA"/>
              </w:rPr>
              <w:lastRenderedPageBreak/>
              <w:t>Requirements</w:t>
            </w:r>
            <w:proofErr w:type="spellEnd"/>
            <w:r w:rsidRPr="00A517AD">
              <w:rPr>
                <w:rFonts w:ascii="Arial" w:hAnsi="Arial" w:cs="Arial"/>
                <w:b/>
                <w:sz w:val="22"/>
                <w:szCs w:val="26"/>
                <w:lang w:val="fr-CA"/>
              </w:rPr>
              <w:t xml:space="preserve"> / Exigences</w:t>
            </w:r>
          </w:p>
        </w:tc>
        <w:tc>
          <w:tcPr>
            <w:tcW w:w="4050" w:type="dxa"/>
            <w:tcBorders>
              <w:bottom w:val="single" w:sz="4" w:space="0" w:color="auto"/>
            </w:tcBorders>
            <w:shd w:val="clear" w:color="auto" w:fill="DBE5F1" w:themeFill="accent1" w:themeFillTint="33"/>
            <w:vAlign w:val="center"/>
          </w:tcPr>
          <w:p w14:paraId="1B8C3693" w14:textId="77777777" w:rsidR="00A517AD" w:rsidRPr="00A517AD" w:rsidRDefault="00A517AD" w:rsidP="00A517AD">
            <w:pPr>
              <w:jc w:val="center"/>
              <w:rPr>
                <w:rFonts w:ascii="Arial" w:hAnsi="Arial" w:cs="Arial"/>
                <w:b/>
                <w:sz w:val="22"/>
                <w:szCs w:val="26"/>
                <w:lang w:val="fr-CA"/>
              </w:rPr>
            </w:pPr>
            <w:r w:rsidRPr="00A517AD">
              <w:rPr>
                <w:rFonts w:ascii="Arial" w:hAnsi="Arial" w:cs="Arial"/>
                <w:b/>
                <w:sz w:val="22"/>
                <w:szCs w:val="26"/>
                <w:lang w:val="fr-CA"/>
              </w:rPr>
              <w:t>Description</w:t>
            </w:r>
          </w:p>
        </w:tc>
        <w:tc>
          <w:tcPr>
            <w:tcW w:w="1620" w:type="dxa"/>
            <w:tcBorders>
              <w:bottom w:val="single" w:sz="4" w:space="0" w:color="auto"/>
            </w:tcBorders>
            <w:shd w:val="clear" w:color="auto" w:fill="DBE5F1" w:themeFill="accent1" w:themeFillTint="33"/>
            <w:vAlign w:val="center"/>
          </w:tcPr>
          <w:p w14:paraId="6D166251" w14:textId="77777777" w:rsidR="00A517AD" w:rsidRPr="00A517AD" w:rsidRDefault="00A517AD" w:rsidP="00A517AD">
            <w:pPr>
              <w:jc w:val="center"/>
              <w:rPr>
                <w:rFonts w:ascii="Arial" w:hAnsi="Arial" w:cs="Arial"/>
                <w:b/>
                <w:sz w:val="22"/>
                <w:szCs w:val="26"/>
                <w:lang w:val="fr-CA"/>
              </w:rPr>
            </w:pPr>
            <w:r w:rsidRPr="00A517AD">
              <w:rPr>
                <w:rFonts w:ascii="Arial" w:hAnsi="Arial" w:cs="Arial"/>
                <w:b/>
                <w:sz w:val="22"/>
                <w:szCs w:val="26"/>
                <w:lang w:val="fr-CA"/>
              </w:rPr>
              <w:t>Compliance / Conformité</w:t>
            </w:r>
          </w:p>
        </w:tc>
        <w:tc>
          <w:tcPr>
            <w:tcW w:w="3510" w:type="dxa"/>
            <w:tcBorders>
              <w:bottom w:val="single" w:sz="4" w:space="0" w:color="auto"/>
            </w:tcBorders>
            <w:shd w:val="clear" w:color="auto" w:fill="DBE5F1" w:themeFill="accent1" w:themeFillTint="33"/>
            <w:vAlign w:val="center"/>
          </w:tcPr>
          <w:p w14:paraId="0EC6B11E" w14:textId="77777777" w:rsidR="00A517AD" w:rsidRPr="00A517AD" w:rsidRDefault="00A517AD" w:rsidP="00A517AD">
            <w:pPr>
              <w:jc w:val="center"/>
              <w:rPr>
                <w:rFonts w:ascii="Arial" w:hAnsi="Arial" w:cs="Arial"/>
                <w:b/>
                <w:sz w:val="22"/>
                <w:szCs w:val="26"/>
                <w:lang w:val="fr-CA"/>
              </w:rPr>
            </w:pPr>
            <w:proofErr w:type="spellStart"/>
            <w:r w:rsidRPr="00A517AD">
              <w:rPr>
                <w:rFonts w:ascii="Arial" w:hAnsi="Arial" w:cs="Arial"/>
                <w:b/>
                <w:sz w:val="22"/>
                <w:szCs w:val="26"/>
                <w:lang w:val="fr-CA"/>
              </w:rPr>
              <w:t>Statement</w:t>
            </w:r>
            <w:proofErr w:type="spellEnd"/>
            <w:r w:rsidRPr="00A517AD">
              <w:rPr>
                <w:rFonts w:ascii="Arial" w:hAnsi="Arial" w:cs="Arial"/>
                <w:b/>
                <w:sz w:val="22"/>
                <w:szCs w:val="26"/>
                <w:lang w:val="fr-CA"/>
              </w:rPr>
              <w:t xml:space="preserve"> / Énoncé</w:t>
            </w:r>
          </w:p>
        </w:tc>
        <w:tc>
          <w:tcPr>
            <w:tcW w:w="2741" w:type="dxa"/>
            <w:tcBorders>
              <w:bottom w:val="single" w:sz="4" w:space="0" w:color="auto"/>
            </w:tcBorders>
            <w:shd w:val="clear" w:color="auto" w:fill="DBE5F1" w:themeFill="accent1" w:themeFillTint="33"/>
            <w:vAlign w:val="center"/>
          </w:tcPr>
          <w:p w14:paraId="778590C1" w14:textId="77777777" w:rsidR="00A517AD" w:rsidRPr="00A517AD" w:rsidRDefault="00A517AD" w:rsidP="00A517AD">
            <w:pPr>
              <w:jc w:val="center"/>
              <w:rPr>
                <w:rFonts w:ascii="Arial" w:hAnsi="Arial" w:cs="Arial"/>
                <w:b/>
                <w:sz w:val="22"/>
                <w:szCs w:val="26"/>
                <w:lang w:val="fr-CA"/>
              </w:rPr>
            </w:pPr>
            <w:r w:rsidRPr="00A517AD">
              <w:rPr>
                <w:rFonts w:ascii="Arial" w:hAnsi="Arial" w:cs="Arial"/>
                <w:b/>
                <w:sz w:val="22"/>
                <w:szCs w:val="26"/>
                <w:lang w:val="fr-CA"/>
              </w:rPr>
              <w:t>Reference / Référence</w:t>
            </w:r>
          </w:p>
        </w:tc>
      </w:tr>
      <w:tr w:rsidR="00CE5BE2" w:rsidRPr="005005B5" w14:paraId="4AFC97BC" w14:textId="77777777" w:rsidTr="00CE5BE2">
        <w:trPr>
          <w:trHeight w:val="341"/>
        </w:trPr>
        <w:tc>
          <w:tcPr>
            <w:tcW w:w="13896" w:type="dxa"/>
            <w:gridSpan w:val="5"/>
            <w:shd w:val="clear" w:color="auto" w:fill="auto"/>
          </w:tcPr>
          <w:p w14:paraId="078B7D57" w14:textId="77777777" w:rsidR="00CE5BE2" w:rsidRDefault="00CE5BE2" w:rsidP="005005B5">
            <w:pPr>
              <w:rPr>
                <w:rFonts w:ascii="Arial" w:eastAsiaTheme="minorHAnsi" w:hAnsi="Arial" w:cs="Arial"/>
                <w:b/>
                <w:bCs/>
                <w:color w:val="0000FF"/>
                <w:lang w:val="fr-CA"/>
              </w:rPr>
            </w:pPr>
            <w:r>
              <w:rPr>
                <w:rFonts w:ascii="Arial" w:eastAsiaTheme="minorHAnsi" w:hAnsi="Arial" w:cs="Arial"/>
                <w:b/>
                <w:bCs/>
                <w:color w:val="0000FF"/>
                <w:lang w:val="fr-CA"/>
              </w:rPr>
              <w:t>MECHANICAL SPECIFICATIONS</w:t>
            </w:r>
          </w:p>
          <w:p w14:paraId="4FA012C3" w14:textId="1E8FA3CC" w:rsidR="00CE5BE2" w:rsidRPr="004F75A1" w:rsidRDefault="00CE5BE2" w:rsidP="005005B5">
            <w:pPr>
              <w:rPr>
                <w:rFonts w:eastAsiaTheme="minorHAnsi"/>
                <w:sz w:val="20"/>
              </w:rPr>
            </w:pPr>
            <w:r>
              <w:rPr>
                <w:rFonts w:ascii="Arial" w:eastAsiaTheme="minorHAnsi" w:hAnsi="Arial" w:cs="Arial"/>
                <w:b/>
                <w:bCs/>
                <w:color w:val="3953A5"/>
                <w:sz w:val="23"/>
                <w:szCs w:val="23"/>
                <w:lang w:val="fr-CA"/>
              </w:rPr>
              <w:t>SPECIFICATIONS MECANIQUES</w:t>
            </w:r>
          </w:p>
        </w:tc>
      </w:tr>
      <w:tr w:rsidR="00203CEB" w:rsidRPr="005005B5" w14:paraId="64E0ED76" w14:textId="77777777" w:rsidTr="009A3BAA">
        <w:trPr>
          <w:trHeight w:val="521"/>
        </w:trPr>
        <w:tc>
          <w:tcPr>
            <w:tcW w:w="13896" w:type="dxa"/>
            <w:gridSpan w:val="5"/>
            <w:shd w:val="clear" w:color="auto" w:fill="auto"/>
          </w:tcPr>
          <w:p w14:paraId="66CBBB90" w14:textId="77777777" w:rsidR="00CE5BE2" w:rsidRPr="00CE5BE2" w:rsidRDefault="00CE5BE2" w:rsidP="005005B5">
            <w:pPr>
              <w:rPr>
                <w:rFonts w:ascii="Arial" w:eastAsiaTheme="minorHAnsi" w:hAnsi="Arial" w:cs="Arial"/>
                <w:b/>
                <w:bCs/>
                <w:color w:val="33CD33"/>
                <w:sz w:val="19"/>
                <w:szCs w:val="19"/>
              </w:rPr>
            </w:pPr>
            <w:r w:rsidRPr="00CE5BE2">
              <w:rPr>
                <w:rFonts w:ascii="Arial" w:eastAsiaTheme="minorHAnsi" w:hAnsi="Arial" w:cs="Arial"/>
                <w:b/>
                <w:bCs/>
                <w:color w:val="33CD33"/>
              </w:rPr>
              <w:t>I</w:t>
            </w:r>
            <w:r w:rsidRPr="00CE5BE2">
              <w:rPr>
                <w:rFonts w:ascii="Arial" w:eastAsiaTheme="minorHAnsi" w:hAnsi="Arial" w:cs="Arial"/>
                <w:b/>
                <w:bCs/>
                <w:color w:val="33CD33"/>
                <w:sz w:val="19"/>
                <w:szCs w:val="19"/>
              </w:rPr>
              <w:t xml:space="preserve">NTERFACES BETWEEN THE </w:t>
            </w:r>
            <w:r w:rsidRPr="00CE5BE2">
              <w:rPr>
                <w:rFonts w:ascii="Arial" w:eastAsiaTheme="minorHAnsi" w:hAnsi="Arial" w:cs="Arial"/>
                <w:b/>
                <w:bCs/>
                <w:color w:val="33CD33"/>
              </w:rPr>
              <w:t xml:space="preserve">PLG </w:t>
            </w:r>
            <w:r w:rsidRPr="00CE5BE2">
              <w:rPr>
                <w:rFonts w:ascii="Arial" w:eastAsiaTheme="minorHAnsi" w:hAnsi="Arial" w:cs="Arial"/>
                <w:b/>
                <w:bCs/>
                <w:color w:val="33CD33"/>
                <w:sz w:val="19"/>
                <w:szCs w:val="19"/>
              </w:rPr>
              <w:t xml:space="preserve">AND THE </w:t>
            </w:r>
            <w:r w:rsidRPr="00CE5BE2">
              <w:rPr>
                <w:rFonts w:ascii="Arial" w:eastAsiaTheme="minorHAnsi" w:hAnsi="Arial" w:cs="Arial"/>
                <w:b/>
                <w:bCs/>
                <w:color w:val="33CD33"/>
              </w:rPr>
              <w:t xml:space="preserve">ZPB </w:t>
            </w:r>
            <w:r w:rsidRPr="00CE5BE2">
              <w:rPr>
                <w:rFonts w:ascii="Arial" w:eastAsiaTheme="minorHAnsi" w:hAnsi="Arial" w:cs="Arial"/>
                <w:b/>
                <w:bCs/>
                <w:color w:val="33CD33"/>
                <w:sz w:val="19"/>
                <w:szCs w:val="19"/>
              </w:rPr>
              <w:t>SYSTEM</w:t>
            </w:r>
          </w:p>
          <w:p w14:paraId="709A2741" w14:textId="329A5C17" w:rsidR="00203CEB" w:rsidRPr="004F75A1" w:rsidRDefault="00CE5BE2" w:rsidP="005005B5">
            <w:pPr>
              <w:rPr>
                <w:i/>
                <w:sz w:val="22"/>
              </w:rPr>
            </w:pPr>
            <w:r>
              <w:rPr>
                <w:rFonts w:ascii="Arial" w:eastAsiaTheme="minorHAnsi" w:hAnsi="Arial" w:cs="Arial"/>
                <w:b/>
                <w:bCs/>
                <w:color w:val="51B948"/>
                <w:sz w:val="23"/>
                <w:szCs w:val="23"/>
                <w:lang w:val="fr-CA"/>
              </w:rPr>
              <w:t>I</w:t>
            </w:r>
            <w:r>
              <w:rPr>
                <w:rFonts w:ascii="Arial" w:eastAsiaTheme="minorHAnsi" w:hAnsi="Arial" w:cs="Arial"/>
                <w:b/>
                <w:bCs/>
                <w:color w:val="51B948"/>
                <w:sz w:val="18"/>
                <w:szCs w:val="18"/>
                <w:lang w:val="fr-CA"/>
              </w:rPr>
              <w:t xml:space="preserve">NTERFACES </w:t>
            </w:r>
            <w:r>
              <w:rPr>
                <w:rFonts w:ascii="Arial" w:eastAsiaTheme="minorHAnsi" w:hAnsi="Arial" w:cs="Arial"/>
                <w:b/>
                <w:bCs/>
                <w:color w:val="51B948"/>
                <w:sz w:val="23"/>
                <w:szCs w:val="23"/>
                <w:lang w:val="fr-CA"/>
              </w:rPr>
              <w:t>NCU / S</w:t>
            </w:r>
            <w:r>
              <w:rPr>
                <w:rFonts w:ascii="Arial" w:eastAsiaTheme="minorHAnsi" w:hAnsi="Arial" w:cs="Arial"/>
                <w:b/>
                <w:bCs/>
                <w:color w:val="51B948"/>
                <w:sz w:val="18"/>
                <w:szCs w:val="18"/>
                <w:lang w:val="fr-CA"/>
              </w:rPr>
              <w:t xml:space="preserve">YSTEME </w:t>
            </w:r>
            <w:r>
              <w:rPr>
                <w:rFonts w:ascii="Arial" w:eastAsiaTheme="minorHAnsi" w:hAnsi="Arial" w:cs="Arial"/>
                <w:b/>
                <w:bCs/>
                <w:color w:val="51B948"/>
                <w:sz w:val="23"/>
                <w:szCs w:val="23"/>
                <w:lang w:val="fr-CA"/>
              </w:rPr>
              <w:t>BSO</w:t>
            </w:r>
          </w:p>
        </w:tc>
      </w:tr>
      <w:tr w:rsidR="00D17F1C" w:rsidRPr="00FB7D2F" w14:paraId="28CA9878" w14:textId="77777777" w:rsidTr="00E410EE">
        <w:tc>
          <w:tcPr>
            <w:tcW w:w="13896" w:type="dxa"/>
            <w:gridSpan w:val="5"/>
            <w:shd w:val="clear" w:color="auto" w:fill="auto"/>
          </w:tcPr>
          <w:p w14:paraId="79A5A896" w14:textId="77777777" w:rsidR="00D17F1C" w:rsidRDefault="00D17F1C" w:rsidP="00A517AD">
            <w:pPr>
              <w:rPr>
                <w:rFonts w:ascii="Arial" w:eastAsiaTheme="minorHAnsi" w:hAnsi="Arial" w:cs="Arial"/>
                <w:b/>
                <w:bCs/>
                <w:sz w:val="22"/>
                <w:szCs w:val="22"/>
              </w:rPr>
            </w:pPr>
            <w:r w:rsidRPr="00D17F1C">
              <w:rPr>
                <w:rFonts w:ascii="Arial" w:eastAsiaTheme="minorHAnsi" w:hAnsi="Arial" w:cs="Arial"/>
                <w:b/>
                <w:bCs/>
                <w:sz w:val="22"/>
                <w:szCs w:val="22"/>
              </w:rPr>
              <w:t>Mechanical Interface between flight train and the PLG</w:t>
            </w:r>
          </w:p>
          <w:p w14:paraId="5334B9D9" w14:textId="2B8D4288" w:rsidR="00D17F1C" w:rsidRPr="00D17F1C" w:rsidRDefault="00D17F1C" w:rsidP="00A517AD">
            <w:pPr>
              <w:rPr>
                <w:rFonts w:ascii="Arial" w:hAnsi="Arial" w:cs="Arial"/>
                <w:sz w:val="16"/>
                <w:szCs w:val="16"/>
              </w:rPr>
            </w:pPr>
            <w:r>
              <w:rPr>
                <w:rFonts w:ascii="Arial" w:eastAsiaTheme="minorHAnsi" w:hAnsi="Arial" w:cs="Arial"/>
                <w:b/>
                <w:bCs/>
                <w:sz w:val="21"/>
                <w:szCs w:val="21"/>
                <w:lang w:val="fr-CA"/>
              </w:rPr>
              <w:t>Interface mécanique Bord / NCU</w:t>
            </w:r>
          </w:p>
        </w:tc>
      </w:tr>
      <w:tr w:rsidR="00A517AD" w:rsidRPr="0008736C" w14:paraId="75C134BC" w14:textId="77777777" w:rsidTr="007E4751">
        <w:tc>
          <w:tcPr>
            <w:tcW w:w="1975" w:type="dxa"/>
            <w:shd w:val="clear" w:color="auto" w:fill="auto"/>
          </w:tcPr>
          <w:p w14:paraId="2402A3A8" w14:textId="77777777" w:rsidR="00A517AD" w:rsidRPr="00203CEB" w:rsidRDefault="00A517AD" w:rsidP="00A517AD">
            <w:pPr>
              <w:rPr>
                <w:rFonts w:ascii="Arial" w:hAnsi="Arial" w:cs="Arial"/>
                <w:b/>
                <w:sz w:val="18"/>
              </w:rPr>
            </w:pPr>
            <w:r w:rsidRPr="00203CEB">
              <w:rPr>
                <w:rFonts w:ascii="Arial" w:hAnsi="Arial" w:cs="Arial"/>
                <w:b/>
                <w:sz w:val="18"/>
              </w:rPr>
              <w:t>EX-0-MNU-00010</w:t>
            </w:r>
          </w:p>
        </w:tc>
        <w:tc>
          <w:tcPr>
            <w:tcW w:w="4050" w:type="dxa"/>
            <w:shd w:val="clear" w:color="auto" w:fill="auto"/>
          </w:tcPr>
          <w:p w14:paraId="7E189473" w14:textId="315E1FA6" w:rsidR="002B70CA" w:rsidRPr="002B70CA" w:rsidRDefault="002B70CA" w:rsidP="002B70CA">
            <w:pPr>
              <w:autoSpaceDE w:val="0"/>
              <w:autoSpaceDN w:val="0"/>
              <w:adjustRightInd w:val="0"/>
              <w:spacing w:before="60" w:after="60"/>
              <w:rPr>
                <w:rFonts w:ascii="Arial" w:hAnsi="Arial" w:cs="Arial"/>
                <w:sz w:val="16"/>
                <w:szCs w:val="16"/>
              </w:rPr>
            </w:pPr>
            <w:r w:rsidRPr="002B70CA">
              <w:rPr>
                <w:rFonts w:ascii="Arial" w:hAnsi="Arial" w:cs="Arial"/>
                <w:sz w:val="16"/>
                <w:szCs w:val="16"/>
              </w:rPr>
              <w:t xml:space="preserve">The design of the PLG must take these data </w:t>
            </w:r>
            <w:r>
              <w:rPr>
                <w:rFonts w:ascii="Arial" w:hAnsi="Arial" w:cs="Arial"/>
                <w:sz w:val="16"/>
                <w:szCs w:val="16"/>
              </w:rPr>
              <w:t xml:space="preserve">(section 5.1.1.1) </w:t>
            </w:r>
            <w:r w:rsidRPr="002B70CA">
              <w:rPr>
                <w:rFonts w:ascii="Arial" w:hAnsi="Arial" w:cs="Arial"/>
                <w:sz w:val="16"/>
                <w:szCs w:val="16"/>
              </w:rPr>
              <w:t>into account for the mechanical interface with the</w:t>
            </w:r>
          </w:p>
          <w:p w14:paraId="4A339B33" w14:textId="77777777" w:rsidR="002B70CA" w:rsidRDefault="002B70CA" w:rsidP="002B70CA">
            <w:pPr>
              <w:autoSpaceDE w:val="0"/>
              <w:autoSpaceDN w:val="0"/>
              <w:adjustRightInd w:val="0"/>
              <w:spacing w:before="60" w:after="60"/>
              <w:rPr>
                <w:rFonts w:ascii="Arial" w:hAnsi="Arial" w:cs="Arial"/>
                <w:sz w:val="16"/>
                <w:szCs w:val="16"/>
                <w:lang w:val="fr-CA"/>
              </w:rPr>
            </w:pPr>
            <w:r w:rsidRPr="002B70CA">
              <w:rPr>
                <w:rFonts w:ascii="Arial" w:hAnsi="Arial" w:cs="Arial"/>
                <w:sz w:val="16"/>
                <w:szCs w:val="16"/>
                <w:lang w:val="fr-CA"/>
              </w:rPr>
              <w:t>flight train.</w:t>
            </w:r>
          </w:p>
          <w:p w14:paraId="35F5A798" w14:textId="0ED8DBC5" w:rsidR="002B70CA" w:rsidRPr="002B70CA" w:rsidRDefault="002B70CA" w:rsidP="002B70CA">
            <w:pPr>
              <w:autoSpaceDE w:val="0"/>
              <w:autoSpaceDN w:val="0"/>
              <w:adjustRightInd w:val="0"/>
              <w:spacing w:before="60" w:after="60"/>
              <w:rPr>
                <w:rFonts w:ascii="Arial" w:hAnsi="Arial" w:cs="Arial"/>
                <w:i/>
                <w:sz w:val="16"/>
                <w:szCs w:val="16"/>
                <w:lang w:val="fr-CA"/>
              </w:rPr>
            </w:pPr>
            <w:r w:rsidRPr="002B70CA">
              <w:rPr>
                <w:rFonts w:ascii="Arial" w:hAnsi="Arial" w:cs="Arial"/>
                <w:i/>
                <w:sz w:val="16"/>
                <w:szCs w:val="16"/>
                <w:lang w:val="fr-CA"/>
              </w:rPr>
              <w:t>La conception de la NCU devra tenir compte de ces données</w:t>
            </w:r>
            <w:r>
              <w:rPr>
                <w:rFonts w:ascii="Arial" w:hAnsi="Arial" w:cs="Arial"/>
                <w:i/>
                <w:sz w:val="16"/>
                <w:szCs w:val="16"/>
                <w:lang w:val="fr-CA"/>
              </w:rPr>
              <w:t xml:space="preserve"> (section 5.1.1.1) </w:t>
            </w:r>
            <w:r w:rsidRPr="002B70CA">
              <w:rPr>
                <w:rFonts w:ascii="Arial" w:hAnsi="Arial" w:cs="Arial"/>
                <w:i/>
                <w:sz w:val="16"/>
                <w:szCs w:val="16"/>
                <w:lang w:val="fr-CA"/>
              </w:rPr>
              <w:t xml:space="preserve"> pour l’interfaçage mécanique avec</w:t>
            </w:r>
          </w:p>
          <w:p w14:paraId="6F79E624" w14:textId="2C2B4850" w:rsidR="00A517AD" w:rsidRPr="00BB3552" w:rsidRDefault="002B70CA" w:rsidP="002B70CA">
            <w:pPr>
              <w:autoSpaceDE w:val="0"/>
              <w:autoSpaceDN w:val="0"/>
              <w:adjustRightInd w:val="0"/>
              <w:spacing w:before="60" w:after="60"/>
              <w:rPr>
                <w:rFonts w:ascii="Arial" w:hAnsi="Arial" w:cs="Arial"/>
                <w:i/>
                <w:sz w:val="16"/>
                <w:szCs w:val="16"/>
                <w:lang w:val="fr-CA"/>
              </w:rPr>
            </w:pPr>
            <w:r w:rsidRPr="002B70CA">
              <w:rPr>
                <w:rFonts w:ascii="Arial" w:hAnsi="Arial" w:cs="Arial"/>
                <w:i/>
                <w:sz w:val="16"/>
                <w:szCs w:val="16"/>
                <w:lang w:val="fr-CA"/>
              </w:rPr>
              <w:t>la CDV.</w:t>
            </w:r>
          </w:p>
        </w:tc>
        <w:tc>
          <w:tcPr>
            <w:tcW w:w="1620" w:type="dxa"/>
            <w:shd w:val="clear" w:color="auto" w:fill="auto"/>
            <w:vAlign w:val="center"/>
          </w:tcPr>
          <w:p w14:paraId="327EF169" w14:textId="665F55E0" w:rsidR="00A517AD" w:rsidRPr="00BB3552" w:rsidRDefault="000E0B19" w:rsidP="00A517AD">
            <w:pPr>
              <w:jc w:val="center"/>
              <w:rPr>
                <w:rFonts w:ascii="Arial" w:hAnsi="Arial" w:cs="Arial"/>
                <w:sz w:val="16"/>
                <w:szCs w:val="16"/>
                <w:lang w:val="fr-CA"/>
              </w:rPr>
            </w:pPr>
            <w:sdt>
              <w:sdtPr>
                <w:rPr>
                  <w:rFonts w:ascii="Arial" w:hAnsi="Arial" w:cs="Arial"/>
                  <w:sz w:val="16"/>
                  <w:szCs w:val="16"/>
                  <w:lang w:val="fr-CA"/>
                </w:rPr>
                <w:id w:val="-964892437"/>
                <w:placeholder>
                  <w:docPart w:val="934FADD92B1A41D9AC4D5452085AE51D"/>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292855">
                  <w:rPr>
                    <w:rFonts w:ascii="Arial" w:hAnsi="Arial" w:cs="Arial"/>
                    <w:sz w:val="16"/>
                    <w:szCs w:val="16"/>
                    <w:lang w:val="fr-CA"/>
                  </w:rPr>
                  <w:t>NA: Not Applicable / Non Applicable</w:t>
                </w:r>
              </w:sdtContent>
            </w:sdt>
          </w:p>
        </w:tc>
        <w:tc>
          <w:tcPr>
            <w:tcW w:w="3510" w:type="dxa"/>
            <w:shd w:val="clear" w:color="auto" w:fill="auto"/>
            <w:vAlign w:val="center"/>
          </w:tcPr>
          <w:p w14:paraId="1F88B89D" w14:textId="77777777" w:rsidR="00456ECA" w:rsidRPr="00A517AD" w:rsidRDefault="00456ECA" w:rsidP="00456ECA">
            <w:pPr>
              <w:spacing w:before="60" w:after="60"/>
              <w:rPr>
                <w:rFonts w:ascii="Arial" w:hAnsi="Arial" w:cs="Arial"/>
                <w:sz w:val="16"/>
                <w:szCs w:val="16"/>
              </w:rPr>
            </w:pPr>
            <w:r w:rsidRPr="00A517AD">
              <w:rPr>
                <w:rFonts w:ascii="Arial" w:hAnsi="Arial" w:cs="Arial"/>
                <w:sz w:val="16"/>
                <w:szCs w:val="16"/>
              </w:rPr>
              <w:t>! Not app</w:t>
            </w:r>
            <w:r>
              <w:rPr>
                <w:rFonts w:ascii="Arial" w:hAnsi="Arial" w:cs="Arial"/>
                <w:sz w:val="16"/>
                <w:szCs w:val="16"/>
              </w:rPr>
              <w:t>licable to individual payloads</w:t>
            </w:r>
          </w:p>
          <w:p w14:paraId="5AFB20E1" w14:textId="5B1F28FD" w:rsidR="00A517AD" w:rsidRPr="00456ECA" w:rsidRDefault="00456ECA" w:rsidP="00456ECA">
            <w:pPr>
              <w:spacing w:before="60" w:after="60"/>
              <w:rPr>
                <w:rFonts w:ascii="Arial" w:hAnsi="Arial" w:cs="Arial"/>
                <w:i/>
                <w:sz w:val="16"/>
                <w:szCs w:val="16"/>
                <w:lang w:val="fr-CA"/>
              </w:rPr>
            </w:pPr>
            <w:r w:rsidRPr="00330BC9">
              <w:rPr>
                <w:rFonts w:ascii="Arial" w:hAnsi="Arial" w:cs="Arial"/>
                <w:i/>
                <w:sz w:val="16"/>
                <w:szCs w:val="16"/>
              </w:rPr>
              <w:t xml:space="preserve">! </w:t>
            </w:r>
            <w:r w:rsidRPr="000531C2">
              <w:rPr>
                <w:rFonts w:ascii="Arial" w:hAnsi="Arial" w:cs="Arial"/>
                <w:i/>
                <w:sz w:val="16"/>
                <w:szCs w:val="16"/>
                <w:lang w:val="fr-CA"/>
              </w:rPr>
              <w:t>Pas applicable aux charges utiles individuelles</w:t>
            </w:r>
          </w:p>
        </w:tc>
        <w:tc>
          <w:tcPr>
            <w:tcW w:w="2741" w:type="dxa"/>
            <w:shd w:val="clear" w:color="auto" w:fill="auto"/>
          </w:tcPr>
          <w:p w14:paraId="1BBE7CAA" w14:textId="77777777" w:rsidR="00A517AD" w:rsidRPr="00456ECA" w:rsidRDefault="00A517AD" w:rsidP="00A517AD">
            <w:pPr>
              <w:rPr>
                <w:rFonts w:ascii="Arial" w:hAnsi="Arial" w:cs="Arial"/>
                <w:sz w:val="16"/>
                <w:szCs w:val="16"/>
                <w:lang w:val="fr-CA"/>
              </w:rPr>
            </w:pPr>
          </w:p>
        </w:tc>
      </w:tr>
      <w:tr w:rsidR="00D17F1C" w:rsidRPr="00FB7D2F" w14:paraId="3E5996CB" w14:textId="77777777" w:rsidTr="00E410EE">
        <w:tc>
          <w:tcPr>
            <w:tcW w:w="13896" w:type="dxa"/>
            <w:gridSpan w:val="5"/>
            <w:shd w:val="clear" w:color="auto" w:fill="auto"/>
          </w:tcPr>
          <w:p w14:paraId="689126E6" w14:textId="77777777" w:rsidR="00D17F1C" w:rsidRDefault="00D17F1C" w:rsidP="00494D40">
            <w:pPr>
              <w:autoSpaceDE w:val="0"/>
              <w:autoSpaceDN w:val="0"/>
              <w:adjustRightInd w:val="0"/>
              <w:rPr>
                <w:rFonts w:ascii="Arial" w:eastAsiaTheme="minorHAnsi" w:hAnsi="Arial" w:cs="Arial"/>
                <w:b/>
                <w:bCs/>
                <w:sz w:val="22"/>
                <w:szCs w:val="22"/>
                <w:lang w:val="fr-CA"/>
              </w:rPr>
            </w:pPr>
            <w:r>
              <w:rPr>
                <w:rFonts w:ascii="Arial" w:eastAsiaTheme="minorHAnsi" w:hAnsi="Arial" w:cs="Arial"/>
                <w:b/>
                <w:bCs/>
                <w:sz w:val="22"/>
                <w:szCs w:val="22"/>
                <w:lang w:val="fr-CA"/>
              </w:rPr>
              <w:t>Mass</w:t>
            </w:r>
          </w:p>
          <w:p w14:paraId="08B90DF8" w14:textId="2BC5458B" w:rsidR="00D17F1C" w:rsidRPr="00A517AD" w:rsidRDefault="00D17F1C" w:rsidP="00494D40">
            <w:pPr>
              <w:autoSpaceDE w:val="0"/>
              <w:autoSpaceDN w:val="0"/>
              <w:adjustRightInd w:val="0"/>
              <w:rPr>
                <w:rFonts w:ascii="Arial" w:hAnsi="Arial" w:cs="Arial"/>
                <w:sz w:val="16"/>
                <w:szCs w:val="16"/>
                <w:lang w:val="fr-CA"/>
              </w:rPr>
            </w:pPr>
            <w:r>
              <w:rPr>
                <w:rFonts w:ascii="Arial" w:eastAsiaTheme="minorHAnsi" w:hAnsi="Arial" w:cs="Arial"/>
                <w:b/>
                <w:bCs/>
                <w:sz w:val="21"/>
                <w:szCs w:val="21"/>
                <w:lang w:val="fr-CA"/>
              </w:rPr>
              <w:t>Masse</w:t>
            </w:r>
          </w:p>
        </w:tc>
      </w:tr>
      <w:tr w:rsidR="00292855" w:rsidRPr="0008736C" w14:paraId="53B543FF" w14:textId="77777777" w:rsidTr="007E4751">
        <w:tc>
          <w:tcPr>
            <w:tcW w:w="1975" w:type="dxa"/>
            <w:shd w:val="clear" w:color="auto" w:fill="auto"/>
          </w:tcPr>
          <w:p w14:paraId="10110C3B" w14:textId="77777777" w:rsidR="00292855" w:rsidRPr="00A517AD" w:rsidRDefault="00292855" w:rsidP="00292855">
            <w:pPr>
              <w:rPr>
                <w:rFonts w:ascii="Arial" w:hAnsi="Arial" w:cs="Arial"/>
                <w:b/>
                <w:sz w:val="18"/>
                <w:lang w:val="fr-CA"/>
              </w:rPr>
            </w:pPr>
            <w:r w:rsidRPr="00A517AD">
              <w:rPr>
                <w:rFonts w:ascii="Arial" w:hAnsi="Arial" w:cs="Arial"/>
                <w:b/>
                <w:sz w:val="18"/>
                <w:lang w:val="fr-CA"/>
              </w:rPr>
              <w:t>EX-0-MNU-00100</w:t>
            </w:r>
          </w:p>
        </w:tc>
        <w:tc>
          <w:tcPr>
            <w:tcW w:w="4050" w:type="dxa"/>
            <w:shd w:val="clear" w:color="auto" w:fill="auto"/>
          </w:tcPr>
          <w:p w14:paraId="208FC354" w14:textId="77777777" w:rsidR="00292855" w:rsidRPr="00EE2084" w:rsidRDefault="00292855" w:rsidP="00292855">
            <w:pPr>
              <w:autoSpaceDE w:val="0"/>
              <w:autoSpaceDN w:val="0"/>
              <w:adjustRightInd w:val="0"/>
              <w:spacing w:before="60" w:after="60"/>
              <w:rPr>
                <w:rFonts w:ascii="Arial" w:hAnsi="Arial" w:cs="Arial"/>
                <w:sz w:val="16"/>
                <w:szCs w:val="16"/>
              </w:rPr>
            </w:pPr>
            <w:r w:rsidRPr="00EE2084">
              <w:rPr>
                <w:rFonts w:ascii="Arial" w:hAnsi="Arial" w:cs="Arial"/>
                <w:sz w:val="16"/>
                <w:szCs w:val="16"/>
              </w:rPr>
              <w:t>The mass of the PLG (or the sum of the masses of the PLGs) must be greater than 120 kg and</w:t>
            </w:r>
          </w:p>
          <w:p w14:paraId="47DD98FC" w14:textId="77777777" w:rsidR="00292855" w:rsidRDefault="00292855" w:rsidP="00292855">
            <w:pPr>
              <w:autoSpaceDE w:val="0"/>
              <w:autoSpaceDN w:val="0"/>
              <w:adjustRightInd w:val="0"/>
              <w:spacing w:before="60" w:after="60"/>
              <w:rPr>
                <w:rFonts w:ascii="Arial" w:hAnsi="Arial" w:cs="Arial"/>
                <w:i/>
                <w:sz w:val="16"/>
                <w:szCs w:val="16"/>
                <w:lang w:val="fr-CA"/>
              </w:rPr>
            </w:pPr>
            <w:proofErr w:type="spellStart"/>
            <w:r w:rsidRPr="00EE2084">
              <w:rPr>
                <w:rFonts w:ascii="Arial" w:hAnsi="Arial" w:cs="Arial"/>
                <w:sz w:val="16"/>
                <w:szCs w:val="16"/>
                <w:lang w:val="fr-CA"/>
              </w:rPr>
              <w:t>less</w:t>
            </w:r>
            <w:proofErr w:type="spellEnd"/>
            <w:r w:rsidRPr="00EE2084">
              <w:rPr>
                <w:rFonts w:ascii="Arial" w:hAnsi="Arial" w:cs="Arial"/>
                <w:sz w:val="16"/>
                <w:szCs w:val="16"/>
                <w:lang w:val="fr-CA"/>
              </w:rPr>
              <w:t xml:space="preserve"> </w:t>
            </w:r>
            <w:proofErr w:type="spellStart"/>
            <w:r w:rsidRPr="00EE2084">
              <w:rPr>
                <w:rFonts w:ascii="Arial" w:hAnsi="Arial" w:cs="Arial"/>
                <w:sz w:val="16"/>
                <w:szCs w:val="16"/>
                <w:lang w:val="fr-CA"/>
              </w:rPr>
              <w:t>than</w:t>
            </w:r>
            <w:proofErr w:type="spellEnd"/>
            <w:r w:rsidRPr="00EE2084">
              <w:rPr>
                <w:rFonts w:ascii="Arial" w:hAnsi="Arial" w:cs="Arial"/>
                <w:sz w:val="16"/>
                <w:szCs w:val="16"/>
                <w:lang w:val="fr-CA"/>
              </w:rPr>
              <w:t xml:space="preserve"> 1100 kg.</w:t>
            </w:r>
            <w:r w:rsidRPr="00EE2084">
              <w:rPr>
                <w:rFonts w:ascii="Arial" w:hAnsi="Arial" w:cs="Arial"/>
                <w:i/>
                <w:sz w:val="16"/>
                <w:szCs w:val="16"/>
                <w:lang w:val="fr-CA"/>
              </w:rPr>
              <w:t xml:space="preserve"> </w:t>
            </w:r>
          </w:p>
          <w:p w14:paraId="4E412D59" w14:textId="581F67CA" w:rsidR="00292855" w:rsidRPr="00BB3552" w:rsidRDefault="00292855" w:rsidP="00292855">
            <w:pPr>
              <w:autoSpaceDE w:val="0"/>
              <w:autoSpaceDN w:val="0"/>
              <w:adjustRightInd w:val="0"/>
              <w:spacing w:before="60" w:after="60"/>
              <w:rPr>
                <w:rFonts w:ascii="Arial" w:hAnsi="Arial" w:cs="Arial"/>
                <w:i/>
                <w:sz w:val="16"/>
                <w:szCs w:val="16"/>
                <w:lang w:val="fr-CA"/>
              </w:rPr>
            </w:pPr>
            <w:r w:rsidRPr="00BB3552">
              <w:rPr>
                <w:rFonts w:ascii="Arial" w:hAnsi="Arial" w:cs="Arial"/>
                <w:i/>
                <w:sz w:val="16"/>
                <w:szCs w:val="16"/>
                <w:lang w:val="fr-CA"/>
              </w:rPr>
              <w:t>La masse de la NCU (ou la somme des masses des NCU) doit être supérieure à 120 kg et inférieure à 1100 kg.</w:t>
            </w:r>
          </w:p>
        </w:tc>
        <w:tc>
          <w:tcPr>
            <w:tcW w:w="1620" w:type="dxa"/>
            <w:shd w:val="clear" w:color="auto" w:fill="auto"/>
            <w:vAlign w:val="center"/>
          </w:tcPr>
          <w:p w14:paraId="35758679" w14:textId="6AF55F31" w:rsidR="00292855" w:rsidRPr="00BB3552" w:rsidRDefault="000E0B19" w:rsidP="00292855">
            <w:pPr>
              <w:jc w:val="center"/>
              <w:rPr>
                <w:rFonts w:ascii="Arial" w:hAnsi="Arial" w:cs="Arial"/>
                <w:sz w:val="16"/>
                <w:szCs w:val="16"/>
                <w:lang w:val="fr-CA"/>
              </w:rPr>
            </w:pPr>
            <w:sdt>
              <w:sdtPr>
                <w:rPr>
                  <w:rFonts w:ascii="Arial" w:hAnsi="Arial" w:cs="Arial"/>
                  <w:sz w:val="16"/>
                  <w:szCs w:val="16"/>
                  <w:lang w:val="fr-CA"/>
                </w:rPr>
                <w:id w:val="-1520073280"/>
                <w:placeholder>
                  <w:docPart w:val="06726E96DC97DE49B0A808EAE133E520"/>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292855">
                  <w:rPr>
                    <w:rFonts w:ascii="Arial" w:hAnsi="Arial" w:cs="Arial"/>
                    <w:sz w:val="16"/>
                    <w:szCs w:val="16"/>
                    <w:lang w:val="fr-CA"/>
                  </w:rPr>
                  <w:t>NA: Not Applicable / Non Applicable</w:t>
                </w:r>
              </w:sdtContent>
            </w:sdt>
          </w:p>
        </w:tc>
        <w:tc>
          <w:tcPr>
            <w:tcW w:w="3510" w:type="dxa"/>
            <w:shd w:val="clear" w:color="auto" w:fill="auto"/>
            <w:vAlign w:val="center"/>
          </w:tcPr>
          <w:p w14:paraId="52EF5422" w14:textId="77777777" w:rsidR="00456ECA" w:rsidRPr="00A517AD" w:rsidRDefault="00456ECA" w:rsidP="00456ECA">
            <w:pPr>
              <w:spacing w:before="60" w:after="60"/>
              <w:rPr>
                <w:rFonts w:ascii="Arial" w:hAnsi="Arial" w:cs="Arial"/>
                <w:sz w:val="16"/>
                <w:szCs w:val="16"/>
              </w:rPr>
            </w:pPr>
            <w:r w:rsidRPr="00A517AD">
              <w:rPr>
                <w:rFonts w:ascii="Arial" w:hAnsi="Arial" w:cs="Arial"/>
                <w:sz w:val="16"/>
                <w:szCs w:val="16"/>
              </w:rPr>
              <w:t>! Not app</w:t>
            </w:r>
            <w:r>
              <w:rPr>
                <w:rFonts w:ascii="Arial" w:hAnsi="Arial" w:cs="Arial"/>
                <w:sz w:val="16"/>
                <w:szCs w:val="16"/>
              </w:rPr>
              <w:t>licable to individual payloads</w:t>
            </w:r>
          </w:p>
          <w:p w14:paraId="474FD85B" w14:textId="427B73B8" w:rsidR="00292855" w:rsidRPr="00456ECA" w:rsidRDefault="00456ECA" w:rsidP="00456ECA">
            <w:pPr>
              <w:spacing w:before="60" w:after="60"/>
              <w:rPr>
                <w:rFonts w:ascii="Arial" w:hAnsi="Arial" w:cs="Arial"/>
                <w:i/>
                <w:sz w:val="16"/>
                <w:szCs w:val="16"/>
                <w:lang w:val="fr-CA"/>
              </w:rPr>
            </w:pPr>
            <w:r w:rsidRPr="00330BC9">
              <w:rPr>
                <w:rFonts w:ascii="Arial" w:hAnsi="Arial" w:cs="Arial"/>
                <w:i/>
                <w:sz w:val="16"/>
                <w:szCs w:val="16"/>
              </w:rPr>
              <w:t xml:space="preserve">! </w:t>
            </w:r>
            <w:r w:rsidRPr="000531C2">
              <w:rPr>
                <w:rFonts w:ascii="Arial" w:hAnsi="Arial" w:cs="Arial"/>
                <w:i/>
                <w:sz w:val="16"/>
                <w:szCs w:val="16"/>
                <w:lang w:val="fr-CA"/>
              </w:rPr>
              <w:t>Pas applicable aux charges utiles individuelles</w:t>
            </w:r>
          </w:p>
        </w:tc>
        <w:tc>
          <w:tcPr>
            <w:tcW w:w="2741" w:type="dxa"/>
            <w:shd w:val="clear" w:color="auto" w:fill="auto"/>
          </w:tcPr>
          <w:p w14:paraId="7C5E9634" w14:textId="77777777" w:rsidR="00292855" w:rsidRPr="00456ECA" w:rsidRDefault="00292855" w:rsidP="00292855">
            <w:pPr>
              <w:autoSpaceDE w:val="0"/>
              <w:autoSpaceDN w:val="0"/>
              <w:adjustRightInd w:val="0"/>
              <w:rPr>
                <w:rFonts w:ascii="Arial" w:hAnsi="Arial" w:cs="Arial"/>
                <w:sz w:val="16"/>
                <w:szCs w:val="16"/>
                <w:lang w:val="fr-CA"/>
              </w:rPr>
            </w:pPr>
          </w:p>
        </w:tc>
      </w:tr>
      <w:tr w:rsidR="00292855" w:rsidRPr="00D17F1C" w14:paraId="544C30D3" w14:textId="77777777" w:rsidTr="00E410EE">
        <w:tc>
          <w:tcPr>
            <w:tcW w:w="13896" w:type="dxa"/>
            <w:gridSpan w:val="5"/>
            <w:tcBorders>
              <w:bottom w:val="single" w:sz="4" w:space="0" w:color="auto"/>
            </w:tcBorders>
            <w:shd w:val="clear" w:color="auto" w:fill="auto"/>
          </w:tcPr>
          <w:p w14:paraId="20817D62" w14:textId="77777777" w:rsidR="00292855" w:rsidRDefault="00292855" w:rsidP="00292855">
            <w:pPr>
              <w:rPr>
                <w:rFonts w:ascii="Arial" w:eastAsiaTheme="minorHAnsi" w:hAnsi="Arial" w:cs="Arial"/>
                <w:b/>
                <w:bCs/>
                <w:sz w:val="22"/>
                <w:szCs w:val="22"/>
                <w:lang w:val="fr-CA"/>
              </w:rPr>
            </w:pPr>
            <w:r>
              <w:rPr>
                <w:rFonts w:ascii="Arial" w:eastAsiaTheme="minorHAnsi" w:hAnsi="Arial" w:cs="Arial"/>
                <w:b/>
                <w:bCs/>
                <w:sz w:val="22"/>
                <w:szCs w:val="22"/>
                <w:lang w:val="fr-CA"/>
              </w:rPr>
              <w:t>Volume in flight configuration</w:t>
            </w:r>
          </w:p>
          <w:p w14:paraId="1AF2163F" w14:textId="466FAE45" w:rsidR="00292855" w:rsidRPr="00A517AD" w:rsidRDefault="00292855" w:rsidP="00292855">
            <w:pPr>
              <w:rPr>
                <w:rFonts w:ascii="Arial" w:hAnsi="Arial" w:cs="Arial"/>
                <w:sz w:val="16"/>
                <w:szCs w:val="16"/>
                <w:lang w:val="fr-CA"/>
              </w:rPr>
            </w:pPr>
            <w:r>
              <w:rPr>
                <w:rFonts w:ascii="Arial" w:eastAsiaTheme="minorHAnsi" w:hAnsi="Arial" w:cs="Arial"/>
                <w:b/>
                <w:bCs/>
                <w:sz w:val="21"/>
                <w:szCs w:val="21"/>
                <w:lang w:val="fr-CA"/>
              </w:rPr>
              <w:t>Volume en configuration de vol</w:t>
            </w:r>
          </w:p>
        </w:tc>
      </w:tr>
      <w:tr w:rsidR="00292855" w:rsidRPr="0008736C" w14:paraId="3234A8EA" w14:textId="77777777" w:rsidTr="007E4751">
        <w:tc>
          <w:tcPr>
            <w:tcW w:w="1975" w:type="dxa"/>
            <w:tcBorders>
              <w:bottom w:val="single" w:sz="4" w:space="0" w:color="auto"/>
            </w:tcBorders>
            <w:shd w:val="clear" w:color="auto" w:fill="auto"/>
          </w:tcPr>
          <w:p w14:paraId="6BFE7842" w14:textId="77777777" w:rsidR="00292855" w:rsidRPr="00A517AD" w:rsidRDefault="00292855" w:rsidP="00292855">
            <w:pPr>
              <w:rPr>
                <w:rFonts w:ascii="Arial" w:hAnsi="Arial" w:cs="Arial"/>
                <w:b/>
                <w:sz w:val="18"/>
                <w:lang w:val="fr-CA"/>
              </w:rPr>
            </w:pPr>
            <w:r w:rsidRPr="00A517AD">
              <w:rPr>
                <w:rFonts w:ascii="Arial" w:hAnsi="Arial" w:cs="Arial"/>
                <w:b/>
                <w:sz w:val="18"/>
                <w:lang w:val="fr-CA"/>
              </w:rPr>
              <w:t>EX-0-MNU-00200</w:t>
            </w:r>
          </w:p>
        </w:tc>
        <w:tc>
          <w:tcPr>
            <w:tcW w:w="4050" w:type="dxa"/>
            <w:tcBorders>
              <w:bottom w:val="single" w:sz="4" w:space="0" w:color="auto"/>
            </w:tcBorders>
            <w:shd w:val="clear" w:color="auto" w:fill="auto"/>
          </w:tcPr>
          <w:p w14:paraId="1C586807" w14:textId="028C3582" w:rsidR="00292855" w:rsidRPr="00BB3552" w:rsidRDefault="00292855" w:rsidP="00292855">
            <w:pPr>
              <w:spacing w:before="60" w:after="60"/>
              <w:rPr>
                <w:rFonts w:ascii="Arial" w:hAnsi="Arial" w:cs="Arial"/>
                <w:sz w:val="16"/>
                <w:szCs w:val="16"/>
              </w:rPr>
            </w:pPr>
            <w:r w:rsidRPr="008279A2">
              <w:rPr>
                <w:rFonts w:ascii="Arial" w:hAnsi="Arial" w:cs="Arial"/>
                <w:sz w:val="16"/>
                <w:szCs w:val="16"/>
              </w:rPr>
              <w:t>The maximum surface area taken up on the ground is 5 m x 5 m.</w:t>
            </w:r>
          </w:p>
          <w:p w14:paraId="09F7EED3" w14:textId="77777777" w:rsidR="00292855" w:rsidRPr="008279A2" w:rsidRDefault="00292855" w:rsidP="00292855">
            <w:pPr>
              <w:spacing w:before="60" w:after="60"/>
              <w:rPr>
                <w:rFonts w:ascii="Arial" w:hAnsi="Arial" w:cs="Arial"/>
                <w:sz w:val="16"/>
                <w:szCs w:val="16"/>
              </w:rPr>
            </w:pPr>
            <w:r w:rsidRPr="008279A2">
              <w:rPr>
                <w:rFonts w:ascii="Arial" w:hAnsi="Arial" w:cs="Arial"/>
                <w:sz w:val="16"/>
                <w:szCs w:val="16"/>
              </w:rPr>
              <w:t>Timmins base (Canada):</w:t>
            </w:r>
          </w:p>
          <w:p w14:paraId="0791C390" w14:textId="77777777" w:rsidR="00292855" w:rsidRPr="008279A2" w:rsidRDefault="00292855" w:rsidP="00E968AA">
            <w:pPr>
              <w:pStyle w:val="ListParagraph"/>
              <w:numPr>
                <w:ilvl w:val="0"/>
                <w:numId w:val="26"/>
              </w:numPr>
              <w:spacing w:before="60" w:after="60"/>
              <w:rPr>
                <w:rFonts w:ascii="Arial" w:hAnsi="Arial" w:cs="Arial"/>
                <w:sz w:val="16"/>
                <w:szCs w:val="16"/>
              </w:rPr>
            </w:pPr>
            <w:r w:rsidRPr="008279A2">
              <w:rPr>
                <w:rFonts w:ascii="Arial" w:hAnsi="Arial" w:cs="Arial"/>
                <w:sz w:val="16"/>
                <w:szCs w:val="16"/>
              </w:rPr>
              <w:t>o maximum clearance under mobile hoist: 7.5 m (maximum load 1500 kg);</w:t>
            </w:r>
          </w:p>
          <w:p w14:paraId="7E081F0C" w14:textId="77777777" w:rsidR="00292855" w:rsidRPr="008279A2" w:rsidRDefault="00292855" w:rsidP="00E968AA">
            <w:pPr>
              <w:pStyle w:val="ListParagraph"/>
              <w:numPr>
                <w:ilvl w:val="0"/>
                <w:numId w:val="26"/>
              </w:numPr>
              <w:spacing w:before="60" w:after="60"/>
              <w:rPr>
                <w:rFonts w:ascii="Arial" w:hAnsi="Arial" w:cs="Arial"/>
                <w:sz w:val="16"/>
                <w:szCs w:val="16"/>
              </w:rPr>
            </w:pPr>
            <w:r w:rsidRPr="008279A2">
              <w:rPr>
                <w:rFonts w:ascii="Arial" w:hAnsi="Arial" w:cs="Arial"/>
                <w:sz w:val="16"/>
                <w:szCs w:val="16"/>
              </w:rPr>
              <w:t>o maximum clearance under fixed hoists (x2): 6.0 m (maximum load 1000 kg);</w:t>
            </w:r>
          </w:p>
          <w:p w14:paraId="5ADE8466" w14:textId="359C4E22" w:rsidR="00292855" w:rsidRDefault="00292855" w:rsidP="00E968AA">
            <w:pPr>
              <w:numPr>
                <w:ilvl w:val="0"/>
                <w:numId w:val="26"/>
              </w:numPr>
              <w:spacing w:before="60" w:after="60"/>
              <w:rPr>
                <w:rFonts w:ascii="Arial" w:hAnsi="Arial" w:cs="Arial"/>
                <w:i/>
                <w:sz w:val="16"/>
                <w:szCs w:val="16"/>
                <w:lang w:val="fr-CA"/>
              </w:rPr>
            </w:pPr>
            <w:r w:rsidRPr="008279A2">
              <w:rPr>
                <w:rFonts w:ascii="Arial" w:hAnsi="Arial" w:cs="Arial"/>
                <w:sz w:val="16"/>
                <w:szCs w:val="16"/>
              </w:rPr>
              <w:t>o dimensions of the doorway: 5.0 m x 4.0 m (h x l).</w:t>
            </w:r>
            <w:r w:rsidRPr="008279A2">
              <w:rPr>
                <w:rFonts w:ascii="Arial" w:hAnsi="Arial" w:cs="Arial"/>
                <w:i/>
                <w:sz w:val="16"/>
                <w:szCs w:val="16"/>
              </w:rPr>
              <w:t xml:space="preserve"> </w:t>
            </w:r>
            <w:r w:rsidRPr="00BB3552">
              <w:rPr>
                <w:rFonts w:ascii="Arial" w:hAnsi="Arial" w:cs="Arial"/>
                <w:i/>
                <w:sz w:val="16"/>
                <w:szCs w:val="16"/>
                <w:lang w:val="fr-CA"/>
              </w:rPr>
              <w:t>L’empattement maximum au sol de la NCU doit être de 5 m x 5 m.</w:t>
            </w:r>
          </w:p>
          <w:p w14:paraId="16517582" w14:textId="53E7F1FE" w:rsidR="00292855" w:rsidRPr="00BB3552" w:rsidRDefault="00292855" w:rsidP="00292855">
            <w:pPr>
              <w:spacing w:before="60" w:after="60"/>
              <w:rPr>
                <w:rFonts w:ascii="Arial" w:hAnsi="Arial" w:cs="Arial"/>
                <w:i/>
                <w:sz w:val="16"/>
                <w:szCs w:val="16"/>
                <w:lang w:val="fr-CA"/>
              </w:rPr>
            </w:pPr>
            <w:r w:rsidRPr="008279A2">
              <w:rPr>
                <w:rFonts w:ascii="Arial" w:hAnsi="Arial" w:cs="Arial"/>
                <w:i/>
                <w:sz w:val="16"/>
                <w:szCs w:val="16"/>
                <w:lang w:val="fr-CA"/>
              </w:rPr>
              <w:t>Base de Timmins (Canada) :</w:t>
            </w:r>
          </w:p>
          <w:p w14:paraId="258A147F" w14:textId="77777777" w:rsidR="00292855" w:rsidRPr="00BB3552" w:rsidRDefault="00292855" w:rsidP="00E968AA">
            <w:pPr>
              <w:pStyle w:val="ListParagraph"/>
              <w:numPr>
                <w:ilvl w:val="0"/>
                <w:numId w:val="25"/>
              </w:numPr>
              <w:spacing w:before="60" w:after="60"/>
              <w:rPr>
                <w:rFonts w:ascii="Arial" w:hAnsi="Arial" w:cs="Arial"/>
                <w:i/>
                <w:sz w:val="16"/>
                <w:szCs w:val="16"/>
                <w:lang w:val="fr-CA"/>
              </w:rPr>
            </w:pPr>
            <w:r w:rsidRPr="00BB3552">
              <w:rPr>
                <w:rFonts w:ascii="Arial" w:hAnsi="Arial" w:cs="Arial"/>
                <w:i/>
                <w:sz w:val="16"/>
                <w:szCs w:val="16"/>
                <w:lang w:val="fr-CA"/>
              </w:rPr>
              <w:lastRenderedPageBreak/>
              <w:t>hauteur maximum sous palan mobile : 7,5 m (1500 kg maximum) ;</w:t>
            </w:r>
          </w:p>
          <w:p w14:paraId="3D412501" w14:textId="77777777" w:rsidR="00292855" w:rsidRPr="00BB3552" w:rsidRDefault="00292855" w:rsidP="00E968AA">
            <w:pPr>
              <w:pStyle w:val="ListParagraph"/>
              <w:numPr>
                <w:ilvl w:val="0"/>
                <w:numId w:val="25"/>
              </w:numPr>
              <w:spacing w:before="60" w:after="60"/>
              <w:rPr>
                <w:rFonts w:ascii="Arial" w:hAnsi="Arial" w:cs="Arial"/>
                <w:i/>
                <w:sz w:val="16"/>
                <w:szCs w:val="16"/>
                <w:lang w:val="fr-CA"/>
              </w:rPr>
            </w:pPr>
            <w:r w:rsidRPr="00BB3552">
              <w:rPr>
                <w:rFonts w:ascii="Arial" w:hAnsi="Arial" w:cs="Arial"/>
                <w:i/>
                <w:sz w:val="16"/>
                <w:szCs w:val="16"/>
                <w:lang w:val="fr-CA"/>
              </w:rPr>
              <w:t>hauteur maximum sous palan fixes (x2) : 6,0 m (1000 kg maximum) ;</w:t>
            </w:r>
          </w:p>
          <w:p w14:paraId="07355B2D" w14:textId="77777777" w:rsidR="00292855" w:rsidRPr="00BB3552" w:rsidRDefault="00292855" w:rsidP="00E968AA">
            <w:pPr>
              <w:pStyle w:val="ListParagraph"/>
              <w:numPr>
                <w:ilvl w:val="0"/>
                <w:numId w:val="24"/>
              </w:numPr>
              <w:spacing w:before="60" w:after="60"/>
              <w:rPr>
                <w:rFonts w:ascii="Arial" w:hAnsi="Arial" w:cs="Arial"/>
                <w:sz w:val="16"/>
                <w:szCs w:val="16"/>
                <w:lang w:val="fr-CA"/>
              </w:rPr>
            </w:pPr>
            <w:r w:rsidRPr="00BB3552">
              <w:rPr>
                <w:rFonts w:ascii="Arial" w:hAnsi="Arial" w:cs="Arial"/>
                <w:i/>
                <w:sz w:val="16"/>
                <w:szCs w:val="16"/>
                <w:lang w:val="fr-CA"/>
              </w:rPr>
              <w:t>dimension de la porte : 5,0 m x 4,0 m (h x l).</w:t>
            </w:r>
          </w:p>
        </w:tc>
        <w:tc>
          <w:tcPr>
            <w:tcW w:w="1620" w:type="dxa"/>
            <w:tcBorders>
              <w:bottom w:val="single" w:sz="4" w:space="0" w:color="auto"/>
            </w:tcBorders>
            <w:shd w:val="clear" w:color="auto" w:fill="auto"/>
            <w:vAlign w:val="center"/>
          </w:tcPr>
          <w:p w14:paraId="24F78F96" w14:textId="21A20E7A" w:rsidR="00292855" w:rsidRPr="00BB3552" w:rsidRDefault="000E0B19" w:rsidP="00292855">
            <w:pPr>
              <w:jc w:val="center"/>
              <w:rPr>
                <w:rFonts w:ascii="Arial" w:hAnsi="Arial" w:cs="Arial"/>
                <w:sz w:val="16"/>
                <w:szCs w:val="16"/>
                <w:lang w:val="fr-CA"/>
              </w:rPr>
            </w:pPr>
            <w:sdt>
              <w:sdtPr>
                <w:rPr>
                  <w:rFonts w:ascii="Arial" w:hAnsi="Arial" w:cs="Arial"/>
                  <w:sz w:val="16"/>
                  <w:szCs w:val="16"/>
                  <w:lang w:val="fr-CA"/>
                </w:rPr>
                <w:id w:val="-1036572486"/>
                <w:placeholder>
                  <w:docPart w:val="981AD59592E67C42983648FD39BBB2ED"/>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292855">
                  <w:rPr>
                    <w:rFonts w:ascii="Arial" w:hAnsi="Arial" w:cs="Arial"/>
                    <w:sz w:val="16"/>
                    <w:szCs w:val="16"/>
                    <w:lang w:val="fr-CA"/>
                  </w:rPr>
                  <w:t>NA: Not Applicable / Non Applicable</w:t>
                </w:r>
              </w:sdtContent>
            </w:sdt>
          </w:p>
        </w:tc>
        <w:tc>
          <w:tcPr>
            <w:tcW w:w="3510" w:type="dxa"/>
            <w:tcBorders>
              <w:bottom w:val="single" w:sz="4" w:space="0" w:color="auto"/>
            </w:tcBorders>
            <w:shd w:val="clear" w:color="auto" w:fill="auto"/>
            <w:vAlign w:val="center"/>
          </w:tcPr>
          <w:p w14:paraId="2F1621A9" w14:textId="77777777" w:rsidR="00456ECA" w:rsidRPr="00A517AD" w:rsidRDefault="00456ECA" w:rsidP="00456ECA">
            <w:pPr>
              <w:spacing w:before="60" w:after="60"/>
              <w:rPr>
                <w:rFonts w:ascii="Arial" w:hAnsi="Arial" w:cs="Arial"/>
                <w:sz w:val="16"/>
                <w:szCs w:val="16"/>
              </w:rPr>
            </w:pPr>
            <w:r w:rsidRPr="00A517AD">
              <w:rPr>
                <w:rFonts w:ascii="Arial" w:hAnsi="Arial" w:cs="Arial"/>
                <w:sz w:val="16"/>
                <w:szCs w:val="16"/>
              </w:rPr>
              <w:t>! Not app</w:t>
            </w:r>
            <w:r>
              <w:rPr>
                <w:rFonts w:ascii="Arial" w:hAnsi="Arial" w:cs="Arial"/>
                <w:sz w:val="16"/>
                <w:szCs w:val="16"/>
              </w:rPr>
              <w:t>licable to individual payloads</w:t>
            </w:r>
          </w:p>
          <w:p w14:paraId="2EE0F601" w14:textId="7F161241" w:rsidR="00292855" w:rsidRPr="00456ECA" w:rsidRDefault="00456ECA" w:rsidP="00456ECA">
            <w:pPr>
              <w:spacing w:before="60" w:after="60"/>
              <w:rPr>
                <w:rFonts w:ascii="Arial" w:hAnsi="Arial" w:cs="Arial"/>
                <w:i/>
                <w:sz w:val="16"/>
                <w:szCs w:val="16"/>
                <w:lang w:val="fr-CA"/>
              </w:rPr>
            </w:pPr>
            <w:r w:rsidRPr="00330BC9">
              <w:rPr>
                <w:rFonts w:ascii="Arial" w:hAnsi="Arial" w:cs="Arial"/>
                <w:i/>
                <w:sz w:val="16"/>
                <w:szCs w:val="16"/>
              </w:rPr>
              <w:t xml:space="preserve">! </w:t>
            </w:r>
            <w:r w:rsidRPr="000531C2">
              <w:rPr>
                <w:rFonts w:ascii="Arial" w:hAnsi="Arial" w:cs="Arial"/>
                <w:i/>
                <w:sz w:val="16"/>
                <w:szCs w:val="16"/>
                <w:lang w:val="fr-CA"/>
              </w:rPr>
              <w:t>Pas applicable aux charges utiles individuelles</w:t>
            </w:r>
          </w:p>
        </w:tc>
        <w:tc>
          <w:tcPr>
            <w:tcW w:w="2741" w:type="dxa"/>
            <w:tcBorders>
              <w:bottom w:val="single" w:sz="4" w:space="0" w:color="auto"/>
            </w:tcBorders>
            <w:shd w:val="clear" w:color="auto" w:fill="auto"/>
          </w:tcPr>
          <w:p w14:paraId="48DF1BA7" w14:textId="77777777" w:rsidR="00292855" w:rsidRPr="00456ECA" w:rsidRDefault="00292855" w:rsidP="00292855">
            <w:pPr>
              <w:rPr>
                <w:rFonts w:ascii="Arial" w:hAnsi="Arial" w:cs="Arial"/>
                <w:sz w:val="16"/>
                <w:szCs w:val="16"/>
                <w:lang w:val="fr-CA"/>
              </w:rPr>
            </w:pPr>
          </w:p>
        </w:tc>
      </w:tr>
      <w:tr w:rsidR="00292855" w:rsidRPr="00FB7D2F" w14:paraId="44889390" w14:textId="77777777" w:rsidTr="00E410EE">
        <w:tc>
          <w:tcPr>
            <w:tcW w:w="13896" w:type="dxa"/>
            <w:gridSpan w:val="5"/>
            <w:shd w:val="clear" w:color="auto" w:fill="auto"/>
          </w:tcPr>
          <w:p w14:paraId="22AFFAA8" w14:textId="77777777" w:rsidR="00292855" w:rsidRDefault="00292855" w:rsidP="00292855">
            <w:pPr>
              <w:rPr>
                <w:rFonts w:ascii="Arial" w:eastAsiaTheme="minorHAnsi" w:hAnsi="Arial" w:cs="Arial"/>
                <w:b/>
                <w:bCs/>
                <w:sz w:val="22"/>
                <w:szCs w:val="22"/>
                <w:lang w:val="fr-CA"/>
              </w:rPr>
            </w:pPr>
            <w:proofErr w:type="spellStart"/>
            <w:r>
              <w:rPr>
                <w:rFonts w:ascii="Arial" w:eastAsiaTheme="minorHAnsi" w:hAnsi="Arial" w:cs="Arial"/>
                <w:b/>
                <w:bCs/>
                <w:sz w:val="22"/>
                <w:szCs w:val="22"/>
                <w:lang w:val="fr-CA"/>
              </w:rPr>
              <w:t>Load</w:t>
            </w:r>
            <w:proofErr w:type="spellEnd"/>
            <w:r>
              <w:rPr>
                <w:rFonts w:ascii="Arial" w:eastAsiaTheme="minorHAnsi" w:hAnsi="Arial" w:cs="Arial"/>
                <w:b/>
                <w:bCs/>
                <w:sz w:val="22"/>
                <w:szCs w:val="22"/>
                <w:lang w:val="fr-CA"/>
              </w:rPr>
              <w:t xml:space="preserve"> </w:t>
            </w:r>
            <w:proofErr w:type="spellStart"/>
            <w:r>
              <w:rPr>
                <w:rFonts w:ascii="Arial" w:eastAsiaTheme="minorHAnsi" w:hAnsi="Arial" w:cs="Arial"/>
                <w:b/>
                <w:bCs/>
                <w:sz w:val="22"/>
                <w:szCs w:val="22"/>
                <w:lang w:val="fr-CA"/>
              </w:rPr>
              <w:t>balancing</w:t>
            </w:r>
            <w:proofErr w:type="spellEnd"/>
          </w:p>
          <w:p w14:paraId="1643DD2C" w14:textId="11234805" w:rsidR="00292855" w:rsidRPr="00A517AD" w:rsidRDefault="00292855" w:rsidP="00292855">
            <w:pPr>
              <w:rPr>
                <w:rFonts w:ascii="Arial" w:hAnsi="Arial" w:cs="Arial"/>
                <w:sz w:val="16"/>
                <w:szCs w:val="16"/>
                <w:lang w:val="fr-CA"/>
              </w:rPr>
            </w:pPr>
            <w:r>
              <w:rPr>
                <w:rFonts w:ascii="Arial" w:eastAsiaTheme="minorHAnsi" w:hAnsi="Arial" w:cs="Arial"/>
                <w:b/>
                <w:bCs/>
                <w:sz w:val="21"/>
                <w:szCs w:val="21"/>
                <w:lang w:val="fr-CA"/>
              </w:rPr>
              <w:t>Équilibrage</w:t>
            </w:r>
          </w:p>
        </w:tc>
      </w:tr>
      <w:tr w:rsidR="00292855" w:rsidRPr="0008736C" w14:paraId="32DB5736" w14:textId="77777777" w:rsidTr="00DB5226">
        <w:tc>
          <w:tcPr>
            <w:tcW w:w="1975" w:type="dxa"/>
            <w:shd w:val="clear" w:color="auto" w:fill="auto"/>
          </w:tcPr>
          <w:p w14:paraId="2940EB48" w14:textId="77777777" w:rsidR="00292855" w:rsidRPr="00A517AD" w:rsidRDefault="00292855" w:rsidP="00292855">
            <w:pPr>
              <w:rPr>
                <w:rFonts w:ascii="Arial" w:hAnsi="Arial" w:cs="Arial"/>
                <w:b/>
                <w:sz w:val="18"/>
              </w:rPr>
            </w:pPr>
            <w:r w:rsidRPr="00A517AD">
              <w:rPr>
                <w:rFonts w:ascii="Arial" w:hAnsi="Arial" w:cs="Arial"/>
                <w:b/>
                <w:sz w:val="18"/>
              </w:rPr>
              <w:t>EX-0-MNU-00300</w:t>
            </w:r>
          </w:p>
        </w:tc>
        <w:tc>
          <w:tcPr>
            <w:tcW w:w="4050" w:type="dxa"/>
            <w:shd w:val="clear" w:color="auto" w:fill="auto"/>
          </w:tcPr>
          <w:p w14:paraId="7D1DB7C8" w14:textId="77777777" w:rsidR="00292855" w:rsidRPr="009A3BAA" w:rsidRDefault="00292855" w:rsidP="00292855">
            <w:pPr>
              <w:autoSpaceDE w:val="0"/>
              <w:autoSpaceDN w:val="0"/>
              <w:adjustRightInd w:val="0"/>
              <w:spacing w:before="60" w:after="60"/>
              <w:rPr>
                <w:rFonts w:ascii="Arial" w:hAnsi="Arial" w:cs="Arial"/>
                <w:sz w:val="16"/>
                <w:szCs w:val="16"/>
              </w:rPr>
            </w:pPr>
            <w:r w:rsidRPr="009A3BAA">
              <w:rPr>
                <w:rFonts w:ascii="Arial" w:hAnsi="Arial" w:cs="Arial"/>
                <w:sz w:val="16"/>
                <w:szCs w:val="16"/>
              </w:rPr>
              <w:t>The centre of gravity must be positioned so that the forces on the straps are distributed correctly</w:t>
            </w:r>
          </w:p>
          <w:p w14:paraId="78205C41" w14:textId="77777777" w:rsidR="00292855" w:rsidRPr="009A3BAA" w:rsidRDefault="00292855" w:rsidP="00292855">
            <w:pPr>
              <w:autoSpaceDE w:val="0"/>
              <w:autoSpaceDN w:val="0"/>
              <w:adjustRightInd w:val="0"/>
              <w:spacing w:before="60" w:after="60"/>
              <w:rPr>
                <w:rFonts w:ascii="Arial" w:hAnsi="Arial" w:cs="Arial"/>
                <w:sz w:val="16"/>
                <w:szCs w:val="16"/>
              </w:rPr>
            </w:pPr>
            <w:r w:rsidRPr="009A3BAA">
              <w:rPr>
                <w:rFonts w:ascii="Arial" w:hAnsi="Arial" w:cs="Arial"/>
                <w:sz w:val="16"/>
                <w:szCs w:val="16"/>
              </w:rPr>
              <w:t>and the effects of pitch and swaying minimised. The maximum difference must be less than 20%</w:t>
            </w:r>
          </w:p>
          <w:p w14:paraId="511BBCA7" w14:textId="77777777" w:rsidR="00292855" w:rsidRDefault="00292855" w:rsidP="00292855">
            <w:pPr>
              <w:spacing w:before="60" w:after="60"/>
              <w:rPr>
                <w:rFonts w:ascii="Arial" w:hAnsi="Arial" w:cs="Arial"/>
                <w:i/>
                <w:sz w:val="16"/>
                <w:szCs w:val="16"/>
              </w:rPr>
            </w:pPr>
            <w:r w:rsidRPr="009A3BAA">
              <w:rPr>
                <w:rFonts w:ascii="Arial" w:hAnsi="Arial" w:cs="Arial"/>
                <w:sz w:val="16"/>
                <w:szCs w:val="16"/>
              </w:rPr>
              <w:t>if the attachment consists of two slings.</w:t>
            </w:r>
            <w:r w:rsidRPr="009A3BAA">
              <w:rPr>
                <w:rFonts w:ascii="Arial" w:hAnsi="Arial" w:cs="Arial"/>
                <w:i/>
                <w:sz w:val="16"/>
                <w:szCs w:val="16"/>
              </w:rPr>
              <w:t xml:space="preserve"> </w:t>
            </w:r>
          </w:p>
          <w:p w14:paraId="183CA74C" w14:textId="38708E9C" w:rsidR="00292855" w:rsidRPr="00BB3552" w:rsidRDefault="00292855" w:rsidP="00292855">
            <w:pPr>
              <w:spacing w:before="60" w:after="60"/>
              <w:rPr>
                <w:rFonts w:ascii="Arial" w:hAnsi="Arial" w:cs="Arial"/>
                <w:i/>
                <w:sz w:val="16"/>
                <w:szCs w:val="16"/>
                <w:lang w:val="fr-CA"/>
              </w:rPr>
            </w:pPr>
            <w:r w:rsidRPr="00BB3552">
              <w:rPr>
                <w:rFonts w:ascii="Arial" w:hAnsi="Arial" w:cs="Arial"/>
                <w:i/>
                <w:sz w:val="16"/>
                <w:szCs w:val="16"/>
                <w:lang w:val="fr-CA"/>
              </w:rPr>
              <w:t xml:space="preserve">Le CDG devra être correctement positionné pour répartir les efforts sur les sangles et minimiser les effets de tangage et de </w:t>
            </w:r>
            <w:proofErr w:type="spellStart"/>
            <w:r w:rsidRPr="00BB3552">
              <w:rPr>
                <w:rFonts w:ascii="Arial" w:hAnsi="Arial" w:cs="Arial"/>
                <w:i/>
                <w:sz w:val="16"/>
                <w:szCs w:val="16"/>
                <w:lang w:val="fr-CA"/>
              </w:rPr>
              <w:t>dandinage</w:t>
            </w:r>
            <w:proofErr w:type="spellEnd"/>
            <w:r w:rsidRPr="00BB3552">
              <w:rPr>
                <w:rFonts w:ascii="Arial" w:hAnsi="Arial" w:cs="Arial"/>
                <w:i/>
                <w:sz w:val="16"/>
                <w:szCs w:val="16"/>
                <w:lang w:val="fr-CA"/>
              </w:rPr>
              <w:t>. L’écart maximum devra être inférieur à 20 % dans le cas d’un accrochage sous 2 élingues.</w:t>
            </w:r>
          </w:p>
        </w:tc>
        <w:tc>
          <w:tcPr>
            <w:tcW w:w="1620" w:type="dxa"/>
            <w:shd w:val="clear" w:color="auto" w:fill="auto"/>
            <w:vAlign w:val="center"/>
          </w:tcPr>
          <w:p w14:paraId="69EADD5B" w14:textId="34E98525" w:rsidR="00292855" w:rsidRPr="00BB3552" w:rsidRDefault="000E0B19" w:rsidP="00292855">
            <w:pPr>
              <w:jc w:val="center"/>
              <w:rPr>
                <w:rFonts w:ascii="Arial" w:hAnsi="Arial" w:cs="Arial"/>
                <w:sz w:val="16"/>
                <w:szCs w:val="16"/>
                <w:lang w:val="fr-CA"/>
              </w:rPr>
            </w:pPr>
            <w:sdt>
              <w:sdtPr>
                <w:rPr>
                  <w:rFonts w:ascii="Arial" w:hAnsi="Arial" w:cs="Arial"/>
                  <w:sz w:val="16"/>
                  <w:szCs w:val="16"/>
                  <w:lang w:val="fr-CA"/>
                </w:rPr>
                <w:id w:val="947427627"/>
                <w:placeholder>
                  <w:docPart w:val="F9E6B9D6A330894C91A9340D366CB9E0"/>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292855">
                  <w:rPr>
                    <w:rFonts w:ascii="Arial" w:hAnsi="Arial" w:cs="Arial"/>
                    <w:sz w:val="16"/>
                    <w:szCs w:val="16"/>
                    <w:lang w:val="fr-CA"/>
                  </w:rPr>
                  <w:t>NA: Not Applicable / Non Applicable</w:t>
                </w:r>
              </w:sdtContent>
            </w:sdt>
          </w:p>
        </w:tc>
        <w:tc>
          <w:tcPr>
            <w:tcW w:w="3510" w:type="dxa"/>
            <w:shd w:val="clear" w:color="auto" w:fill="auto"/>
            <w:vAlign w:val="center"/>
          </w:tcPr>
          <w:p w14:paraId="458DD6F6" w14:textId="77777777" w:rsidR="00456ECA" w:rsidRPr="00A517AD" w:rsidRDefault="00456ECA" w:rsidP="00456ECA">
            <w:pPr>
              <w:spacing w:before="60" w:after="60"/>
              <w:rPr>
                <w:rFonts w:ascii="Arial" w:hAnsi="Arial" w:cs="Arial"/>
                <w:sz w:val="16"/>
                <w:szCs w:val="16"/>
              </w:rPr>
            </w:pPr>
            <w:r w:rsidRPr="00A517AD">
              <w:rPr>
                <w:rFonts w:ascii="Arial" w:hAnsi="Arial" w:cs="Arial"/>
                <w:sz w:val="16"/>
                <w:szCs w:val="16"/>
              </w:rPr>
              <w:t>! Not app</w:t>
            </w:r>
            <w:r>
              <w:rPr>
                <w:rFonts w:ascii="Arial" w:hAnsi="Arial" w:cs="Arial"/>
                <w:sz w:val="16"/>
                <w:szCs w:val="16"/>
              </w:rPr>
              <w:t>licable to individual payloads</w:t>
            </w:r>
          </w:p>
          <w:p w14:paraId="00083FEA" w14:textId="6D7C7FB2" w:rsidR="00292855" w:rsidRPr="00456ECA" w:rsidRDefault="00456ECA" w:rsidP="00456ECA">
            <w:pPr>
              <w:spacing w:before="60" w:after="60"/>
              <w:rPr>
                <w:rFonts w:ascii="Arial" w:hAnsi="Arial" w:cs="Arial"/>
                <w:i/>
                <w:sz w:val="16"/>
                <w:szCs w:val="16"/>
                <w:lang w:val="fr-CA"/>
              </w:rPr>
            </w:pPr>
            <w:r w:rsidRPr="00330BC9">
              <w:rPr>
                <w:rFonts w:ascii="Arial" w:hAnsi="Arial" w:cs="Arial"/>
                <w:i/>
                <w:sz w:val="16"/>
                <w:szCs w:val="16"/>
              </w:rPr>
              <w:t xml:space="preserve">! </w:t>
            </w:r>
            <w:r w:rsidRPr="000531C2">
              <w:rPr>
                <w:rFonts w:ascii="Arial" w:hAnsi="Arial" w:cs="Arial"/>
                <w:i/>
                <w:sz w:val="16"/>
                <w:szCs w:val="16"/>
                <w:lang w:val="fr-CA"/>
              </w:rPr>
              <w:t>Pas applicable aux charges utiles individuelles</w:t>
            </w:r>
          </w:p>
        </w:tc>
        <w:tc>
          <w:tcPr>
            <w:tcW w:w="2741" w:type="dxa"/>
            <w:shd w:val="clear" w:color="auto" w:fill="auto"/>
          </w:tcPr>
          <w:p w14:paraId="5788B6D8" w14:textId="77777777" w:rsidR="00292855" w:rsidRPr="00456ECA" w:rsidRDefault="00292855" w:rsidP="00292855">
            <w:pPr>
              <w:rPr>
                <w:rFonts w:ascii="Arial" w:hAnsi="Arial" w:cs="Arial"/>
                <w:sz w:val="16"/>
                <w:szCs w:val="16"/>
                <w:lang w:val="fr-CA"/>
              </w:rPr>
            </w:pPr>
          </w:p>
        </w:tc>
      </w:tr>
      <w:tr w:rsidR="00292855" w:rsidRPr="00FB7D2F" w14:paraId="5E8AA1B4" w14:textId="77777777" w:rsidTr="00E410EE">
        <w:tc>
          <w:tcPr>
            <w:tcW w:w="13896" w:type="dxa"/>
            <w:gridSpan w:val="5"/>
            <w:shd w:val="clear" w:color="auto" w:fill="auto"/>
          </w:tcPr>
          <w:p w14:paraId="021FB1D9" w14:textId="77777777" w:rsidR="00292855" w:rsidRDefault="00292855" w:rsidP="00292855">
            <w:pPr>
              <w:rPr>
                <w:rFonts w:ascii="Arial" w:eastAsiaTheme="minorHAnsi" w:hAnsi="Arial" w:cs="Arial"/>
                <w:b/>
                <w:bCs/>
                <w:sz w:val="22"/>
                <w:szCs w:val="22"/>
              </w:rPr>
            </w:pPr>
            <w:r w:rsidRPr="00D17F1C">
              <w:rPr>
                <w:rFonts w:ascii="Arial" w:eastAsiaTheme="minorHAnsi" w:hAnsi="Arial" w:cs="Arial"/>
                <w:b/>
                <w:bCs/>
                <w:sz w:val="22"/>
                <w:szCs w:val="22"/>
              </w:rPr>
              <w:t>Pivoting systems and pointed gondolas</w:t>
            </w:r>
          </w:p>
          <w:p w14:paraId="1BF9F076" w14:textId="56347C52" w:rsidR="00292855" w:rsidRPr="00D17F1C" w:rsidRDefault="00292855" w:rsidP="00292855">
            <w:pPr>
              <w:rPr>
                <w:rFonts w:ascii="Arial" w:hAnsi="Arial" w:cs="Arial"/>
                <w:sz w:val="16"/>
                <w:szCs w:val="16"/>
              </w:rPr>
            </w:pPr>
            <w:r w:rsidRPr="007E4751">
              <w:rPr>
                <w:rFonts w:ascii="Arial" w:eastAsiaTheme="minorHAnsi" w:hAnsi="Arial" w:cs="Arial"/>
                <w:b/>
                <w:bCs/>
                <w:sz w:val="21"/>
                <w:szCs w:val="21"/>
              </w:rPr>
              <w:t xml:space="preserve">Pivot et nacelles </w:t>
            </w:r>
            <w:proofErr w:type="spellStart"/>
            <w:r w:rsidRPr="007E4751">
              <w:rPr>
                <w:rFonts w:ascii="Arial" w:eastAsiaTheme="minorHAnsi" w:hAnsi="Arial" w:cs="Arial"/>
                <w:b/>
                <w:bCs/>
                <w:sz w:val="21"/>
                <w:szCs w:val="21"/>
              </w:rPr>
              <w:t>pointées</w:t>
            </w:r>
            <w:proofErr w:type="spellEnd"/>
          </w:p>
        </w:tc>
      </w:tr>
      <w:tr w:rsidR="00292855" w:rsidRPr="0008736C" w14:paraId="187292A4" w14:textId="77777777" w:rsidTr="007E4751">
        <w:tc>
          <w:tcPr>
            <w:tcW w:w="1975" w:type="dxa"/>
            <w:shd w:val="clear" w:color="auto" w:fill="auto"/>
          </w:tcPr>
          <w:p w14:paraId="664AAB86" w14:textId="77777777" w:rsidR="00292855" w:rsidRPr="00A517AD" w:rsidRDefault="00292855" w:rsidP="00292855">
            <w:pPr>
              <w:rPr>
                <w:rFonts w:ascii="Arial" w:hAnsi="Arial" w:cs="Arial"/>
                <w:b/>
                <w:sz w:val="18"/>
                <w:lang w:val="fr-CA"/>
              </w:rPr>
            </w:pPr>
            <w:r w:rsidRPr="00A517AD">
              <w:rPr>
                <w:rFonts w:ascii="Arial" w:hAnsi="Arial" w:cs="Arial"/>
                <w:b/>
                <w:sz w:val="18"/>
                <w:lang w:val="fr-CA"/>
              </w:rPr>
              <w:t>EX-0-MNU-00400</w:t>
            </w:r>
          </w:p>
        </w:tc>
        <w:tc>
          <w:tcPr>
            <w:tcW w:w="4050" w:type="dxa"/>
            <w:shd w:val="clear" w:color="auto" w:fill="auto"/>
          </w:tcPr>
          <w:p w14:paraId="02B85384" w14:textId="77777777" w:rsidR="00292855" w:rsidRPr="00492B90" w:rsidRDefault="00292855" w:rsidP="00292855">
            <w:pPr>
              <w:autoSpaceDE w:val="0"/>
              <w:autoSpaceDN w:val="0"/>
              <w:adjustRightInd w:val="0"/>
              <w:spacing w:before="60" w:after="60"/>
              <w:rPr>
                <w:rFonts w:ascii="Arial" w:hAnsi="Arial" w:cs="Arial"/>
                <w:sz w:val="16"/>
                <w:szCs w:val="16"/>
              </w:rPr>
            </w:pPr>
            <w:r w:rsidRPr="00492B90">
              <w:rPr>
                <w:rFonts w:ascii="Arial" w:hAnsi="Arial" w:cs="Arial"/>
                <w:sz w:val="16"/>
                <w:szCs w:val="16"/>
              </w:rPr>
              <w:t>Some gondolas are equipped with a pivot system. As this is part of the gondola, the same sizing</w:t>
            </w:r>
          </w:p>
          <w:p w14:paraId="746892FE" w14:textId="77777777" w:rsidR="00292855" w:rsidRPr="00492B90" w:rsidRDefault="00292855" w:rsidP="00292855">
            <w:pPr>
              <w:autoSpaceDE w:val="0"/>
              <w:autoSpaceDN w:val="0"/>
              <w:adjustRightInd w:val="0"/>
              <w:spacing w:before="60" w:after="60"/>
              <w:rPr>
                <w:rFonts w:ascii="Arial" w:hAnsi="Arial" w:cs="Arial"/>
                <w:sz w:val="16"/>
                <w:szCs w:val="16"/>
              </w:rPr>
            </w:pPr>
            <w:r w:rsidRPr="00492B90">
              <w:rPr>
                <w:rFonts w:ascii="Arial" w:hAnsi="Arial" w:cs="Arial"/>
                <w:sz w:val="16"/>
                <w:szCs w:val="16"/>
              </w:rPr>
              <w:t>margins must be applied. For safety purposes:</w:t>
            </w:r>
          </w:p>
          <w:p w14:paraId="6ADC0246" w14:textId="086BE95A" w:rsidR="00292855" w:rsidRPr="00492B90" w:rsidRDefault="00292855" w:rsidP="00E968AA">
            <w:pPr>
              <w:pStyle w:val="ListParagraph"/>
              <w:numPr>
                <w:ilvl w:val="0"/>
                <w:numId w:val="24"/>
              </w:numPr>
              <w:autoSpaceDE w:val="0"/>
              <w:autoSpaceDN w:val="0"/>
              <w:adjustRightInd w:val="0"/>
              <w:spacing w:before="60" w:after="60"/>
              <w:rPr>
                <w:rFonts w:ascii="Arial" w:hAnsi="Arial" w:cs="Arial"/>
                <w:sz w:val="16"/>
                <w:szCs w:val="16"/>
              </w:rPr>
            </w:pPr>
            <w:r w:rsidRPr="00492B90">
              <w:rPr>
                <w:rFonts w:ascii="Arial" w:hAnsi="Arial" w:cs="Arial"/>
                <w:sz w:val="16"/>
                <w:szCs w:val="16"/>
              </w:rPr>
              <w:t xml:space="preserve"> a “balcony” will be installed to limit the vertical pivoting angle when re-tensioning occurs as</w:t>
            </w:r>
          </w:p>
          <w:p w14:paraId="15502CD8" w14:textId="77777777" w:rsidR="00292855" w:rsidRPr="00492B90" w:rsidRDefault="00292855" w:rsidP="00292855">
            <w:pPr>
              <w:autoSpaceDE w:val="0"/>
              <w:autoSpaceDN w:val="0"/>
              <w:adjustRightInd w:val="0"/>
              <w:spacing w:before="60" w:after="60"/>
              <w:rPr>
                <w:rFonts w:ascii="Arial" w:hAnsi="Arial" w:cs="Arial"/>
                <w:sz w:val="16"/>
                <w:szCs w:val="16"/>
              </w:rPr>
            </w:pPr>
            <w:r w:rsidRPr="00492B90">
              <w:rPr>
                <w:rFonts w:ascii="Arial" w:hAnsi="Arial" w:cs="Arial"/>
                <w:sz w:val="16"/>
                <w:szCs w:val="16"/>
              </w:rPr>
              <w:t>the parachute opens during separation;</w:t>
            </w:r>
          </w:p>
          <w:p w14:paraId="3FD52639" w14:textId="2F6E1BEC" w:rsidR="00292855" w:rsidRPr="00492B90" w:rsidRDefault="00292855" w:rsidP="00E968AA">
            <w:pPr>
              <w:pStyle w:val="ListParagraph"/>
              <w:numPr>
                <w:ilvl w:val="0"/>
                <w:numId w:val="24"/>
              </w:numPr>
              <w:autoSpaceDE w:val="0"/>
              <w:autoSpaceDN w:val="0"/>
              <w:adjustRightInd w:val="0"/>
              <w:spacing w:before="60" w:after="60"/>
              <w:rPr>
                <w:rFonts w:ascii="Arial" w:hAnsi="Arial" w:cs="Arial"/>
                <w:sz w:val="16"/>
                <w:szCs w:val="16"/>
              </w:rPr>
            </w:pPr>
            <w:r w:rsidRPr="00492B90">
              <w:rPr>
                <w:rFonts w:ascii="Arial" w:hAnsi="Arial" w:cs="Arial"/>
                <w:sz w:val="16"/>
                <w:szCs w:val="16"/>
              </w:rPr>
              <w:t>to provide a safe environment for the axis of the gimbal, cables on the lower part of the</w:t>
            </w:r>
          </w:p>
          <w:p w14:paraId="6309855C" w14:textId="77777777" w:rsidR="00292855" w:rsidRDefault="00292855" w:rsidP="00292855">
            <w:pPr>
              <w:spacing w:before="60" w:after="60"/>
              <w:rPr>
                <w:rFonts w:ascii="Arial" w:hAnsi="Arial" w:cs="Arial"/>
                <w:sz w:val="16"/>
                <w:szCs w:val="16"/>
              </w:rPr>
            </w:pPr>
            <w:r w:rsidRPr="00492B90">
              <w:rPr>
                <w:rFonts w:ascii="Arial" w:hAnsi="Arial" w:cs="Arial"/>
                <w:sz w:val="16"/>
                <w:szCs w:val="16"/>
              </w:rPr>
              <w:t>pivoting system or a cage enclosing the pivoting system will be used.</w:t>
            </w:r>
          </w:p>
          <w:p w14:paraId="0EC569B1" w14:textId="1CFE4E2B" w:rsidR="00292855" w:rsidRPr="00BB3552" w:rsidRDefault="00292855" w:rsidP="00292855">
            <w:pPr>
              <w:spacing w:before="60" w:after="60"/>
              <w:rPr>
                <w:rFonts w:ascii="Arial" w:hAnsi="Arial" w:cs="Arial"/>
                <w:i/>
                <w:sz w:val="16"/>
                <w:szCs w:val="16"/>
                <w:lang w:val="fr-CA"/>
              </w:rPr>
            </w:pPr>
            <w:r w:rsidRPr="00492B90">
              <w:rPr>
                <w:rFonts w:ascii="Arial" w:hAnsi="Arial" w:cs="Arial"/>
                <w:i/>
                <w:sz w:val="16"/>
                <w:szCs w:val="16"/>
                <w:lang w:val="fr-CA"/>
              </w:rPr>
              <w:t xml:space="preserve">Certaines nacelles sont équipées d'un pivot. </w:t>
            </w:r>
            <w:r w:rsidRPr="00BB3552">
              <w:rPr>
                <w:rFonts w:ascii="Arial" w:hAnsi="Arial" w:cs="Arial"/>
                <w:i/>
                <w:sz w:val="16"/>
                <w:szCs w:val="16"/>
                <w:lang w:val="fr-CA"/>
              </w:rPr>
              <w:t>Celui-ci, faisant partie de la nacelle, les mêmes marges de dimensionnement devront être appliquées. Pour la sécurisation :</w:t>
            </w:r>
          </w:p>
          <w:p w14:paraId="46745629" w14:textId="77777777" w:rsidR="00292855" w:rsidRPr="00BB3552" w:rsidRDefault="00292855" w:rsidP="00E968AA">
            <w:pPr>
              <w:numPr>
                <w:ilvl w:val="0"/>
                <w:numId w:val="21"/>
              </w:numPr>
              <w:spacing w:before="60" w:after="60"/>
              <w:rPr>
                <w:rFonts w:ascii="Arial" w:hAnsi="Arial" w:cs="Arial"/>
                <w:i/>
                <w:sz w:val="16"/>
                <w:szCs w:val="16"/>
                <w:lang w:val="fr-CA"/>
              </w:rPr>
            </w:pPr>
            <w:r w:rsidRPr="00BB3552">
              <w:rPr>
                <w:rFonts w:ascii="Arial" w:hAnsi="Arial" w:cs="Arial"/>
                <w:i/>
                <w:sz w:val="16"/>
                <w:szCs w:val="16"/>
                <w:lang w:val="fr-CA"/>
              </w:rPr>
              <w:t>la présence d’un ‘balcon’ limitera l’angle du pivot par rapport à la verticale pour la reprise des efforts à l’ouverture du parachute à la séparation;</w:t>
            </w:r>
          </w:p>
          <w:p w14:paraId="781A38D6" w14:textId="77777777" w:rsidR="00292855" w:rsidRPr="00BB3552" w:rsidRDefault="00292855" w:rsidP="00E968AA">
            <w:pPr>
              <w:numPr>
                <w:ilvl w:val="0"/>
                <w:numId w:val="21"/>
              </w:numPr>
              <w:spacing w:before="60" w:after="60"/>
              <w:rPr>
                <w:rFonts w:ascii="Arial" w:hAnsi="Arial" w:cs="Arial"/>
                <w:sz w:val="16"/>
                <w:szCs w:val="16"/>
                <w:lang w:val="fr-CA"/>
              </w:rPr>
            </w:pPr>
            <w:r w:rsidRPr="00BB3552">
              <w:rPr>
                <w:rFonts w:ascii="Arial" w:hAnsi="Arial" w:cs="Arial"/>
                <w:i/>
                <w:sz w:val="16"/>
                <w:szCs w:val="16"/>
                <w:lang w:val="fr-CA"/>
              </w:rPr>
              <w:t>pour sécuriser l’axe du cardan, des câbles en partie basse pivot ou une cage enfermant le pivot seront utilisées.</w:t>
            </w:r>
          </w:p>
        </w:tc>
        <w:tc>
          <w:tcPr>
            <w:tcW w:w="1620" w:type="dxa"/>
            <w:shd w:val="clear" w:color="auto" w:fill="auto"/>
            <w:vAlign w:val="center"/>
          </w:tcPr>
          <w:p w14:paraId="210350B2" w14:textId="77777777" w:rsidR="00292855" w:rsidRPr="00BB3552" w:rsidRDefault="00292855" w:rsidP="00292855">
            <w:pPr>
              <w:jc w:val="center"/>
              <w:rPr>
                <w:rFonts w:ascii="Arial" w:hAnsi="Arial" w:cs="Arial"/>
                <w:sz w:val="16"/>
                <w:szCs w:val="16"/>
                <w:lang w:val="fr-CA"/>
              </w:rPr>
            </w:pPr>
          </w:p>
          <w:p w14:paraId="173B8652" w14:textId="77777777" w:rsidR="00292855" w:rsidRPr="00BB3552" w:rsidRDefault="00292855" w:rsidP="00292855">
            <w:pPr>
              <w:jc w:val="center"/>
              <w:rPr>
                <w:rFonts w:ascii="Arial" w:hAnsi="Arial" w:cs="Arial"/>
                <w:sz w:val="16"/>
                <w:szCs w:val="16"/>
                <w:lang w:val="fr-CA"/>
              </w:rPr>
            </w:pPr>
          </w:p>
          <w:p w14:paraId="619CC078" w14:textId="4BEE35F9" w:rsidR="00292855" w:rsidRPr="00BB3552" w:rsidRDefault="000E0B19" w:rsidP="00292855">
            <w:pPr>
              <w:jc w:val="center"/>
              <w:rPr>
                <w:rFonts w:ascii="Arial" w:hAnsi="Arial" w:cs="Arial"/>
                <w:sz w:val="16"/>
                <w:szCs w:val="16"/>
                <w:lang w:val="fr-CA"/>
              </w:rPr>
            </w:pPr>
            <w:sdt>
              <w:sdtPr>
                <w:rPr>
                  <w:rFonts w:ascii="Arial" w:hAnsi="Arial" w:cs="Arial"/>
                  <w:sz w:val="16"/>
                  <w:szCs w:val="16"/>
                  <w:lang w:val="fr-CA"/>
                </w:rPr>
                <w:id w:val="1651943813"/>
                <w:placeholder>
                  <w:docPart w:val="278AA92001E98D419FEDC2E942AA85E7"/>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292855">
                  <w:rPr>
                    <w:rFonts w:ascii="Arial" w:hAnsi="Arial" w:cs="Arial"/>
                    <w:sz w:val="16"/>
                    <w:szCs w:val="16"/>
                    <w:lang w:val="fr-CA"/>
                  </w:rPr>
                  <w:t>NA: Not Applicable / Non Applicable</w:t>
                </w:r>
              </w:sdtContent>
            </w:sdt>
          </w:p>
        </w:tc>
        <w:tc>
          <w:tcPr>
            <w:tcW w:w="3510" w:type="dxa"/>
            <w:shd w:val="clear" w:color="auto" w:fill="auto"/>
            <w:vAlign w:val="center"/>
          </w:tcPr>
          <w:p w14:paraId="5257603E" w14:textId="77777777" w:rsidR="00456ECA" w:rsidRPr="00A517AD" w:rsidRDefault="00456ECA" w:rsidP="00456ECA">
            <w:pPr>
              <w:spacing w:before="60" w:after="60"/>
              <w:rPr>
                <w:rFonts w:ascii="Arial" w:hAnsi="Arial" w:cs="Arial"/>
                <w:sz w:val="16"/>
                <w:szCs w:val="16"/>
              </w:rPr>
            </w:pPr>
            <w:r w:rsidRPr="00A517AD">
              <w:rPr>
                <w:rFonts w:ascii="Arial" w:hAnsi="Arial" w:cs="Arial"/>
                <w:sz w:val="16"/>
                <w:szCs w:val="16"/>
              </w:rPr>
              <w:t>! Not app</w:t>
            </w:r>
            <w:r>
              <w:rPr>
                <w:rFonts w:ascii="Arial" w:hAnsi="Arial" w:cs="Arial"/>
                <w:sz w:val="16"/>
                <w:szCs w:val="16"/>
              </w:rPr>
              <w:t>licable to individual payloads</w:t>
            </w:r>
          </w:p>
          <w:p w14:paraId="27DB4853" w14:textId="7D14027C" w:rsidR="00292855" w:rsidRPr="00456ECA" w:rsidRDefault="00456ECA" w:rsidP="00456ECA">
            <w:pPr>
              <w:rPr>
                <w:rFonts w:ascii="Arial" w:hAnsi="Arial" w:cs="Arial"/>
                <w:sz w:val="16"/>
                <w:szCs w:val="16"/>
                <w:lang w:val="fr-CA"/>
              </w:rPr>
            </w:pPr>
            <w:r w:rsidRPr="00330BC9">
              <w:rPr>
                <w:rFonts w:ascii="Arial" w:hAnsi="Arial" w:cs="Arial"/>
                <w:i/>
                <w:sz w:val="16"/>
                <w:szCs w:val="16"/>
              </w:rPr>
              <w:t xml:space="preserve">! </w:t>
            </w:r>
            <w:r w:rsidRPr="000531C2">
              <w:rPr>
                <w:rFonts w:ascii="Arial" w:hAnsi="Arial" w:cs="Arial"/>
                <w:i/>
                <w:sz w:val="16"/>
                <w:szCs w:val="16"/>
                <w:lang w:val="fr-CA"/>
              </w:rPr>
              <w:t>Pas applicable aux charges utiles individuelles</w:t>
            </w:r>
          </w:p>
        </w:tc>
        <w:tc>
          <w:tcPr>
            <w:tcW w:w="2741" w:type="dxa"/>
            <w:shd w:val="clear" w:color="auto" w:fill="auto"/>
          </w:tcPr>
          <w:p w14:paraId="22725D50" w14:textId="77777777" w:rsidR="00292855" w:rsidRPr="00456ECA" w:rsidRDefault="00292855" w:rsidP="00292855">
            <w:pPr>
              <w:rPr>
                <w:rFonts w:ascii="Arial" w:hAnsi="Arial" w:cs="Arial"/>
                <w:sz w:val="16"/>
                <w:szCs w:val="16"/>
                <w:lang w:val="fr-CA"/>
              </w:rPr>
            </w:pPr>
          </w:p>
        </w:tc>
      </w:tr>
      <w:tr w:rsidR="00292855" w:rsidRPr="00360DE6" w14:paraId="34F85F39" w14:textId="77777777" w:rsidTr="00973506">
        <w:tc>
          <w:tcPr>
            <w:tcW w:w="13896" w:type="dxa"/>
            <w:gridSpan w:val="5"/>
          </w:tcPr>
          <w:p w14:paraId="6749AE64" w14:textId="77777777" w:rsidR="00292855" w:rsidRDefault="00292855" w:rsidP="00292855">
            <w:pPr>
              <w:rPr>
                <w:rFonts w:ascii="Arial" w:eastAsiaTheme="minorHAnsi" w:hAnsi="Arial" w:cs="Arial"/>
                <w:b/>
                <w:bCs/>
                <w:color w:val="33CD33"/>
                <w:sz w:val="19"/>
                <w:szCs w:val="19"/>
                <w:lang w:val="fr-CA"/>
              </w:rPr>
            </w:pPr>
            <w:r>
              <w:rPr>
                <w:rFonts w:ascii="Arial" w:eastAsiaTheme="minorHAnsi" w:hAnsi="Arial" w:cs="Arial"/>
                <w:b/>
                <w:bCs/>
                <w:color w:val="33CD33"/>
                <w:lang w:val="fr-CA"/>
              </w:rPr>
              <w:t>M</w:t>
            </w:r>
            <w:r>
              <w:rPr>
                <w:rFonts w:ascii="Arial" w:eastAsiaTheme="minorHAnsi" w:hAnsi="Arial" w:cs="Arial"/>
                <w:b/>
                <w:bCs/>
                <w:color w:val="33CD33"/>
                <w:sz w:val="19"/>
                <w:szCs w:val="19"/>
                <w:lang w:val="fr-CA"/>
              </w:rPr>
              <w:t>ECHANICAL STRESS</w:t>
            </w:r>
          </w:p>
          <w:p w14:paraId="398B6D99" w14:textId="3B1D1F61" w:rsidR="00292855" w:rsidRPr="00486DA6" w:rsidRDefault="00292855" w:rsidP="00292855">
            <w:pPr>
              <w:rPr>
                <w:rFonts w:eastAsiaTheme="minorHAnsi"/>
                <w:sz w:val="22"/>
                <w:lang w:val="fr-CA"/>
              </w:rPr>
            </w:pPr>
            <w:r>
              <w:rPr>
                <w:rFonts w:ascii="Arial" w:eastAsiaTheme="minorHAnsi" w:hAnsi="Arial" w:cs="Arial"/>
                <w:b/>
                <w:bCs/>
                <w:color w:val="51B948"/>
                <w:sz w:val="23"/>
                <w:szCs w:val="23"/>
                <w:lang w:val="fr-CA"/>
              </w:rPr>
              <w:t>E</w:t>
            </w:r>
            <w:r>
              <w:rPr>
                <w:rFonts w:ascii="Arial" w:eastAsiaTheme="minorHAnsi" w:hAnsi="Arial" w:cs="Arial"/>
                <w:b/>
                <w:bCs/>
                <w:color w:val="51B948"/>
                <w:sz w:val="18"/>
                <w:szCs w:val="18"/>
                <w:lang w:val="fr-CA"/>
              </w:rPr>
              <w:t>FFORTS</w:t>
            </w:r>
          </w:p>
        </w:tc>
      </w:tr>
      <w:tr w:rsidR="00292855" w:rsidRPr="00A517AD" w14:paraId="6450B7E9" w14:textId="77777777" w:rsidTr="00E410EE">
        <w:tc>
          <w:tcPr>
            <w:tcW w:w="13896" w:type="dxa"/>
            <w:gridSpan w:val="5"/>
          </w:tcPr>
          <w:p w14:paraId="03181B00" w14:textId="77777777" w:rsidR="00292855" w:rsidRDefault="00292855" w:rsidP="00292855">
            <w:pPr>
              <w:rPr>
                <w:rFonts w:ascii="Arial" w:eastAsiaTheme="minorHAnsi" w:hAnsi="Arial" w:cs="Arial"/>
                <w:b/>
                <w:bCs/>
                <w:sz w:val="22"/>
                <w:szCs w:val="22"/>
                <w:lang w:val="fr-CA"/>
              </w:rPr>
            </w:pPr>
            <w:r>
              <w:rPr>
                <w:rFonts w:ascii="Arial" w:eastAsiaTheme="minorHAnsi" w:hAnsi="Arial" w:cs="Arial"/>
                <w:b/>
                <w:bCs/>
                <w:sz w:val="22"/>
                <w:szCs w:val="22"/>
                <w:lang w:val="fr-CA"/>
              </w:rPr>
              <w:lastRenderedPageBreak/>
              <w:t xml:space="preserve">Design of </w:t>
            </w:r>
            <w:proofErr w:type="spellStart"/>
            <w:r>
              <w:rPr>
                <w:rFonts w:ascii="Arial" w:eastAsiaTheme="minorHAnsi" w:hAnsi="Arial" w:cs="Arial"/>
                <w:b/>
                <w:bCs/>
                <w:sz w:val="22"/>
                <w:szCs w:val="22"/>
                <w:lang w:val="fr-CA"/>
              </w:rPr>
              <w:t>mechanical</w:t>
            </w:r>
            <w:proofErr w:type="spellEnd"/>
            <w:r>
              <w:rPr>
                <w:rFonts w:ascii="Arial" w:eastAsiaTheme="minorHAnsi" w:hAnsi="Arial" w:cs="Arial"/>
                <w:b/>
                <w:bCs/>
                <w:sz w:val="22"/>
                <w:szCs w:val="22"/>
                <w:lang w:val="fr-CA"/>
              </w:rPr>
              <w:t xml:space="preserve"> </w:t>
            </w:r>
            <w:proofErr w:type="spellStart"/>
            <w:r>
              <w:rPr>
                <w:rFonts w:ascii="Arial" w:eastAsiaTheme="minorHAnsi" w:hAnsi="Arial" w:cs="Arial"/>
                <w:b/>
                <w:bCs/>
                <w:sz w:val="22"/>
                <w:szCs w:val="22"/>
                <w:lang w:val="fr-CA"/>
              </w:rPr>
              <w:t>elements</w:t>
            </w:r>
            <w:proofErr w:type="spellEnd"/>
          </w:p>
          <w:p w14:paraId="41E0B370" w14:textId="72638670" w:rsidR="00292855" w:rsidRPr="00C03F71" w:rsidRDefault="00292855" w:rsidP="00292855">
            <w:pPr>
              <w:rPr>
                <w:rFonts w:ascii="Arial" w:hAnsi="Arial" w:cs="Arial"/>
                <w:sz w:val="16"/>
                <w:szCs w:val="16"/>
                <w:lang w:val="fr-CA"/>
              </w:rPr>
            </w:pPr>
            <w:r>
              <w:rPr>
                <w:rFonts w:ascii="Arial" w:eastAsiaTheme="minorHAnsi" w:hAnsi="Arial" w:cs="Arial"/>
                <w:b/>
                <w:bCs/>
                <w:sz w:val="21"/>
                <w:szCs w:val="21"/>
                <w:lang w:val="fr-CA"/>
              </w:rPr>
              <w:t>Conception des éléments mécaniques</w:t>
            </w:r>
          </w:p>
        </w:tc>
      </w:tr>
      <w:tr w:rsidR="009B214B" w:rsidRPr="00A517AD" w14:paraId="55C0F1E2" w14:textId="77777777" w:rsidTr="00A94240">
        <w:tc>
          <w:tcPr>
            <w:tcW w:w="1975" w:type="dxa"/>
          </w:tcPr>
          <w:p w14:paraId="3769E2FA" w14:textId="77777777" w:rsidR="009B214B" w:rsidRPr="00A517AD" w:rsidRDefault="009B214B" w:rsidP="009B214B">
            <w:pPr>
              <w:rPr>
                <w:rFonts w:ascii="Arial" w:hAnsi="Arial" w:cs="Arial"/>
                <w:b/>
                <w:sz w:val="18"/>
              </w:rPr>
            </w:pPr>
            <w:r w:rsidRPr="00A517AD">
              <w:rPr>
                <w:rFonts w:ascii="Arial" w:hAnsi="Arial" w:cs="Arial"/>
                <w:b/>
                <w:sz w:val="18"/>
              </w:rPr>
              <w:t>EX-0-MNU-00500</w:t>
            </w:r>
          </w:p>
        </w:tc>
        <w:tc>
          <w:tcPr>
            <w:tcW w:w="4050" w:type="dxa"/>
          </w:tcPr>
          <w:p w14:paraId="3E9A7A77" w14:textId="2514CF02" w:rsidR="009B214B" w:rsidRPr="00BB3552" w:rsidRDefault="009B214B" w:rsidP="009B214B">
            <w:pPr>
              <w:autoSpaceDE w:val="0"/>
              <w:autoSpaceDN w:val="0"/>
              <w:adjustRightInd w:val="0"/>
              <w:spacing w:before="60" w:after="60"/>
              <w:rPr>
                <w:rFonts w:ascii="Arial" w:hAnsi="Arial" w:cs="Arial"/>
                <w:sz w:val="16"/>
                <w:szCs w:val="16"/>
              </w:rPr>
            </w:pPr>
            <w:r w:rsidRPr="00492B90">
              <w:rPr>
                <w:rFonts w:ascii="Arial" w:hAnsi="Arial" w:cs="Arial"/>
                <w:sz w:val="16"/>
                <w:szCs w:val="16"/>
              </w:rPr>
              <w:t>For each loading case considered, a synthetic reference ta</w:t>
            </w:r>
            <w:r>
              <w:rPr>
                <w:rFonts w:ascii="Arial" w:hAnsi="Arial" w:cs="Arial"/>
                <w:sz w:val="16"/>
                <w:szCs w:val="16"/>
              </w:rPr>
              <w:t xml:space="preserve">ble will give the MOSY and MOSU </w:t>
            </w:r>
            <w:r w:rsidRPr="00492B90">
              <w:rPr>
                <w:rFonts w:ascii="Arial" w:hAnsi="Arial" w:cs="Arial"/>
                <w:sz w:val="16"/>
                <w:szCs w:val="16"/>
              </w:rPr>
              <w:t>margins for each of the structural elements to be scaled.</w:t>
            </w:r>
          </w:p>
          <w:p w14:paraId="475904F7" w14:textId="77777777" w:rsidR="009B214B" w:rsidRPr="00BB3552" w:rsidRDefault="009B214B" w:rsidP="009B214B">
            <w:pPr>
              <w:spacing w:before="60" w:after="60"/>
              <w:rPr>
                <w:rFonts w:ascii="Arial" w:hAnsi="Arial" w:cs="Arial"/>
                <w:i/>
                <w:sz w:val="16"/>
                <w:szCs w:val="16"/>
                <w:lang w:val="fr-CA"/>
              </w:rPr>
            </w:pPr>
            <w:r w:rsidRPr="00BB3552">
              <w:rPr>
                <w:rFonts w:ascii="Arial" w:hAnsi="Arial" w:cs="Arial"/>
                <w:i/>
                <w:sz w:val="16"/>
                <w:szCs w:val="16"/>
                <w:lang w:val="fr-CA"/>
              </w:rPr>
              <w:t>Pour chaque cas de chargement considéré, un tableau synthétique donnera les marges MOSY et MOSU pour chacun des éléments structurels à dimensionner.</w:t>
            </w:r>
          </w:p>
        </w:tc>
        <w:tc>
          <w:tcPr>
            <w:tcW w:w="1620" w:type="dxa"/>
            <w:vAlign w:val="center"/>
          </w:tcPr>
          <w:p w14:paraId="3D205A7D" w14:textId="0A0BB4D3" w:rsidR="009B214B" w:rsidRPr="00BB3552" w:rsidRDefault="000E0B19" w:rsidP="009B214B">
            <w:pPr>
              <w:jc w:val="center"/>
              <w:rPr>
                <w:rFonts w:ascii="Arial" w:hAnsi="Arial" w:cs="Arial"/>
                <w:sz w:val="16"/>
                <w:szCs w:val="16"/>
                <w:lang w:val="fr-CA"/>
              </w:rPr>
            </w:pPr>
            <w:sdt>
              <w:sdtPr>
                <w:rPr>
                  <w:rFonts w:ascii="Arial" w:hAnsi="Arial" w:cs="Arial"/>
                  <w:sz w:val="16"/>
                  <w:szCs w:val="16"/>
                  <w:lang w:val="fr-CA"/>
                </w:rPr>
                <w:id w:val="-751438594"/>
                <w:placeholder>
                  <w:docPart w:val="1FB9BA75301A724CB473DB4E5F3EB2CA"/>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1D3C3053" w14:textId="777784BF" w:rsidR="009B214B" w:rsidRPr="00BB3552" w:rsidRDefault="00456ECA" w:rsidP="009B214B">
            <w:pPr>
              <w:rPr>
                <w:rFonts w:ascii="Arial" w:hAnsi="Arial" w:cs="Arial"/>
                <w:sz w:val="16"/>
                <w:szCs w:val="16"/>
              </w:rPr>
            </w:pPr>
            <w:r>
              <w:rPr>
                <w:rFonts w:ascii="Arial" w:hAnsi="Arial" w:cs="Arial"/>
                <w:sz w:val="16"/>
                <w:szCs w:val="16"/>
              </w:rPr>
              <w:t>MOSY and MOSU margins are positive.</w:t>
            </w:r>
          </w:p>
        </w:tc>
        <w:tc>
          <w:tcPr>
            <w:tcW w:w="2741" w:type="dxa"/>
            <w:vAlign w:val="center"/>
          </w:tcPr>
          <w:p w14:paraId="5AF3CB09" w14:textId="2488C6FE" w:rsidR="009B214B" w:rsidRPr="00C03F71" w:rsidRDefault="009B214B" w:rsidP="009B214B">
            <w:pPr>
              <w:rPr>
                <w:rFonts w:ascii="Arial" w:hAnsi="Arial" w:cs="Arial"/>
                <w:sz w:val="16"/>
                <w:szCs w:val="16"/>
                <w:lang w:val="fr-CA"/>
              </w:rPr>
            </w:pPr>
            <w:r>
              <w:rPr>
                <w:rFonts w:ascii="Arial" w:hAnsi="Arial" w:cs="Arial"/>
                <w:sz w:val="16"/>
                <w:szCs w:val="16"/>
              </w:rPr>
              <w:t xml:space="preserve">Calculated in Section </w:t>
            </w:r>
            <w:r>
              <w:rPr>
                <w:rFonts w:ascii="Arial" w:hAnsi="Arial" w:cs="Arial"/>
                <w:sz w:val="16"/>
                <w:szCs w:val="16"/>
              </w:rPr>
              <w:fldChar w:fldCharType="begin"/>
            </w:r>
            <w:r>
              <w:rPr>
                <w:rFonts w:ascii="Arial" w:hAnsi="Arial" w:cs="Arial"/>
                <w:sz w:val="16"/>
                <w:szCs w:val="16"/>
              </w:rPr>
              <w:instrText xml:space="preserve"> REF _Ref9002893 \r \h </w:instrText>
            </w:r>
            <w:r>
              <w:rPr>
                <w:rFonts w:ascii="Arial" w:hAnsi="Arial" w:cs="Arial"/>
                <w:sz w:val="16"/>
                <w:szCs w:val="16"/>
              </w:rPr>
            </w:r>
            <w:r>
              <w:rPr>
                <w:rFonts w:ascii="Arial" w:hAnsi="Arial" w:cs="Arial"/>
                <w:sz w:val="16"/>
                <w:szCs w:val="16"/>
              </w:rPr>
              <w:fldChar w:fldCharType="separate"/>
            </w:r>
            <w:r w:rsidR="00720789">
              <w:rPr>
                <w:rFonts w:ascii="Arial" w:hAnsi="Arial" w:cs="Arial"/>
                <w:sz w:val="16"/>
                <w:szCs w:val="16"/>
              </w:rPr>
              <w:t>4.4.4.1</w:t>
            </w:r>
            <w:r>
              <w:rPr>
                <w:rFonts w:ascii="Arial" w:hAnsi="Arial" w:cs="Arial"/>
                <w:sz w:val="16"/>
                <w:szCs w:val="16"/>
              </w:rPr>
              <w:fldChar w:fldCharType="end"/>
            </w:r>
          </w:p>
        </w:tc>
      </w:tr>
      <w:tr w:rsidR="009B214B" w:rsidRPr="00A517AD" w14:paraId="17436E20" w14:textId="77777777" w:rsidTr="00A94240">
        <w:tc>
          <w:tcPr>
            <w:tcW w:w="1975" w:type="dxa"/>
          </w:tcPr>
          <w:p w14:paraId="660C4E3B"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EX-0-MNU-00510</w:t>
            </w:r>
          </w:p>
        </w:tc>
        <w:tc>
          <w:tcPr>
            <w:tcW w:w="4050" w:type="dxa"/>
          </w:tcPr>
          <w:p w14:paraId="104936AD" w14:textId="59B419E8" w:rsidR="009B214B" w:rsidRPr="006C13EE" w:rsidRDefault="009B214B" w:rsidP="009B214B">
            <w:pPr>
              <w:autoSpaceDE w:val="0"/>
              <w:autoSpaceDN w:val="0"/>
              <w:adjustRightInd w:val="0"/>
              <w:rPr>
                <w:rFonts w:ascii="Arial" w:hAnsi="Arial" w:cs="Arial"/>
                <w:sz w:val="16"/>
                <w:szCs w:val="16"/>
              </w:rPr>
            </w:pPr>
            <w:r w:rsidRPr="006C13EE">
              <w:rPr>
                <w:rFonts w:ascii="Arial" w:hAnsi="Arial" w:cs="Arial"/>
                <w:sz w:val="16"/>
                <w:szCs w:val="16"/>
              </w:rPr>
              <w:t>The MOSY and MOSU safety margins must be positive, w</w:t>
            </w:r>
            <w:r>
              <w:rPr>
                <w:rFonts w:ascii="Arial" w:hAnsi="Arial" w:cs="Arial"/>
                <w:sz w:val="16"/>
                <w:szCs w:val="16"/>
              </w:rPr>
              <w:t xml:space="preserve">hen using the following minimum </w:t>
            </w:r>
            <w:r w:rsidRPr="006C13EE">
              <w:rPr>
                <w:rFonts w:ascii="Arial" w:hAnsi="Arial" w:cs="Arial"/>
                <w:sz w:val="16"/>
                <w:szCs w:val="16"/>
              </w:rPr>
              <w:t>coefficients:</w:t>
            </w:r>
          </w:p>
          <w:p w14:paraId="63C35759" w14:textId="77777777" w:rsidR="009B214B" w:rsidRPr="007E4751" w:rsidRDefault="009B214B" w:rsidP="009B214B">
            <w:pPr>
              <w:autoSpaceDE w:val="0"/>
              <w:autoSpaceDN w:val="0"/>
              <w:adjustRightInd w:val="0"/>
              <w:rPr>
                <w:rFonts w:ascii="Arial" w:hAnsi="Arial" w:cs="Arial"/>
                <w:sz w:val="16"/>
                <w:szCs w:val="16"/>
                <w:lang w:val="fr-CA"/>
              </w:rPr>
            </w:pPr>
            <w:r w:rsidRPr="007E4751">
              <w:rPr>
                <w:rFonts w:ascii="Arial" w:hAnsi="Arial" w:cs="Arial"/>
                <w:sz w:val="16"/>
                <w:szCs w:val="16"/>
                <w:lang w:val="fr-CA"/>
              </w:rPr>
              <w:t>- FOSY = 1.25</w:t>
            </w:r>
          </w:p>
          <w:p w14:paraId="449DEBB5" w14:textId="57FADCA1" w:rsidR="009B214B" w:rsidRPr="007E4751" w:rsidRDefault="009B214B" w:rsidP="009B214B">
            <w:pPr>
              <w:autoSpaceDE w:val="0"/>
              <w:autoSpaceDN w:val="0"/>
              <w:adjustRightInd w:val="0"/>
              <w:rPr>
                <w:rFonts w:ascii="Arial" w:hAnsi="Arial" w:cs="Arial"/>
                <w:sz w:val="16"/>
                <w:szCs w:val="16"/>
                <w:lang w:val="fr-CA"/>
              </w:rPr>
            </w:pPr>
            <w:r w:rsidRPr="007E4751">
              <w:rPr>
                <w:rFonts w:ascii="Arial" w:hAnsi="Arial" w:cs="Arial"/>
                <w:sz w:val="16"/>
                <w:szCs w:val="16"/>
                <w:lang w:val="fr-CA"/>
              </w:rPr>
              <w:t>- FOSU = 1.5</w:t>
            </w:r>
          </w:p>
          <w:p w14:paraId="796868A9" w14:textId="77777777" w:rsidR="009B214B" w:rsidRPr="00BB3552" w:rsidRDefault="009B214B" w:rsidP="009B214B">
            <w:pPr>
              <w:autoSpaceDE w:val="0"/>
              <w:autoSpaceDN w:val="0"/>
              <w:adjustRightInd w:val="0"/>
              <w:rPr>
                <w:rFonts w:ascii="Arial" w:hAnsi="Arial" w:cs="Arial"/>
                <w:i/>
                <w:sz w:val="16"/>
                <w:szCs w:val="16"/>
                <w:lang w:val="fr-CA"/>
              </w:rPr>
            </w:pPr>
            <w:r w:rsidRPr="00BB3552">
              <w:rPr>
                <w:rFonts w:ascii="Arial" w:hAnsi="Arial" w:cs="Arial"/>
                <w:i/>
                <w:sz w:val="16"/>
                <w:szCs w:val="16"/>
                <w:lang w:val="fr-CA"/>
              </w:rPr>
              <w:t>Les marges de sécurité MOSY et MOSU doivent être positives, avec l’utilisation des coefficients minimaux suivants :</w:t>
            </w:r>
          </w:p>
          <w:p w14:paraId="3584251D" w14:textId="77777777" w:rsidR="009B214B" w:rsidRPr="00BB3552" w:rsidRDefault="009B214B" w:rsidP="009B214B">
            <w:pPr>
              <w:numPr>
                <w:ilvl w:val="0"/>
                <w:numId w:val="22"/>
              </w:numPr>
              <w:autoSpaceDE w:val="0"/>
              <w:autoSpaceDN w:val="0"/>
              <w:adjustRightInd w:val="0"/>
              <w:rPr>
                <w:rFonts w:ascii="Arial" w:hAnsi="Arial" w:cs="Arial"/>
                <w:i/>
                <w:sz w:val="16"/>
                <w:szCs w:val="16"/>
              </w:rPr>
            </w:pPr>
            <w:r w:rsidRPr="00BB3552">
              <w:rPr>
                <w:rFonts w:ascii="Arial" w:hAnsi="Arial" w:cs="Arial"/>
                <w:i/>
                <w:sz w:val="16"/>
                <w:szCs w:val="16"/>
                <w:lang w:val="fr-CA"/>
              </w:rPr>
              <w:t>FOSY = 1,2</w:t>
            </w:r>
            <w:r w:rsidRPr="00BB3552">
              <w:rPr>
                <w:rFonts w:ascii="Arial" w:hAnsi="Arial" w:cs="Arial"/>
                <w:i/>
                <w:sz w:val="16"/>
                <w:szCs w:val="16"/>
              </w:rPr>
              <w:t>5</w:t>
            </w:r>
          </w:p>
          <w:p w14:paraId="29909DFB" w14:textId="77777777" w:rsidR="009B214B" w:rsidRPr="00BB3552" w:rsidRDefault="009B214B" w:rsidP="009B214B">
            <w:pPr>
              <w:numPr>
                <w:ilvl w:val="0"/>
                <w:numId w:val="22"/>
              </w:numPr>
              <w:rPr>
                <w:rFonts w:ascii="Arial" w:hAnsi="Arial" w:cs="Arial"/>
                <w:sz w:val="16"/>
                <w:szCs w:val="16"/>
                <w:lang w:val="fr-CA"/>
              </w:rPr>
            </w:pPr>
            <w:r w:rsidRPr="00BB3552">
              <w:rPr>
                <w:rFonts w:ascii="Arial" w:hAnsi="Arial" w:cs="Arial"/>
                <w:i/>
                <w:sz w:val="16"/>
                <w:szCs w:val="16"/>
              </w:rPr>
              <w:t>FOSU = 1,5</w:t>
            </w:r>
          </w:p>
        </w:tc>
        <w:tc>
          <w:tcPr>
            <w:tcW w:w="1620" w:type="dxa"/>
            <w:vAlign w:val="center"/>
          </w:tcPr>
          <w:p w14:paraId="2C0974DC" w14:textId="63C336B2" w:rsidR="009B214B" w:rsidRPr="00BB3552" w:rsidRDefault="000E0B19" w:rsidP="009B214B">
            <w:pPr>
              <w:jc w:val="center"/>
              <w:rPr>
                <w:rFonts w:ascii="Arial" w:hAnsi="Arial" w:cs="Arial"/>
                <w:sz w:val="16"/>
                <w:szCs w:val="16"/>
                <w:lang w:val="fr-CA"/>
              </w:rPr>
            </w:pPr>
            <w:sdt>
              <w:sdtPr>
                <w:rPr>
                  <w:rFonts w:ascii="Arial" w:hAnsi="Arial" w:cs="Arial"/>
                  <w:sz w:val="16"/>
                  <w:szCs w:val="16"/>
                  <w:lang w:val="fr-CA"/>
                </w:rPr>
                <w:id w:val="-1828425312"/>
                <w:placeholder>
                  <w:docPart w:val="FEE4B5846FC6CA40B119990D5D125D5B"/>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01D4EB20" w14:textId="326155B3" w:rsidR="009B214B" w:rsidRPr="00BB3552" w:rsidRDefault="00456ECA" w:rsidP="009B214B">
            <w:pPr>
              <w:rPr>
                <w:rFonts w:ascii="Arial" w:hAnsi="Arial" w:cs="Arial"/>
                <w:sz w:val="16"/>
                <w:szCs w:val="16"/>
              </w:rPr>
            </w:pPr>
            <w:r>
              <w:rPr>
                <w:rFonts w:ascii="Arial" w:hAnsi="Arial" w:cs="Arial"/>
                <w:sz w:val="16"/>
                <w:szCs w:val="16"/>
              </w:rPr>
              <w:t>FOSY of 1.25 and FOSU of 1.5 used in calculation</w:t>
            </w:r>
          </w:p>
        </w:tc>
        <w:tc>
          <w:tcPr>
            <w:tcW w:w="2741" w:type="dxa"/>
            <w:vAlign w:val="center"/>
          </w:tcPr>
          <w:p w14:paraId="062D69E0" w14:textId="77B112A1" w:rsidR="009B214B" w:rsidRPr="00C03F71" w:rsidRDefault="00456ECA" w:rsidP="009B214B">
            <w:pPr>
              <w:rPr>
                <w:rFonts w:ascii="Arial" w:hAnsi="Arial" w:cs="Arial"/>
                <w:sz w:val="16"/>
                <w:szCs w:val="16"/>
                <w:lang w:val="fr-CA"/>
              </w:rPr>
            </w:pPr>
            <w:r>
              <w:rPr>
                <w:rFonts w:ascii="Arial" w:hAnsi="Arial" w:cs="Arial"/>
                <w:sz w:val="16"/>
                <w:szCs w:val="16"/>
              </w:rPr>
              <w:t xml:space="preserve">Section </w:t>
            </w:r>
            <w:r>
              <w:rPr>
                <w:rFonts w:ascii="Arial" w:hAnsi="Arial" w:cs="Arial"/>
                <w:sz w:val="16"/>
                <w:szCs w:val="16"/>
              </w:rPr>
              <w:fldChar w:fldCharType="begin"/>
            </w:r>
            <w:r>
              <w:rPr>
                <w:rFonts w:ascii="Arial" w:hAnsi="Arial" w:cs="Arial"/>
                <w:sz w:val="16"/>
                <w:szCs w:val="16"/>
              </w:rPr>
              <w:instrText xml:space="preserve"> REF _Ref9003196 \r \h  \* MERGEFORMAT </w:instrText>
            </w:r>
            <w:r>
              <w:rPr>
                <w:rFonts w:ascii="Arial" w:hAnsi="Arial" w:cs="Arial"/>
                <w:sz w:val="16"/>
                <w:szCs w:val="16"/>
              </w:rPr>
            </w:r>
            <w:r>
              <w:rPr>
                <w:rFonts w:ascii="Arial" w:hAnsi="Arial" w:cs="Arial"/>
                <w:sz w:val="16"/>
                <w:szCs w:val="16"/>
              </w:rPr>
              <w:fldChar w:fldCharType="separate"/>
            </w:r>
            <w:r>
              <w:rPr>
                <w:rFonts w:ascii="Arial" w:hAnsi="Arial" w:cs="Arial"/>
                <w:sz w:val="16"/>
                <w:szCs w:val="16"/>
              </w:rPr>
              <w:t>4.4.1</w:t>
            </w:r>
            <w:r>
              <w:rPr>
                <w:rFonts w:ascii="Arial" w:hAnsi="Arial" w:cs="Arial"/>
                <w:sz w:val="16"/>
                <w:szCs w:val="16"/>
              </w:rPr>
              <w:fldChar w:fldCharType="end"/>
            </w:r>
            <w:r>
              <w:rPr>
                <w:rFonts w:ascii="Arial" w:hAnsi="Arial" w:cs="Arial"/>
                <w:sz w:val="16"/>
                <w:szCs w:val="16"/>
              </w:rPr>
              <w:t xml:space="preserve"> and Appendix </w:t>
            </w:r>
            <w:r>
              <w:rPr>
                <w:rFonts w:ascii="Arial" w:hAnsi="Arial" w:cs="Arial"/>
                <w:sz w:val="16"/>
                <w:szCs w:val="16"/>
              </w:rPr>
              <w:fldChar w:fldCharType="begin"/>
            </w:r>
            <w:r>
              <w:rPr>
                <w:rFonts w:ascii="Arial" w:hAnsi="Arial" w:cs="Arial"/>
                <w:sz w:val="16"/>
                <w:szCs w:val="16"/>
              </w:rPr>
              <w:instrText xml:space="preserve"> REF _Ref14448514 \r \h  \* MERGEFORMAT </w:instrText>
            </w:r>
            <w:r>
              <w:rPr>
                <w:rFonts w:ascii="Arial" w:hAnsi="Arial" w:cs="Arial"/>
                <w:sz w:val="16"/>
                <w:szCs w:val="16"/>
              </w:rPr>
            </w:r>
            <w:r>
              <w:rPr>
                <w:rFonts w:ascii="Arial" w:hAnsi="Arial" w:cs="Arial"/>
                <w:sz w:val="16"/>
                <w:szCs w:val="16"/>
              </w:rPr>
              <w:fldChar w:fldCharType="separate"/>
            </w:r>
            <w:r>
              <w:rPr>
                <w:rFonts w:ascii="Arial" w:hAnsi="Arial" w:cs="Arial"/>
                <w:sz w:val="16"/>
                <w:szCs w:val="16"/>
              </w:rPr>
              <w:t>C.1.1</w:t>
            </w:r>
            <w:r>
              <w:rPr>
                <w:rFonts w:ascii="Arial" w:hAnsi="Arial" w:cs="Arial"/>
                <w:sz w:val="16"/>
                <w:szCs w:val="16"/>
              </w:rPr>
              <w:fldChar w:fldCharType="end"/>
            </w:r>
          </w:p>
        </w:tc>
      </w:tr>
      <w:tr w:rsidR="009B214B" w:rsidRPr="00FB7D2F" w14:paraId="06B0FB39" w14:textId="77777777" w:rsidTr="007E4751">
        <w:tc>
          <w:tcPr>
            <w:tcW w:w="1975" w:type="dxa"/>
          </w:tcPr>
          <w:p w14:paraId="10E47A80"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EX-0-MNU-00520</w:t>
            </w:r>
          </w:p>
        </w:tc>
        <w:tc>
          <w:tcPr>
            <w:tcW w:w="4050" w:type="dxa"/>
          </w:tcPr>
          <w:p w14:paraId="283C2ECF" w14:textId="412C0743" w:rsidR="009B214B" w:rsidRPr="00BB3552" w:rsidRDefault="009B214B" w:rsidP="009B214B">
            <w:pPr>
              <w:autoSpaceDE w:val="0"/>
              <w:autoSpaceDN w:val="0"/>
              <w:adjustRightInd w:val="0"/>
              <w:spacing w:before="60" w:after="60"/>
              <w:rPr>
                <w:rFonts w:ascii="Arial" w:hAnsi="Arial" w:cs="Arial"/>
                <w:sz w:val="16"/>
                <w:szCs w:val="16"/>
              </w:rPr>
            </w:pPr>
            <w:r w:rsidRPr="001173AB">
              <w:rPr>
                <w:rFonts w:ascii="Arial" w:hAnsi="Arial" w:cs="Arial"/>
                <w:sz w:val="16"/>
                <w:szCs w:val="16"/>
              </w:rPr>
              <w:t>For any materials whose mechanical characteristics are unknow</w:t>
            </w:r>
            <w:r>
              <w:rPr>
                <w:rFonts w:ascii="Arial" w:hAnsi="Arial" w:cs="Arial"/>
                <w:sz w:val="16"/>
                <w:szCs w:val="16"/>
              </w:rPr>
              <w:t xml:space="preserve">n regarding the entire range of </w:t>
            </w:r>
            <w:r w:rsidRPr="001173AB">
              <w:rPr>
                <w:rFonts w:ascii="Arial" w:hAnsi="Arial" w:cs="Arial"/>
                <w:sz w:val="16"/>
                <w:szCs w:val="16"/>
              </w:rPr>
              <w:t>environmental conditions they may</w:t>
            </w:r>
            <w:r>
              <w:rPr>
                <w:rFonts w:ascii="Arial" w:hAnsi="Arial" w:cs="Arial"/>
                <w:sz w:val="16"/>
                <w:szCs w:val="16"/>
              </w:rPr>
              <w:t xml:space="preserve"> meet, the FOSY and FOSU safety coefficients must be </w:t>
            </w:r>
            <w:r w:rsidRPr="001173AB">
              <w:rPr>
                <w:rFonts w:ascii="Arial" w:hAnsi="Arial" w:cs="Arial"/>
                <w:sz w:val="16"/>
                <w:szCs w:val="16"/>
              </w:rPr>
              <w:t xml:space="preserve">submitted to </w:t>
            </w:r>
            <w:r>
              <w:rPr>
                <w:rFonts w:ascii="Arial" w:hAnsi="Arial" w:cs="Arial"/>
                <w:sz w:val="16"/>
                <w:szCs w:val="16"/>
              </w:rPr>
              <w:t>CSA/</w:t>
            </w:r>
            <w:r w:rsidRPr="001173AB">
              <w:rPr>
                <w:rFonts w:ascii="Arial" w:hAnsi="Arial" w:cs="Arial"/>
                <w:sz w:val="16"/>
                <w:szCs w:val="16"/>
              </w:rPr>
              <w:t>CNES for approval.</w:t>
            </w:r>
            <w:r w:rsidRPr="00BB3552">
              <w:rPr>
                <w:rFonts w:ascii="Arial" w:hAnsi="Arial" w:cs="Arial"/>
                <w:sz w:val="16"/>
                <w:szCs w:val="16"/>
              </w:rPr>
              <w:t>.</w:t>
            </w:r>
          </w:p>
          <w:p w14:paraId="27DC786B" w14:textId="77777777" w:rsidR="009B214B" w:rsidRPr="00BB3552" w:rsidRDefault="009B214B" w:rsidP="009B214B">
            <w:pPr>
              <w:autoSpaceDE w:val="0"/>
              <w:autoSpaceDN w:val="0"/>
              <w:adjustRightInd w:val="0"/>
              <w:spacing w:before="60" w:after="60"/>
              <w:rPr>
                <w:rFonts w:ascii="Arial" w:hAnsi="Arial" w:cs="Arial"/>
                <w:i/>
                <w:sz w:val="16"/>
                <w:szCs w:val="16"/>
                <w:lang w:val="fr-CA"/>
              </w:rPr>
            </w:pPr>
            <w:r w:rsidRPr="00BB3552">
              <w:rPr>
                <w:rFonts w:ascii="Arial" w:hAnsi="Arial" w:cs="Arial"/>
                <w:i/>
                <w:sz w:val="16"/>
                <w:szCs w:val="16"/>
                <w:lang w:val="fr-CA"/>
              </w:rPr>
              <w:t>Pour les matériaux dont les caractéristiques mécaniques ne seront pas connues sur toute la plage d’environnement rencontré, les coefficients de sécurité FOSY et FOSU seront soumis au l’ASC/CNES pour approbation.</w:t>
            </w:r>
          </w:p>
        </w:tc>
        <w:tc>
          <w:tcPr>
            <w:tcW w:w="1620" w:type="dxa"/>
            <w:vAlign w:val="center"/>
          </w:tcPr>
          <w:p w14:paraId="500463B5" w14:textId="3293D97F" w:rsidR="009B214B" w:rsidRPr="00BB3552" w:rsidRDefault="000E0B19" w:rsidP="009B214B">
            <w:pPr>
              <w:jc w:val="center"/>
              <w:rPr>
                <w:rFonts w:ascii="Arial" w:hAnsi="Arial" w:cs="Arial"/>
                <w:sz w:val="16"/>
                <w:szCs w:val="16"/>
                <w:lang w:val="fr-CA"/>
              </w:rPr>
            </w:pPr>
            <w:sdt>
              <w:sdtPr>
                <w:rPr>
                  <w:rFonts w:ascii="Arial" w:hAnsi="Arial" w:cs="Arial"/>
                  <w:sz w:val="16"/>
                  <w:szCs w:val="16"/>
                  <w:lang w:val="fr-CA"/>
                </w:rPr>
                <w:id w:val="728350214"/>
                <w:placeholder>
                  <w:docPart w:val="BBDE7DA636166E4295AF7CB3EB213E4E"/>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NA: Not Applicable / Non Applicable</w:t>
                </w:r>
              </w:sdtContent>
            </w:sdt>
          </w:p>
        </w:tc>
        <w:tc>
          <w:tcPr>
            <w:tcW w:w="3510" w:type="dxa"/>
            <w:vAlign w:val="center"/>
          </w:tcPr>
          <w:p w14:paraId="554A4756" w14:textId="4D5CDEBF" w:rsidR="009B214B" w:rsidRPr="00866BF1" w:rsidRDefault="009B214B" w:rsidP="00456ECA">
            <w:pPr>
              <w:spacing w:before="60" w:after="60"/>
              <w:rPr>
                <w:rFonts w:ascii="Arial" w:hAnsi="Arial" w:cs="Arial"/>
                <w:sz w:val="16"/>
                <w:szCs w:val="16"/>
              </w:rPr>
            </w:pPr>
            <w:r w:rsidRPr="00866BF1">
              <w:rPr>
                <w:rFonts w:ascii="Arial" w:hAnsi="Arial" w:cs="Arial"/>
                <w:sz w:val="16"/>
                <w:szCs w:val="16"/>
              </w:rPr>
              <w:t>Properties and mechanical characteristics of materials used are known.</w:t>
            </w:r>
            <w:r w:rsidR="00456ECA">
              <w:rPr>
                <w:rFonts w:ascii="Arial" w:hAnsi="Arial" w:cs="Arial"/>
                <w:sz w:val="16"/>
                <w:szCs w:val="16"/>
              </w:rPr>
              <w:t xml:space="preserve"> </w:t>
            </w:r>
            <w:r w:rsidR="00456ECA" w:rsidRPr="00456ECA">
              <w:rPr>
                <w:rFonts w:ascii="Arial" w:hAnsi="Arial" w:cs="Arial"/>
                <w:sz w:val="16"/>
                <w:szCs w:val="16"/>
              </w:rPr>
              <w:t xml:space="preserve">There is no </w:t>
            </w:r>
            <w:r w:rsidR="00456ECA">
              <w:rPr>
                <w:rFonts w:ascii="Arial" w:hAnsi="Arial" w:cs="Arial"/>
                <w:sz w:val="16"/>
                <w:szCs w:val="16"/>
              </w:rPr>
              <w:t xml:space="preserve">exposed </w:t>
            </w:r>
            <w:r w:rsidR="00456ECA" w:rsidRPr="00456ECA">
              <w:rPr>
                <w:rFonts w:ascii="Arial" w:hAnsi="Arial" w:cs="Arial"/>
                <w:sz w:val="16"/>
                <w:szCs w:val="16"/>
              </w:rPr>
              <w:t>fragile materials.</w:t>
            </w:r>
          </w:p>
        </w:tc>
        <w:tc>
          <w:tcPr>
            <w:tcW w:w="2741" w:type="dxa"/>
          </w:tcPr>
          <w:p w14:paraId="10397101" w14:textId="77777777" w:rsidR="009B214B" w:rsidRPr="00866BF1" w:rsidRDefault="009B214B" w:rsidP="009B214B">
            <w:pPr>
              <w:rPr>
                <w:rFonts w:ascii="Arial" w:hAnsi="Arial" w:cs="Arial"/>
                <w:sz w:val="16"/>
                <w:szCs w:val="16"/>
              </w:rPr>
            </w:pPr>
          </w:p>
        </w:tc>
      </w:tr>
      <w:tr w:rsidR="009B214B" w:rsidRPr="00A517AD" w14:paraId="6D869FB0" w14:textId="77777777" w:rsidTr="007E4751">
        <w:tc>
          <w:tcPr>
            <w:tcW w:w="1975" w:type="dxa"/>
          </w:tcPr>
          <w:p w14:paraId="4EA2749A"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EX-0-MNU-00530</w:t>
            </w:r>
          </w:p>
        </w:tc>
        <w:tc>
          <w:tcPr>
            <w:tcW w:w="4050" w:type="dxa"/>
          </w:tcPr>
          <w:p w14:paraId="77E4FF7A" w14:textId="3D40165D" w:rsidR="009B214B" w:rsidRPr="00CF1449" w:rsidRDefault="009B214B" w:rsidP="009B214B">
            <w:pPr>
              <w:autoSpaceDE w:val="0"/>
              <w:autoSpaceDN w:val="0"/>
              <w:adjustRightInd w:val="0"/>
              <w:spacing w:before="60" w:after="60"/>
              <w:rPr>
                <w:rFonts w:ascii="Arial" w:hAnsi="Arial" w:cs="Arial"/>
                <w:sz w:val="16"/>
                <w:szCs w:val="16"/>
              </w:rPr>
            </w:pPr>
            <w:r w:rsidRPr="00CF1449">
              <w:rPr>
                <w:rFonts w:ascii="Arial" w:hAnsi="Arial" w:cs="Arial"/>
                <w:sz w:val="16"/>
                <w:szCs w:val="16"/>
              </w:rPr>
              <w:t>For fragile materials (ceramics, glass, etc.), the FOSU safety c</w:t>
            </w:r>
            <w:r>
              <w:rPr>
                <w:rFonts w:ascii="Arial" w:hAnsi="Arial" w:cs="Arial"/>
                <w:sz w:val="16"/>
                <w:szCs w:val="16"/>
              </w:rPr>
              <w:t>oefficient must be submitted to CSA/</w:t>
            </w:r>
            <w:r w:rsidRPr="00CF1449">
              <w:rPr>
                <w:rFonts w:ascii="Arial" w:hAnsi="Arial" w:cs="Arial"/>
                <w:sz w:val="16"/>
                <w:szCs w:val="16"/>
              </w:rPr>
              <w:t>CNES for approval.</w:t>
            </w:r>
          </w:p>
          <w:p w14:paraId="0443ECF5" w14:textId="1CA16D26" w:rsidR="009B214B" w:rsidRPr="00BB3552" w:rsidRDefault="009B214B" w:rsidP="009B214B">
            <w:pPr>
              <w:autoSpaceDE w:val="0"/>
              <w:autoSpaceDN w:val="0"/>
              <w:adjustRightInd w:val="0"/>
              <w:spacing w:before="60" w:after="60"/>
              <w:rPr>
                <w:rFonts w:ascii="Arial" w:hAnsi="Arial" w:cs="Arial"/>
                <w:i/>
                <w:sz w:val="16"/>
                <w:szCs w:val="16"/>
                <w:lang w:val="fr-CA"/>
              </w:rPr>
            </w:pPr>
            <w:r w:rsidRPr="00BB3552">
              <w:rPr>
                <w:rFonts w:ascii="Arial" w:hAnsi="Arial" w:cs="Arial"/>
                <w:i/>
                <w:sz w:val="16"/>
                <w:szCs w:val="16"/>
                <w:lang w:val="fr-CA"/>
              </w:rPr>
              <w:t>Pour les matériaux fragiles (de type céramique, verre,…), le coefficient de sécurité FOSU sera soumis à l’ASC/ CNES pour approbation</w:t>
            </w:r>
          </w:p>
        </w:tc>
        <w:tc>
          <w:tcPr>
            <w:tcW w:w="1620" w:type="dxa"/>
            <w:vAlign w:val="center"/>
          </w:tcPr>
          <w:p w14:paraId="3CE61998" w14:textId="4ABBBD0A" w:rsidR="009B214B" w:rsidRPr="00BB3552" w:rsidRDefault="000E0B19" w:rsidP="009B214B">
            <w:pPr>
              <w:jc w:val="center"/>
              <w:rPr>
                <w:rFonts w:ascii="Arial" w:hAnsi="Arial" w:cs="Arial"/>
                <w:sz w:val="16"/>
                <w:szCs w:val="16"/>
                <w:lang w:val="fr-CA"/>
              </w:rPr>
            </w:pPr>
            <w:sdt>
              <w:sdtPr>
                <w:rPr>
                  <w:rFonts w:ascii="Arial" w:hAnsi="Arial" w:cs="Arial"/>
                  <w:sz w:val="16"/>
                  <w:szCs w:val="16"/>
                  <w:lang w:val="fr-CA"/>
                </w:rPr>
                <w:id w:val="-1650970649"/>
                <w:placeholder>
                  <w:docPart w:val="6582CFD692E6CF4FAC8EF560CCF91804"/>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6270A499" w14:textId="3FFC07E9" w:rsidR="009B214B" w:rsidRPr="00BB3552" w:rsidRDefault="001775C5" w:rsidP="009B214B">
            <w:pPr>
              <w:rPr>
                <w:rFonts w:ascii="Arial" w:hAnsi="Arial" w:cs="Arial"/>
                <w:sz w:val="16"/>
                <w:szCs w:val="16"/>
              </w:rPr>
            </w:pPr>
            <w:r>
              <w:rPr>
                <w:rFonts w:ascii="Arial" w:hAnsi="Arial" w:cs="Arial"/>
                <w:sz w:val="16"/>
                <w:szCs w:val="16"/>
              </w:rPr>
              <w:t>Fragile components are restricted to within the Pelican case.</w:t>
            </w:r>
          </w:p>
        </w:tc>
        <w:tc>
          <w:tcPr>
            <w:tcW w:w="2741" w:type="dxa"/>
          </w:tcPr>
          <w:p w14:paraId="0094F4F9" w14:textId="77777777" w:rsidR="009B214B" w:rsidRPr="00457F41" w:rsidRDefault="009B214B" w:rsidP="009B214B">
            <w:pPr>
              <w:autoSpaceDE w:val="0"/>
              <w:autoSpaceDN w:val="0"/>
              <w:adjustRightInd w:val="0"/>
              <w:rPr>
                <w:rFonts w:ascii="Arial" w:hAnsi="Arial" w:cs="Arial"/>
                <w:sz w:val="16"/>
                <w:szCs w:val="16"/>
              </w:rPr>
            </w:pPr>
          </w:p>
        </w:tc>
      </w:tr>
      <w:tr w:rsidR="009B214B" w:rsidRPr="00456ECA" w14:paraId="7902E6EC" w14:textId="77777777" w:rsidTr="00456ECA">
        <w:tc>
          <w:tcPr>
            <w:tcW w:w="1975" w:type="dxa"/>
          </w:tcPr>
          <w:p w14:paraId="60A91BB9"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EX-0-MNU-00540</w:t>
            </w:r>
          </w:p>
        </w:tc>
        <w:tc>
          <w:tcPr>
            <w:tcW w:w="4050" w:type="dxa"/>
          </w:tcPr>
          <w:p w14:paraId="59EB6B0B" w14:textId="10BDA190" w:rsidR="009B214B" w:rsidRPr="002B002B" w:rsidRDefault="009B214B" w:rsidP="009B214B">
            <w:pPr>
              <w:autoSpaceDE w:val="0"/>
              <w:autoSpaceDN w:val="0"/>
              <w:adjustRightInd w:val="0"/>
              <w:spacing w:before="60" w:after="60"/>
              <w:rPr>
                <w:rFonts w:ascii="Arial" w:hAnsi="Arial" w:cs="Arial"/>
                <w:sz w:val="16"/>
                <w:szCs w:val="16"/>
              </w:rPr>
            </w:pPr>
            <w:r w:rsidRPr="002B002B">
              <w:rPr>
                <w:rFonts w:ascii="Arial" w:hAnsi="Arial" w:cs="Arial"/>
                <w:sz w:val="16"/>
                <w:szCs w:val="16"/>
              </w:rPr>
              <w:t>The default value for the model coefficient (KM) is 1.4. Neverthele</w:t>
            </w:r>
            <w:r>
              <w:rPr>
                <w:rFonts w:ascii="Arial" w:hAnsi="Arial" w:cs="Arial"/>
                <w:sz w:val="16"/>
                <w:szCs w:val="16"/>
              </w:rPr>
              <w:t xml:space="preserve">ss, the project group in charge </w:t>
            </w:r>
            <w:r w:rsidRPr="002B002B">
              <w:rPr>
                <w:rFonts w:ascii="Arial" w:hAnsi="Arial" w:cs="Arial"/>
                <w:sz w:val="16"/>
                <w:szCs w:val="16"/>
              </w:rPr>
              <w:t>of the justification of the mechanical design of the gondola cons</w:t>
            </w:r>
            <w:r>
              <w:rPr>
                <w:rFonts w:ascii="Arial" w:hAnsi="Arial" w:cs="Arial"/>
                <w:sz w:val="16"/>
                <w:szCs w:val="16"/>
              </w:rPr>
              <w:t xml:space="preserve">idered may propose the use of a lower KM </w:t>
            </w:r>
            <w:r w:rsidRPr="002B002B">
              <w:rPr>
                <w:rFonts w:ascii="Arial" w:hAnsi="Arial" w:cs="Arial"/>
                <w:sz w:val="16"/>
                <w:szCs w:val="16"/>
              </w:rPr>
              <w:t>coefficient, as long as KM ≥ 1.2. The project group must ju</w:t>
            </w:r>
            <w:r>
              <w:rPr>
                <w:rFonts w:ascii="Arial" w:hAnsi="Arial" w:cs="Arial"/>
                <w:sz w:val="16"/>
                <w:szCs w:val="16"/>
              </w:rPr>
              <w:t xml:space="preserve">stify its choice, which will be </w:t>
            </w:r>
            <w:r w:rsidRPr="002B002B">
              <w:rPr>
                <w:rFonts w:ascii="Arial" w:hAnsi="Arial" w:cs="Arial"/>
                <w:sz w:val="16"/>
                <w:szCs w:val="16"/>
              </w:rPr>
              <w:t>submitted to CSA/CNES for approval.</w:t>
            </w:r>
          </w:p>
          <w:p w14:paraId="61EE710C" w14:textId="731724CB" w:rsidR="009B214B" w:rsidRPr="00BB3552" w:rsidRDefault="009B214B" w:rsidP="009B214B">
            <w:pPr>
              <w:autoSpaceDE w:val="0"/>
              <w:autoSpaceDN w:val="0"/>
              <w:adjustRightInd w:val="0"/>
              <w:spacing w:before="60" w:after="60"/>
              <w:rPr>
                <w:rFonts w:ascii="Arial" w:hAnsi="Arial" w:cs="Arial"/>
                <w:i/>
                <w:sz w:val="16"/>
                <w:szCs w:val="16"/>
                <w:lang w:val="fr-CA"/>
              </w:rPr>
            </w:pPr>
            <w:r w:rsidRPr="00BB3552">
              <w:rPr>
                <w:rFonts w:ascii="Arial" w:hAnsi="Arial" w:cs="Arial"/>
                <w:i/>
                <w:sz w:val="16"/>
                <w:szCs w:val="16"/>
                <w:lang w:val="fr-CA"/>
              </w:rPr>
              <w:t xml:space="preserve">Par défaut le coefficient de modèle KM est fixé à 1,4. Néanmoins, le groupe projet en charge de la justification du design mécanique de la nacelle </w:t>
            </w:r>
            <w:r w:rsidRPr="00BB3552">
              <w:rPr>
                <w:rFonts w:ascii="Arial" w:hAnsi="Arial" w:cs="Arial"/>
                <w:i/>
                <w:sz w:val="16"/>
                <w:szCs w:val="16"/>
                <w:lang w:val="fr-CA"/>
              </w:rPr>
              <w:lastRenderedPageBreak/>
              <w:t>considérée peut proposer l’utilisation d’un coefficient KM plus bas, tant que KM ≥1,2. Il justifiera sont choix qui sera soumis à l’approbation de l’ASC/ CNES.</w:t>
            </w:r>
          </w:p>
        </w:tc>
        <w:tc>
          <w:tcPr>
            <w:tcW w:w="1620" w:type="dxa"/>
            <w:vAlign w:val="center"/>
          </w:tcPr>
          <w:p w14:paraId="1373BA65" w14:textId="5BBAEAC8" w:rsidR="009B214B" w:rsidRPr="00BB3552" w:rsidRDefault="000E0B19" w:rsidP="009B214B">
            <w:pPr>
              <w:jc w:val="center"/>
              <w:rPr>
                <w:rFonts w:ascii="Arial" w:hAnsi="Arial" w:cs="Arial"/>
                <w:sz w:val="16"/>
                <w:szCs w:val="16"/>
                <w:lang w:val="fr-CA"/>
              </w:rPr>
            </w:pPr>
            <w:sdt>
              <w:sdtPr>
                <w:rPr>
                  <w:rFonts w:ascii="Arial" w:hAnsi="Arial" w:cs="Arial"/>
                  <w:sz w:val="16"/>
                  <w:szCs w:val="16"/>
                  <w:lang w:val="fr-CA"/>
                </w:rPr>
                <w:id w:val="696208161"/>
                <w:placeholder>
                  <w:docPart w:val="65395205DAB4FF49A4C636BB1A78FC7C"/>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32441A12" w14:textId="77777777" w:rsidR="00456ECA" w:rsidRPr="00013EDD" w:rsidRDefault="00456ECA" w:rsidP="00456ECA">
            <w:pPr>
              <w:rPr>
                <w:rFonts w:ascii="Arial" w:hAnsi="Arial" w:cs="Arial"/>
                <w:sz w:val="16"/>
                <w:szCs w:val="16"/>
              </w:rPr>
            </w:pPr>
            <w:r w:rsidRPr="00013EDD">
              <w:rPr>
                <w:rFonts w:ascii="Arial" w:hAnsi="Arial" w:cs="Arial"/>
                <w:sz w:val="16"/>
                <w:szCs w:val="16"/>
              </w:rPr>
              <w:t xml:space="preserve">KM coefficient of 1.4 used in calculation </w:t>
            </w:r>
          </w:p>
          <w:p w14:paraId="79A8E2A7" w14:textId="77777777" w:rsidR="00456ECA" w:rsidRPr="00013EDD" w:rsidRDefault="00456ECA" w:rsidP="00456ECA">
            <w:pPr>
              <w:rPr>
                <w:rFonts w:ascii="Arial" w:hAnsi="Arial" w:cs="Arial"/>
                <w:sz w:val="16"/>
                <w:szCs w:val="16"/>
              </w:rPr>
            </w:pPr>
          </w:p>
          <w:p w14:paraId="59C270C8" w14:textId="5F0C10C2" w:rsidR="009B214B" w:rsidRPr="00456ECA" w:rsidRDefault="00456ECA" w:rsidP="00456ECA">
            <w:pPr>
              <w:rPr>
                <w:rFonts w:ascii="Arial" w:hAnsi="Arial" w:cs="Arial"/>
                <w:sz w:val="16"/>
                <w:szCs w:val="16"/>
                <w:lang w:val="fr-CA"/>
              </w:rPr>
            </w:pPr>
            <w:r w:rsidRPr="00013EDD">
              <w:rPr>
                <w:rFonts w:ascii="Arial" w:hAnsi="Arial" w:cs="Arial"/>
                <w:sz w:val="16"/>
                <w:szCs w:val="16"/>
                <w:lang w:val="fr-CA"/>
              </w:rPr>
              <w:t>Coefficient KM de 1.4 considéré pour les calculs</w:t>
            </w:r>
          </w:p>
        </w:tc>
        <w:tc>
          <w:tcPr>
            <w:tcW w:w="2741" w:type="dxa"/>
            <w:vAlign w:val="center"/>
          </w:tcPr>
          <w:p w14:paraId="3D156650" w14:textId="16FB63BC" w:rsidR="00456ECA" w:rsidRPr="00C03F71" w:rsidRDefault="00456ECA" w:rsidP="00456ECA">
            <w:pPr>
              <w:rPr>
                <w:rFonts w:ascii="Arial" w:hAnsi="Arial" w:cs="Arial"/>
                <w:sz w:val="16"/>
                <w:szCs w:val="16"/>
                <w:lang w:val="fr-CA"/>
              </w:rPr>
            </w:pPr>
            <w:r>
              <w:rPr>
                <w:rFonts w:ascii="Arial" w:hAnsi="Arial" w:cs="Arial"/>
                <w:sz w:val="16"/>
                <w:szCs w:val="16"/>
                <w:lang w:val="fr-CA"/>
              </w:rPr>
              <w:t xml:space="preserve">Section  </w:t>
            </w:r>
            <w:r>
              <w:rPr>
                <w:rFonts w:ascii="Arial" w:hAnsi="Arial" w:cs="Arial"/>
                <w:sz w:val="16"/>
                <w:szCs w:val="16"/>
                <w:lang w:val="fr-CA"/>
              </w:rPr>
              <w:fldChar w:fldCharType="begin"/>
            </w:r>
            <w:r>
              <w:rPr>
                <w:rFonts w:ascii="Arial" w:hAnsi="Arial" w:cs="Arial"/>
                <w:sz w:val="16"/>
                <w:szCs w:val="16"/>
                <w:lang w:val="fr-CA"/>
              </w:rPr>
              <w:instrText xml:space="preserve"> REF _Ref10821860 \r \h  \* MERGEFORMAT </w:instrText>
            </w:r>
            <w:r>
              <w:rPr>
                <w:rFonts w:ascii="Arial" w:hAnsi="Arial" w:cs="Arial"/>
                <w:sz w:val="16"/>
                <w:szCs w:val="16"/>
                <w:lang w:val="fr-CA"/>
              </w:rPr>
            </w:r>
            <w:r>
              <w:rPr>
                <w:rFonts w:ascii="Arial" w:hAnsi="Arial" w:cs="Arial"/>
                <w:sz w:val="16"/>
                <w:szCs w:val="16"/>
                <w:lang w:val="fr-CA"/>
              </w:rPr>
              <w:fldChar w:fldCharType="separate"/>
            </w:r>
            <w:r>
              <w:rPr>
                <w:rFonts w:ascii="Arial" w:hAnsi="Arial" w:cs="Arial"/>
                <w:sz w:val="16"/>
                <w:szCs w:val="16"/>
                <w:lang w:val="fr-CA"/>
              </w:rPr>
              <w:t>4.4.2</w:t>
            </w:r>
            <w:r>
              <w:rPr>
                <w:rFonts w:ascii="Arial" w:hAnsi="Arial" w:cs="Arial"/>
                <w:sz w:val="16"/>
                <w:szCs w:val="16"/>
                <w:lang w:val="fr-CA"/>
              </w:rPr>
              <w:fldChar w:fldCharType="end"/>
            </w:r>
            <w:r w:rsidR="002354DF">
              <w:rPr>
                <w:rFonts w:ascii="Arial" w:hAnsi="Arial" w:cs="Arial"/>
                <w:sz w:val="16"/>
                <w:szCs w:val="16"/>
                <w:lang w:val="fr-CA"/>
              </w:rPr>
              <w:t xml:space="preserve"> and </w:t>
            </w:r>
            <w:r w:rsidR="002354DF">
              <w:rPr>
                <w:rFonts w:ascii="Arial" w:hAnsi="Arial" w:cs="Arial"/>
                <w:sz w:val="16"/>
                <w:szCs w:val="16"/>
              </w:rPr>
              <w:t xml:space="preserve">Appendix </w:t>
            </w:r>
            <w:r w:rsidR="002354DF">
              <w:rPr>
                <w:rFonts w:ascii="Arial" w:hAnsi="Arial" w:cs="Arial"/>
                <w:sz w:val="16"/>
                <w:szCs w:val="16"/>
              </w:rPr>
              <w:fldChar w:fldCharType="begin"/>
            </w:r>
            <w:r w:rsidR="002354DF">
              <w:rPr>
                <w:rFonts w:ascii="Arial" w:hAnsi="Arial" w:cs="Arial"/>
                <w:sz w:val="16"/>
                <w:szCs w:val="16"/>
              </w:rPr>
              <w:instrText xml:space="preserve"> REF _Ref14448514 \r \h  \* MERGEFORMAT </w:instrText>
            </w:r>
            <w:r w:rsidR="002354DF">
              <w:rPr>
                <w:rFonts w:ascii="Arial" w:hAnsi="Arial" w:cs="Arial"/>
                <w:sz w:val="16"/>
                <w:szCs w:val="16"/>
              </w:rPr>
            </w:r>
            <w:r w:rsidR="002354DF">
              <w:rPr>
                <w:rFonts w:ascii="Arial" w:hAnsi="Arial" w:cs="Arial"/>
                <w:sz w:val="16"/>
                <w:szCs w:val="16"/>
              </w:rPr>
              <w:fldChar w:fldCharType="separate"/>
            </w:r>
            <w:r w:rsidR="002354DF">
              <w:rPr>
                <w:rFonts w:ascii="Arial" w:hAnsi="Arial" w:cs="Arial"/>
                <w:sz w:val="16"/>
                <w:szCs w:val="16"/>
              </w:rPr>
              <w:t>C.1.1</w:t>
            </w:r>
            <w:r w:rsidR="002354DF">
              <w:rPr>
                <w:rFonts w:ascii="Arial" w:hAnsi="Arial" w:cs="Arial"/>
                <w:sz w:val="16"/>
                <w:szCs w:val="16"/>
              </w:rPr>
              <w:fldChar w:fldCharType="end"/>
            </w:r>
          </w:p>
        </w:tc>
      </w:tr>
      <w:tr w:rsidR="009B214B" w:rsidRPr="002354DF" w14:paraId="54BA3FD6" w14:textId="77777777" w:rsidTr="002354DF">
        <w:tc>
          <w:tcPr>
            <w:tcW w:w="1975" w:type="dxa"/>
          </w:tcPr>
          <w:p w14:paraId="7F61E018"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EX-0-MNU-00550</w:t>
            </w:r>
          </w:p>
        </w:tc>
        <w:tc>
          <w:tcPr>
            <w:tcW w:w="4050" w:type="dxa"/>
          </w:tcPr>
          <w:p w14:paraId="672AF567" w14:textId="021FC20C" w:rsidR="009B214B" w:rsidRPr="007E4751" w:rsidRDefault="009B214B" w:rsidP="009B214B">
            <w:pPr>
              <w:autoSpaceDE w:val="0"/>
              <w:autoSpaceDN w:val="0"/>
              <w:adjustRightInd w:val="0"/>
              <w:spacing w:before="60" w:after="60"/>
              <w:rPr>
                <w:rFonts w:ascii="Arial" w:hAnsi="Arial" w:cs="Arial"/>
                <w:sz w:val="16"/>
                <w:szCs w:val="16"/>
                <w:lang w:val="fr-CA"/>
              </w:rPr>
            </w:pPr>
            <w:r w:rsidRPr="0098321A">
              <w:rPr>
                <w:rFonts w:ascii="Arial" w:hAnsi="Arial" w:cs="Arial"/>
                <w:sz w:val="16"/>
                <w:szCs w:val="16"/>
              </w:rPr>
              <w:t>CNES recommends a project coefficient (KP) = 1.15. This coeffici</w:t>
            </w:r>
            <w:r>
              <w:rPr>
                <w:rFonts w:ascii="Arial" w:hAnsi="Arial" w:cs="Arial"/>
                <w:sz w:val="16"/>
                <w:szCs w:val="16"/>
              </w:rPr>
              <w:t xml:space="preserve">ent should enable scientists to </w:t>
            </w:r>
            <w:r w:rsidRPr="0098321A">
              <w:rPr>
                <w:rFonts w:ascii="Arial" w:hAnsi="Arial" w:cs="Arial"/>
                <w:sz w:val="16"/>
                <w:szCs w:val="16"/>
              </w:rPr>
              <w:t>upgrade their instruments over time without systematically n</w:t>
            </w:r>
            <w:r>
              <w:rPr>
                <w:rFonts w:ascii="Arial" w:hAnsi="Arial" w:cs="Arial"/>
                <w:sz w:val="16"/>
                <w:szCs w:val="16"/>
              </w:rPr>
              <w:t xml:space="preserve">eeding to modify the structure. </w:t>
            </w:r>
            <w:r w:rsidRPr="0098321A">
              <w:rPr>
                <w:rFonts w:ascii="Arial" w:hAnsi="Arial" w:cs="Arial"/>
                <w:sz w:val="16"/>
                <w:szCs w:val="16"/>
              </w:rPr>
              <w:t>Nevertheless, the project group in charge of justifying the me</w:t>
            </w:r>
            <w:r>
              <w:rPr>
                <w:rFonts w:ascii="Arial" w:hAnsi="Arial" w:cs="Arial"/>
                <w:sz w:val="16"/>
                <w:szCs w:val="16"/>
              </w:rPr>
              <w:t xml:space="preserve">chanical design may propose the </w:t>
            </w:r>
            <w:r w:rsidRPr="0098321A">
              <w:rPr>
                <w:rFonts w:ascii="Arial" w:hAnsi="Arial" w:cs="Arial"/>
                <w:sz w:val="16"/>
                <w:szCs w:val="16"/>
              </w:rPr>
              <w:t xml:space="preserve">use of a lower KM coefficient, as long as KM ≥ 1. </w:t>
            </w:r>
            <w:r w:rsidRPr="007E4751">
              <w:rPr>
                <w:rFonts w:ascii="Arial" w:hAnsi="Arial" w:cs="Arial"/>
                <w:sz w:val="16"/>
                <w:szCs w:val="16"/>
                <w:lang w:val="fr-CA"/>
              </w:rPr>
              <w:t xml:space="preserve">CSA/CNES </w:t>
            </w:r>
            <w:proofErr w:type="spellStart"/>
            <w:r w:rsidRPr="007E4751">
              <w:rPr>
                <w:rFonts w:ascii="Arial" w:hAnsi="Arial" w:cs="Arial"/>
                <w:sz w:val="16"/>
                <w:szCs w:val="16"/>
                <w:lang w:val="fr-CA"/>
              </w:rPr>
              <w:t>will</w:t>
            </w:r>
            <w:proofErr w:type="spellEnd"/>
            <w:r w:rsidRPr="007E4751">
              <w:rPr>
                <w:rFonts w:ascii="Arial" w:hAnsi="Arial" w:cs="Arial"/>
                <w:sz w:val="16"/>
                <w:szCs w:val="16"/>
                <w:lang w:val="fr-CA"/>
              </w:rPr>
              <w:t xml:space="preserve"> not </w:t>
            </w:r>
            <w:proofErr w:type="spellStart"/>
            <w:r w:rsidRPr="007E4751">
              <w:rPr>
                <w:rFonts w:ascii="Arial" w:hAnsi="Arial" w:cs="Arial"/>
                <w:sz w:val="16"/>
                <w:szCs w:val="16"/>
                <w:lang w:val="fr-CA"/>
              </w:rPr>
              <w:t>accept</w:t>
            </w:r>
            <w:proofErr w:type="spellEnd"/>
            <w:r w:rsidRPr="007E4751">
              <w:rPr>
                <w:rFonts w:ascii="Arial" w:hAnsi="Arial" w:cs="Arial"/>
                <w:sz w:val="16"/>
                <w:szCs w:val="16"/>
                <w:lang w:val="fr-CA"/>
              </w:rPr>
              <w:t xml:space="preserve"> a justification </w:t>
            </w:r>
            <w:proofErr w:type="spellStart"/>
            <w:r w:rsidRPr="007E4751">
              <w:rPr>
                <w:rFonts w:ascii="Arial" w:hAnsi="Arial" w:cs="Arial"/>
                <w:sz w:val="16"/>
                <w:szCs w:val="16"/>
                <w:lang w:val="fr-CA"/>
              </w:rPr>
              <w:t>with</w:t>
            </w:r>
            <w:proofErr w:type="spellEnd"/>
            <w:r w:rsidRPr="007E4751">
              <w:rPr>
                <w:rFonts w:ascii="Arial" w:hAnsi="Arial" w:cs="Arial"/>
                <w:sz w:val="16"/>
                <w:szCs w:val="16"/>
                <w:lang w:val="fr-CA"/>
              </w:rPr>
              <w:t xml:space="preserve"> KP &lt; 1.</w:t>
            </w:r>
          </w:p>
          <w:p w14:paraId="4D848188" w14:textId="7E0028D2" w:rsidR="009B214B" w:rsidRPr="00BB3552" w:rsidRDefault="009B214B" w:rsidP="009B214B">
            <w:pPr>
              <w:autoSpaceDE w:val="0"/>
              <w:autoSpaceDN w:val="0"/>
              <w:adjustRightInd w:val="0"/>
              <w:spacing w:before="60" w:after="60"/>
              <w:rPr>
                <w:rFonts w:ascii="Arial" w:hAnsi="Arial" w:cs="Arial"/>
                <w:i/>
                <w:sz w:val="16"/>
                <w:szCs w:val="16"/>
                <w:lang w:val="fr-CA"/>
              </w:rPr>
            </w:pPr>
            <w:r w:rsidRPr="00BB3552">
              <w:rPr>
                <w:rFonts w:ascii="Arial" w:hAnsi="Arial" w:cs="Arial"/>
                <w:i/>
                <w:sz w:val="16"/>
                <w:szCs w:val="16"/>
                <w:lang w:val="fr-CA"/>
              </w:rPr>
              <w:t>L’ASC/CNES préconise un coefficient de projet KP = 1,15. Ce coefficient peut permettre aux scientifiques de faire évoluer leurs instrumentations dans le temps sans devoir modifier la structure de manière systématique. Néanmoins, le groupe projet en charge de la justification du design mécanique peut proposer l’utilisation d’un coefficient KP plus bas, tant que KP ≥1. L’ASC/CNES n’acceptera pas une justification avec KP&lt;1.</w:t>
            </w:r>
          </w:p>
        </w:tc>
        <w:tc>
          <w:tcPr>
            <w:tcW w:w="1620" w:type="dxa"/>
            <w:vAlign w:val="center"/>
          </w:tcPr>
          <w:p w14:paraId="6F6A2102" w14:textId="3B8AC52E" w:rsidR="009B214B" w:rsidRPr="00BB3552" w:rsidRDefault="000E0B19" w:rsidP="009B214B">
            <w:pPr>
              <w:jc w:val="center"/>
              <w:rPr>
                <w:rFonts w:ascii="Arial" w:hAnsi="Arial" w:cs="Arial"/>
                <w:sz w:val="16"/>
                <w:szCs w:val="16"/>
                <w:lang w:val="fr-CA"/>
              </w:rPr>
            </w:pPr>
            <w:sdt>
              <w:sdtPr>
                <w:rPr>
                  <w:rFonts w:ascii="Arial" w:hAnsi="Arial" w:cs="Arial"/>
                  <w:sz w:val="16"/>
                  <w:szCs w:val="16"/>
                  <w:lang w:val="fr-CA"/>
                </w:rPr>
                <w:id w:val="1224718567"/>
                <w:placeholder>
                  <w:docPart w:val="16F9DE86C0107E44A688CC4E9A310CE3"/>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5252FD00" w14:textId="77777777" w:rsidR="002354DF" w:rsidRPr="00013EDD" w:rsidRDefault="002354DF" w:rsidP="002354DF">
            <w:pPr>
              <w:rPr>
                <w:rFonts w:ascii="Arial" w:hAnsi="Arial" w:cs="Arial"/>
                <w:sz w:val="16"/>
                <w:szCs w:val="16"/>
              </w:rPr>
            </w:pPr>
            <w:r>
              <w:rPr>
                <w:rFonts w:ascii="Arial" w:hAnsi="Arial" w:cs="Arial"/>
                <w:sz w:val="16"/>
                <w:szCs w:val="16"/>
              </w:rPr>
              <w:t>KP</w:t>
            </w:r>
            <w:r w:rsidRPr="00013EDD">
              <w:rPr>
                <w:rFonts w:ascii="Arial" w:hAnsi="Arial" w:cs="Arial"/>
                <w:sz w:val="16"/>
                <w:szCs w:val="16"/>
              </w:rPr>
              <w:t xml:space="preserve"> coefficient </w:t>
            </w:r>
            <w:r>
              <w:rPr>
                <w:rFonts w:ascii="Arial" w:hAnsi="Arial" w:cs="Arial"/>
                <w:sz w:val="16"/>
                <w:szCs w:val="16"/>
              </w:rPr>
              <w:t>of 1.15</w:t>
            </w:r>
            <w:r w:rsidRPr="00013EDD">
              <w:rPr>
                <w:rFonts w:ascii="Arial" w:hAnsi="Arial" w:cs="Arial"/>
                <w:sz w:val="16"/>
                <w:szCs w:val="16"/>
              </w:rPr>
              <w:t xml:space="preserve"> used in calculation </w:t>
            </w:r>
          </w:p>
          <w:p w14:paraId="54C0D98B" w14:textId="77777777" w:rsidR="002354DF" w:rsidRPr="00013EDD" w:rsidRDefault="002354DF" w:rsidP="002354DF">
            <w:pPr>
              <w:rPr>
                <w:rFonts w:ascii="Arial" w:hAnsi="Arial" w:cs="Arial"/>
                <w:sz w:val="16"/>
                <w:szCs w:val="16"/>
              </w:rPr>
            </w:pPr>
          </w:p>
          <w:p w14:paraId="55814B6D" w14:textId="05667C98" w:rsidR="009B214B" w:rsidRPr="002354DF" w:rsidRDefault="002354DF" w:rsidP="002354DF">
            <w:pPr>
              <w:rPr>
                <w:rFonts w:ascii="Arial" w:hAnsi="Arial" w:cs="Arial"/>
                <w:sz w:val="16"/>
                <w:szCs w:val="16"/>
                <w:lang w:val="fr-CA"/>
              </w:rPr>
            </w:pPr>
            <w:r w:rsidRPr="00013EDD">
              <w:rPr>
                <w:rFonts w:ascii="Arial" w:hAnsi="Arial" w:cs="Arial"/>
                <w:sz w:val="16"/>
                <w:szCs w:val="16"/>
                <w:lang w:val="fr-CA"/>
              </w:rPr>
              <w:t>Coefficient KP de 1.</w:t>
            </w:r>
            <w:r>
              <w:rPr>
                <w:rFonts w:ascii="Arial" w:hAnsi="Arial" w:cs="Arial"/>
                <w:sz w:val="16"/>
                <w:szCs w:val="16"/>
                <w:lang w:val="fr-CA"/>
              </w:rPr>
              <w:t>15</w:t>
            </w:r>
            <w:r w:rsidRPr="00013EDD">
              <w:rPr>
                <w:rFonts w:ascii="Arial" w:hAnsi="Arial" w:cs="Arial"/>
                <w:sz w:val="16"/>
                <w:szCs w:val="16"/>
                <w:lang w:val="fr-CA"/>
              </w:rPr>
              <w:t xml:space="preserve"> considéré pour les calculs</w:t>
            </w:r>
          </w:p>
        </w:tc>
        <w:tc>
          <w:tcPr>
            <w:tcW w:w="2741" w:type="dxa"/>
            <w:vAlign w:val="center"/>
          </w:tcPr>
          <w:p w14:paraId="003D8F97" w14:textId="61DC901D" w:rsidR="009B214B" w:rsidRPr="00C03F71" w:rsidRDefault="002354DF" w:rsidP="002354DF">
            <w:pPr>
              <w:rPr>
                <w:rFonts w:ascii="Arial" w:hAnsi="Arial" w:cs="Arial"/>
                <w:sz w:val="16"/>
                <w:szCs w:val="16"/>
                <w:lang w:val="fr-CA"/>
              </w:rPr>
            </w:pPr>
            <w:r>
              <w:rPr>
                <w:rFonts w:ascii="Arial" w:hAnsi="Arial" w:cs="Arial"/>
                <w:sz w:val="16"/>
                <w:szCs w:val="16"/>
                <w:lang w:val="fr-CA"/>
              </w:rPr>
              <w:t xml:space="preserve">Section  </w:t>
            </w:r>
            <w:r>
              <w:rPr>
                <w:rFonts w:ascii="Arial" w:hAnsi="Arial" w:cs="Arial"/>
                <w:sz w:val="16"/>
                <w:szCs w:val="16"/>
                <w:lang w:val="fr-CA"/>
              </w:rPr>
              <w:fldChar w:fldCharType="begin"/>
            </w:r>
            <w:r>
              <w:rPr>
                <w:rFonts w:ascii="Arial" w:hAnsi="Arial" w:cs="Arial"/>
                <w:sz w:val="16"/>
                <w:szCs w:val="16"/>
                <w:lang w:val="fr-CA"/>
              </w:rPr>
              <w:instrText xml:space="preserve"> REF _Ref10821860 \r \h  \* MERGEFORMAT </w:instrText>
            </w:r>
            <w:r>
              <w:rPr>
                <w:rFonts w:ascii="Arial" w:hAnsi="Arial" w:cs="Arial"/>
                <w:sz w:val="16"/>
                <w:szCs w:val="16"/>
                <w:lang w:val="fr-CA"/>
              </w:rPr>
            </w:r>
            <w:r>
              <w:rPr>
                <w:rFonts w:ascii="Arial" w:hAnsi="Arial" w:cs="Arial"/>
                <w:sz w:val="16"/>
                <w:szCs w:val="16"/>
                <w:lang w:val="fr-CA"/>
              </w:rPr>
              <w:fldChar w:fldCharType="separate"/>
            </w:r>
            <w:r>
              <w:rPr>
                <w:rFonts w:ascii="Arial" w:hAnsi="Arial" w:cs="Arial"/>
                <w:sz w:val="16"/>
                <w:szCs w:val="16"/>
                <w:lang w:val="fr-CA"/>
              </w:rPr>
              <w:t>4.4.2</w:t>
            </w:r>
            <w:r>
              <w:rPr>
                <w:rFonts w:ascii="Arial" w:hAnsi="Arial" w:cs="Arial"/>
                <w:sz w:val="16"/>
                <w:szCs w:val="16"/>
                <w:lang w:val="fr-CA"/>
              </w:rPr>
              <w:fldChar w:fldCharType="end"/>
            </w:r>
            <w:r>
              <w:rPr>
                <w:rFonts w:ascii="Arial" w:hAnsi="Arial" w:cs="Arial"/>
                <w:sz w:val="16"/>
                <w:szCs w:val="16"/>
                <w:lang w:val="fr-CA"/>
              </w:rPr>
              <w:t xml:space="preserve"> and </w:t>
            </w:r>
            <w:r>
              <w:rPr>
                <w:rFonts w:ascii="Arial" w:hAnsi="Arial" w:cs="Arial"/>
                <w:sz w:val="16"/>
                <w:szCs w:val="16"/>
              </w:rPr>
              <w:t xml:space="preserve">Appendix </w:t>
            </w:r>
            <w:r>
              <w:rPr>
                <w:rFonts w:ascii="Arial" w:hAnsi="Arial" w:cs="Arial"/>
                <w:sz w:val="16"/>
                <w:szCs w:val="16"/>
              </w:rPr>
              <w:fldChar w:fldCharType="begin"/>
            </w:r>
            <w:r>
              <w:rPr>
                <w:rFonts w:ascii="Arial" w:hAnsi="Arial" w:cs="Arial"/>
                <w:sz w:val="16"/>
                <w:szCs w:val="16"/>
              </w:rPr>
              <w:instrText xml:space="preserve"> REF _Ref14448514 \r \h  \* MERGEFORMAT </w:instrText>
            </w:r>
            <w:r>
              <w:rPr>
                <w:rFonts w:ascii="Arial" w:hAnsi="Arial" w:cs="Arial"/>
                <w:sz w:val="16"/>
                <w:szCs w:val="16"/>
              </w:rPr>
            </w:r>
            <w:r>
              <w:rPr>
                <w:rFonts w:ascii="Arial" w:hAnsi="Arial" w:cs="Arial"/>
                <w:sz w:val="16"/>
                <w:szCs w:val="16"/>
              </w:rPr>
              <w:fldChar w:fldCharType="separate"/>
            </w:r>
            <w:r>
              <w:rPr>
                <w:rFonts w:ascii="Arial" w:hAnsi="Arial" w:cs="Arial"/>
                <w:sz w:val="16"/>
                <w:szCs w:val="16"/>
              </w:rPr>
              <w:t>C.1.1</w:t>
            </w:r>
            <w:r>
              <w:rPr>
                <w:rFonts w:ascii="Arial" w:hAnsi="Arial" w:cs="Arial"/>
                <w:sz w:val="16"/>
                <w:szCs w:val="16"/>
              </w:rPr>
              <w:fldChar w:fldCharType="end"/>
            </w:r>
          </w:p>
        </w:tc>
      </w:tr>
      <w:tr w:rsidR="009B214B" w:rsidRPr="00A517AD" w14:paraId="01D5D046" w14:textId="77777777" w:rsidTr="007E4751">
        <w:tc>
          <w:tcPr>
            <w:tcW w:w="1975" w:type="dxa"/>
          </w:tcPr>
          <w:p w14:paraId="082FE67D"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EX-0-MNU-00560</w:t>
            </w:r>
          </w:p>
        </w:tc>
        <w:tc>
          <w:tcPr>
            <w:tcW w:w="4050" w:type="dxa"/>
          </w:tcPr>
          <w:p w14:paraId="58168B52" w14:textId="49BD5A23" w:rsidR="009B214B" w:rsidRDefault="009B214B" w:rsidP="009B214B">
            <w:pPr>
              <w:autoSpaceDE w:val="0"/>
              <w:autoSpaceDN w:val="0"/>
              <w:adjustRightInd w:val="0"/>
              <w:spacing w:before="60" w:after="60"/>
              <w:rPr>
                <w:rFonts w:ascii="Arial" w:hAnsi="Arial" w:cs="Arial"/>
                <w:sz w:val="16"/>
                <w:szCs w:val="16"/>
              </w:rPr>
            </w:pPr>
            <w:r w:rsidRPr="00D17F1C">
              <w:rPr>
                <w:rFonts w:ascii="Arial" w:hAnsi="Arial" w:cs="Arial"/>
                <w:sz w:val="16"/>
                <w:szCs w:val="16"/>
              </w:rPr>
              <w:t>The differential expansion of different materials that inter</w:t>
            </w:r>
            <w:r>
              <w:rPr>
                <w:rFonts w:ascii="Arial" w:hAnsi="Arial" w:cs="Arial"/>
                <w:sz w:val="16"/>
                <w:szCs w:val="16"/>
              </w:rPr>
              <w:t xml:space="preserve">face with one another can cause </w:t>
            </w:r>
            <w:r w:rsidRPr="00D17F1C">
              <w:rPr>
                <w:rFonts w:ascii="Arial" w:hAnsi="Arial" w:cs="Arial"/>
                <w:sz w:val="16"/>
                <w:szCs w:val="16"/>
              </w:rPr>
              <w:t>additional mechanical stres</w:t>
            </w:r>
            <w:r>
              <w:rPr>
                <w:rFonts w:ascii="Arial" w:hAnsi="Arial" w:cs="Arial"/>
                <w:sz w:val="16"/>
                <w:szCs w:val="16"/>
              </w:rPr>
              <w:t xml:space="preserve">ses. During the design phase of structural elements, particular </w:t>
            </w:r>
            <w:r w:rsidRPr="00D17F1C">
              <w:rPr>
                <w:rFonts w:ascii="Arial" w:hAnsi="Arial" w:cs="Arial"/>
                <w:sz w:val="16"/>
                <w:szCs w:val="16"/>
              </w:rPr>
              <w:t>attention must be paid to the fitting and/or the mechanical sizing of this type of interface.</w:t>
            </w:r>
          </w:p>
          <w:p w14:paraId="04F29B28" w14:textId="2C050827" w:rsidR="009B214B" w:rsidRPr="00BB3552" w:rsidRDefault="009B214B" w:rsidP="009B214B">
            <w:pPr>
              <w:autoSpaceDE w:val="0"/>
              <w:autoSpaceDN w:val="0"/>
              <w:adjustRightInd w:val="0"/>
              <w:spacing w:before="60" w:after="60"/>
              <w:rPr>
                <w:rFonts w:ascii="Arial" w:hAnsi="Arial" w:cs="Arial"/>
                <w:i/>
                <w:sz w:val="16"/>
                <w:szCs w:val="16"/>
                <w:lang w:val="fr-CA"/>
              </w:rPr>
            </w:pPr>
            <w:r w:rsidRPr="00D17F1C">
              <w:rPr>
                <w:rFonts w:ascii="Arial" w:hAnsi="Arial" w:cs="Arial"/>
                <w:i/>
                <w:sz w:val="16"/>
                <w:szCs w:val="16"/>
                <w:lang w:val="fr-CA"/>
              </w:rPr>
              <w:t xml:space="preserve">La dilatation différentielle de matériaux différents, en interface, peut entrainer des contraintes mécaniques supplémentaires. </w:t>
            </w:r>
            <w:r w:rsidRPr="00BB3552">
              <w:rPr>
                <w:rFonts w:ascii="Arial" w:hAnsi="Arial" w:cs="Arial"/>
                <w:i/>
                <w:sz w:val="16"/>
                <w:szCs w:val="16"/>
                <w:lang w:val="fr-CA"/>
              </w:rPr>
              <w:t>En phase de conception des éléments structuraux, une attention particulière devra être portée sur le montage et / ou le dimensionnement mécanique de ce type d'interface.</w:t>
            </w:r>
          </w:p>
        </w:tc>
        <w:tc>
          <w:tcPr>
            <w:tcW w:w="1620" w:type="dxa"/>
            <w:vAlign w:val="center"/>
          </w:tcPr>
          <w:p w14:paraId="6A370833" w14:textId="0E8B7E87" w:rsidR="009B214B" w:rsidRPr="00BB3552" w:rsidRDefault="000E0B19" w:rsidP="009B214B">
            <w:pPr>
              <w:jc w:val="center"/>
              <w:rPr>
                <w:rFonts w:ascii="Arial" w:hAnsi="Arial" w:cs="Arial"/>
                <w:sz w:val="16"/>
                <w:szCs w:val="16"/>
                <w:lang w:val="fr-CA"/>
              </w:rPr>
            </w:pPr>
            <w:sdt>
              <w:sdtPr>
                <w:rPr>
                  <w:rFonts w:ascii="Arial" w:hAnsi="Arial" w:cs="Arial"/>
                  <w:sz w:val="16"/>
                  <w:szCs w:val="16"/>
                  <w:lang w:val="fr-CA"/>
                </w:rPr>
                <w:id w:val="-1019390359"/>
                <w:placeholder>
                  <w:docPart w:val="A30AA72FE0B8B9438090203164352A16"/>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17CA1B15" w14:textId="0306448E" w:rsidR="009B214B" w:rsidRDefault="002354DF" w:rsidP="009B214B">
            <w:pPr>
              <w:rPr>
                <w:rFonts w:ascii="Arial" w:hAnsi="Arial" w:cs="Arial"/>
                <w:sz w:val="16"/>
                <w:szCs w:val="16"/>
              </w:rPr>
            </w:pPr>
            <w:r>
              <w:rPr>
                <w:rFonts w:ascii="Arial" w:hAnsi="Arial" w:cs="Arial"/>
                <w:sz w:val="16"/>
                <w:szCs w:val="16"/>
              </w:rPr>
              <w:t xml:space="preserve">Payload is secured using strap and Velcro provided by CSA and CNES </w:t>
            </w:r>
          </w:p>
          <w:p w14:paraId="2280A566" w14:textId="77777777" w:rsidR="002354DF" w:rsidRDefault="002354DF" w:rsidP="009B214B">
            <w:pPr>
              <w:rPr>
                <w:rFonts w:ascii="Arial" w:hAnsi="Arial" w:cs="Arial"/>
                <w:sz w:val="16"/>
                <w:szCs w:val="16"/>
              </w:rPr>
            </w:pPr>
          </w:p>
          <w:p w14:paraId="5C426EFB" w14:textId="6797DC42" w:rsidR="009B214B" w:rsidRPr="00BB3552" w:rsidRDefault="004A7776" w:rsidP="009B214B">
            <w:pPr>
              <w:rPr>
                <w:rFonts w:ascii="Arial" w:hAnsi="Arial" w:cs="Arial"/>
                <w:sz w:val="16"/>
                <w:szCs w:val="16"/>
              </w:rPr>
            </w:pPr>
            <w:r>
              <w:rPr>
                <w:rFonts w:ascii="Arial" w:hAnsi="Arial" w:cs="Arial"/>
                <w:sz w:val="16"/>
                <w:szCs w:val="16"/>
              </w:rPr>
              <w:t>All components are restricted to within the Pelican case.</w:t>
            </w:r>
          </w:p>
        </w:tc>
        <w:tc>
          <w:tcPr>
            <w:tcW w:w="2741" w:type="dxa"/>
          </w:tcPr>
          <w:p w14:paraId="6EBA72DF" w14:textId="77777777" w:rsidR="009B214B" w:rsidRPr="00FB7D2F" w:rsidRDefault="009B214B" w:rsidP="009B214B">
            <w:pPr>
              <w:autoSpaceDE w:val="0"/>
              <w:autoSpaceDN w:val="0"/>
              <w:adjustRightInd w:val="0"/>
              <w:rPr>
                <w:rFonts w:ascii="Arial" w:hAnsi="Arial" w:cs="Arial"/>
                <w:sz w:val="16"/>
                <w:szCs w:val="16"/>
              </w:rPr>
            </w:pPr>
          </w:p>
        </w:tc>
      </w:tr>
      <w:tr w:rsidR="009B214B" w:rsidRPr="00360DE6" w14:paraId="52DC312E" w14:textId="77777777" w:rsidTr="00973506">
        <w:tc>
          <w:tcPr>
            <w:tcW w:w="13896" w:type="dxa"/>
            <w:gridSpan w:val="5"/>
          </w:tcPr>
          <w:p w14:paraId="065CB81E" w14:textId="4CFD86D8" w:rsidR="009B214B" w:rsidRPr="00AE3B74" w:rsidRDefault="009B214B" w:rsidP="009B214B">
            <w:pPr>
              <w:rPr>
                <w:rFonts w:ascii="Arial" w:eastAsiaTheme="minorHAnsi" w:hAnsi="Arial" w:cs="Arial"/>
                <w:b/>
                <w:bCs/>
                <w:sz w:val="22"/>
                <w:szCs w:val="22"/>
              </w:rPr>
            </w:pPr>
            <w:r w:rsidRPr="00AE3B74">
              <w:rPr>
                <w:rFonts w:ascii="Arial" w:eastAsiaTheme="minorHAnsi" w:hAnsi="Arial" w:cs="Arial"/>
                <w:b/>
                <w:bCs/>
                <w:sz w:val="22"/>
                <w:szCs w:val="22"/>
              </w:rPr>
              <w:t>Assembly with nuts and bolts</w:t>
            </w:r>
          </w:p>
          <w:p w14:paraId="5E072325" w14:textId="498CA1BC" w:rsidR="009B214B" w:rsidRPr="00457F41" w:rsidRDefault="009B214B" w:rsidP="009B214B">
            <w:pPr>
              <w:rPr>
                <w:rFonts w:eastAsiaTheme="minorHAnsi"/>
                <w:sz w:val="22"/>
                <w:lang w:val="fr-CA"/>
              </w:rPr>
            </w:pPr>
            <w:r>
              <w:rPr>
                <w:rFonts w:ascii="Arial" w:eastAsiaTheme="minorHAnsi" w:hAnsi="Arial" w:cs="Arial"/>
                <w:b/>
                <w:bCs/>
                <w:sz w:val="21"/>
                <w:szCs w:val="21"/>
                <w:lang w:val="fr-CA"/>
              </w:rPr>
              <w:t>Montages vis/écrou</w:t>
            </w:r>
          </w:p>
        </w:tc>
      </w:tr>
      <w:tr w:rsidR="009B214B" w:rsidRPr="00AE4623" w14:paraId="609DECBC" w14:textId="77777777" w:rsidTr="007E4751">
        <w:tc>
          <w:tcPr>
            <w:tcW w:w="1975" w:type="dxa"/>
          </w:tcPr>
          <w:p w14:paraId="645795BD" w14:textId="77777777" w:rsidR="009B214B" w:rsidRPr="00FB7D2F" w:rsidRDefault="009B214B" w:rsidP="009B214B">
            <w:pPr>
              <w:rPr>
                <w:rFonts w:ascii="Arial" w:hAnsi="Arial" w:cs="Arial"/>
                <w:b/>
                <w:sz w:val="18"/>
              </w:rPr>
            </w:pPr>
            <w:r w:rsidRPr="00FB7D2F">
              <w:rPr>
                <w:rFonts w:ascii="Arial" w:hAnsi="Arial" w:cs="Arial"/>
                <w:b/>
                <w:sz w:val="18"/>
              </w:rPr>
              <w:t>EX-0-MNU-00600*</w:t>
            </w:r>
          </w:p>
        </w:tc>
        <w:tc>
          <w:tcPr>
            <w:tcW w:w="4050" w:type="dxa"/>
          </w:tcPr>
          <w:p w14:paraId="6C9C3BB1" w14:textId="1F5169BC" w:rsidR="009B214B" w:rsidRPr="00D375D5" w:rsidRDefault="009B214B" w:rsidP="009B214B">
            <w:pPr>
              <w:autoSpaceDE w:val="0"/>
              <w:autoSpaceDN w:val="0"/>
              <w:adjustRightInd w:val="0"/>
              <w:spacing w:before="60" w:after="60"/>
              <w:rPr>
                <w:rFonts w:ascii="Arial" w:hAnsi="Arial" w:cs="Arial"/>
                <w:sz w:val="16"/>
                <w:szCs w:val="16"/>
              </w:rPr>
            </w:pPr>
            <w:r w:rsidRPr="00D375D5">
              <w:rPr>
                <w:rFonts w:ascii="Arial" w:hAnsi="Arial" w:cs="Arial"/>
                <w:sz w:val="16"/>
                <w:szCs w:val="16"/>
              </w:rPr>
              <w:t>In order to be able to monitor the behaviour of nut-&amp;-bolt mounting</w:t>
            </w:r>
            <w:r>
              <w:rPr>
                <w:rFonts w:ascii="Arial" w:hAnsi="Arial" w:cs="Arial"/>
                <w:sz w:val="16"/>
                <w:szCs w:val="16"/>
              </w:rPr>
              <w:t xml:space="preserve">s, either a torque mark will be </w:t>
            </w:r>
            <w:r w:rsidRPr="00D375D5">
              <w:rPr>
                <w:rFonts w:ascii="Arial" w:hAnsi="Arial" w:cs="Arial"/>
                <w:sz w:val="16"/>
                <w:szCs w:val="16"/>
              </w:rPr>
              <w:t>affixed, or a device to prevent loosening will be used (spring lock washers, torque wr</w:t>
            </w:r>
            <w:r>
              <w:rPr>
                <w:rFonts w:ascii="Arial" w:hAnsi="Arial" w:cs="Arial"/>
                <w:sz w:val="16"/>
                <w:szCs w:val="16"/>
              </w:rPr>
              <w:t xml:space="preserve">ench with flat washers, </w:t>
            </w:r>
            <w:proofErr w:type="spellStart"/>
            <w:r>
              <w:rPr>
                <w:rFonts w:ascii="Arial" w:hAnsi="Arial" w:cs="Arial"/>
                <w:sz w:val="16"/>
                <w:szCs w:val="16"/>
              </w:rPr>
              <w:t>threadlock</w:t>
            </w:r>
            <w:proofErr w:type="spellEnd"/>
            <w:r>
              <w:rPr>
                <w:rFonts w:ascii="Arial" w:hAnsi="Arial" w:cs="Arial"/>
                <w:sz w:val="16"/>
                <w:szCs w:val="16"/>
              </w:rPr>
              <w:t xml:space="preserve">, </w:t>
            </w:r>
            <w:r w:rsidRPr="00D375D5">
              <w:rPr>
                <w:rFonts w:ascii="Arial" w:hAnsi="Arial" w:cs="Arial"/>
                <w:sz w:val="16"/>
                <w:szCs w:val="16"/>
              </w:rPr>
              <w:t>etc.).</w:t>
            </w:r>
          </w:p>
          <w:p w14:paraId="353378B6" w14:textId="1FF3F21E" w:rsidR="009B214B" w:rsidRPr="00BB3552" w:rsidRDefault="009B214B" w:rsidP="009B214B">
            <w:pPr>
              <w:autoSpaceDE w:val="0"/>
              <w:autoSpaceDN w:val="0"/>
              <w:adjustRightInd w:val="0"/>
              <w:spacing w:before="60" w:after="60"/>
              <w:rPr>
                <w:rFonts w:ascii="Arial" w:hAnsi="Arial" w:cs="Arial"/>
                <w:i/>
                <w:sz w:val="16"/>
                <w:szCs w:val="16"/>
                <w:lang w:val="fr-CA"/>
              </w:rPr>
            </w:pPr>
            <w:r w:rsidRPr="00BB3552">
              <w:rPr>
                <w:rFonts w:ascii="Arial" w:hAnsi="Arial" w:cs="Arial"/>
                <w:i/>
                <w:sz w:val="16"/>
                <w:szCs w:val="16"/>
                <w:lang w:val="fr-CA"/>
              </w:rPr>
              <w:t xml:space="preserve">Afin de pouvoir contrôler l’évolution des montages vis/écrou, soit un repère de serrage sera apposé, soit un dispositif évitant le desserrage sera utilisé (rondelles </w:t>
            </w:r>
            <w:proofErr w:type="spellStart"/>
            <w:r w:rsidRPr="00BB3552">
              <w:rPr>
                <w:rFonts w:ascii="Arial" w:hAnsi="Arial" w:cs="Arial"/>
                <w:i/>
                <w:sz w:val="16"/>
                <w:szCs w:val="16"/>
                <w:lang w:val="fr-CA"/>
              </w:rPr>
              <w:t>Grower</w:t>
            </w:r>
            <w:proofErr w:type="spellEnd"/>
            <w:r w:rsidRPr="00BB3552">
              <w:rPr>
                <w:rFonts w:ascii="Arial" w:hAnsi="Arial" w:cs="Arial"/>
                <w:i/>
                <w:sz w:val="16"/>
                <w:szCs w:val="16"/>
                <w:lang w:val="fr-CA"/>
              </w:rPr>
              <w:t>, serrage au couple avec rondelle plates, frein filet, …).</w:t>
            </w:r>
          </w:p>
        </w:tc>
        <w:tc>
          <w:tcPr>
            <w:tcW w:w="1620" w:type="dxa"/>
            <w:vAlign w:val="center"/>
          </w:tcPr>
          <w:p w14:paraId="12AAB8EF" w14:textId="4230CCE9" w:rsidR="009B214B" w:rsidRPr="00BB3552" w:rsidRDefault="000E0B19" w:rsidP="009B214B">
            <w:pPr>
              <w:jc w:val="center"/>
              <w:rPr>
                <w:rFonts w:ascii="Arial" w:hAnsi="Arial" w:cs="Arial"/>
                <w:sz w:val="16"/>
                <w:szCs w:val="16"/>
                <w:lang w:val="fr-CA"/>
              </w:rPr>
            </w:pPr>
            <w:sdt>
              <w:sdtPr>
                <w:rPr>
                  <w:rFonts w:ascii="Arial" w:hAnsi="Arial" w:cs="Arial"/>
                  <w:sz w:val="16"/>
                  <w:szCs w:val="16"/>
                  <w:lang w:val="fr-CA"/>
                </w:rPr>
                <w:id w:val="-1709645663"/>
                <w:placeholder>
                  <w:docPart w:val="3B273E9C0A07AF419AFD574D30231362"/>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217AA006" w14:textId="77777777" w:rsidR="002354DF" w:rsidRDefault="002354DF" w:rsidP="002354DF">
            <w:pPr>
              <w:rPr>
                <w:rFonts w:ascii="Arial" w:hAnsi="Arial" w:cs="Arial"/>
                <w:sz w:val="16"/>
                <w:szCs w:val="16"/>
              </w:rPr>
            </w:pPr>
            <w:r>
              <w:rPr>
                <w:rFonts w:ascii="Arial" w:hAnsi="Arial" w:cs="Arial"/>
                <w:sz w:val="16"/>
                <w:szCs w:val="16"/>
              </w:rPr>
              <w:t xml:space="preserve">Payload is secured using strap and Velcro provided by CSA and CNES </w:t>
            </w:r>
          </w:p>
          <w:p w14:paraId="1801A7A8" w14:textId="782E40D8" w:rsidR="009B214B" w:rsidRPr="00FB7D2F" w:rsidRDefault="009B214B" w:rsidP="009B214B">
            <w:pPr>
              <w:spacing w:before="60" w:after="60"/>
              <w:rPr>
                <w:rFonts w:ascii="Arial" w:hAnsi="Arial" w:cs="Arial"/>
                <w:sz w:val="16"/>
                <w:szCs w:val="16"/>
              </w:rPr>
            </w:pPr>
          </w:p>
        </w:tc>
        <w:tc>
          <w:tcPr>
            <w:tcW w:w="2741" w:type="dxa"/>
          </w:tcPr>
          <w:p w14:paraId="5B6C30ED" w14:textId="50104827" w:rsidR="009B214B" w:rsidRPr="00C03F71" w:rsidRDefault="009B214B" w:rsidP="009B214B">
            <w:pPr>
              <w:rPr>
                <w:rFonts w:ascii="Arial" w:hAnsi="Arial" w:cs="Arial"/>
                <w:sz w:val="16"/>
                <w:szCs w:val="16"/>
              </w:rPr>
            </w:pPr>
          </w:p>
        </w:tc>
      </w:tr>
      <w:tr w:rsidR="009B214B" w:rsidRPr="00360DE6" w14:paraId="08EB8110" w14:textId="77777777" w:rsidTr="00973506">
        <w:tc>
          <w:tcPr>
            <w:tcW w:w="13896" w:type="dxa"/>
            <w:gridSpan w:val="5"/>
          </w:tcPr>
          <w:p w14:paraId="15381BF7" w14:textId="77777777" w:rsidR="009B214B" w:rsidRDefault="009B214B" w:rsidP="009B214B">
            <w:pPr>
              <w:rPr>
                <w:rFonts w:ascii="Arial" w:eastAsiaTheme="minorHAnsi" w:hAnsi="Arial" w:cs="Arial"/>
                <w:b/>
                <w:bCs/>
                <w:sz w:val="22"/>
                <w:szCs w:val="22"/>
                <w:lang w:val="fr-CA"/>
              </w:rPr>
            </w:pPr>
            <w:proofErr w:type="spellStart"/>
            <w:r>
              <w:rPr>
                <w:rFonts w:ascii="Arial" w:eastAsiaTheme="minorHAnsi" w:hAnsi="Arial" w:cs="Arial"/>
                <w:b/>
                <w:bCs/>
                <w:sz w:val="22"/>
                <w:szCs w:val="22"/>
                <w:lang w:val="fr-CA"/>
              </w:rPr>
              <w:t>Accelerations</w:t>
            </w:r>
            <w:proofErr w:type="spellEnd"/>
          </w:p>
          <w:p w14:paraId="1753E7AC" w14:textId="6B73EFCD" w:rsidR="009B214B" w:rsidRPr="00CB453B" w:rsidRDefault="009B214B" w:rsidP="009B214B">
            <w:pPr>
              <w:rPr>
                <w:rFonts w:eastAsiaTheme="minorHAnsi"/>
                <w:sz w:val="22"/>
                <w:lang w:val="fr-CA"/>
              </w:rPr>
            </w:pPr>
            <w:r>
              <w:rPr>
                <w:rFonts w:ascii="Arial" w:eastAsiaTheme="minorHAnsi" w:hAnsi="Arial" w:cs="Arial"/>
                <w:b/>
                <w:bCs/>
                <w:sz w:val="21"/>
                <w:szCs w:val="21"/>
                <w:lang w:val="fr-CA"/>
              </w:rPr>
              <w:lastRenderedPageBreak/>
              <w:t>Accélérations</w:t>
            </w:r>
          </w:p>
        </w:tc>
      </w:tr>
      <w:tr w:rsidR="009B214B" w:rsidRPr="002354DF" w14:paraId="782157FC" w14:textId="77777777" w:rsidTr="002354DF">
        <w:tc>
          <w:tcPr>
            <w:tcW w:w="1975" w:type="dxa"/>
          </w:tcPr>
          <w:p w14:paraId="4DC2F28B" w14:textId="77777777" w:rsidR="009B214B" w:rsidRPr="00A517AD" w:rsidRDefault="009B214B" w:rsidP="009B214B">
            <w:pPr>
              <w:rPr>
                <w:rFonts w:ascii="Arial" w:hAnsi="Arial" w:cs="Arial"/>
                <w:b/>
                <w:sz w:val="18"/>
                <w:lang w:val="fr-CA"/>
              </w:rPr>
            </w:pPr>
            <w:r w:rsidRPr="00A517AD">
              <w:rPr>
                <w:rFonts w:ascii="Arial" w:hAnsi="Arial" w:cs="Arial"/>
                <w:b/>
                <w:sz w:val="18"/>
                <w:lang w:val="fr-CA"/>
              </w:rPr>
              <w:lastRenderedPageBreak/>
              <w:t>EX-0-MNU-00700</w:t>
            </w:r>
            <w:r>
              <w:rPr>
                <w:rFonts w:ascii="Arial" w:hAnsi="Arial" w:cs="Arial"/>
                <w:b/>
                <w:sz w:val="18"/>
                <w:lang w:val="fr-CA"/>
              </w:rPr>
              <w:t>*</w:t>
            </w:r>
          </w:p>
        </w:tc>
        <w:tc>
          <w:tcPr>
            <w:tcW w:w="4050" w:type="dxa"/>
          </w:tcPr>
          <w:p w14:paraId="7A818D9B" w14:textId="53B51CEB" w:rsidR="009B214B" w:rsidRPr="0047532D" w:rsidRDefault="009B214B" w:rsidP="009B214B">
            <w:pPr>
              <w:autoSpaceDE w:val="0"/>
              <w:autoSpaceDN w:val="0"/>
              <w:adjustRightInd w:val="0"/>
              <w:spacing w:before="60" w:after="60"/>
              <w:rPr>
                <w:rFonts w:ascii="Arial" w:hAnsi="Arial" w:cs="Arial"/>
                <w:sz w:val="16"/>
                <w:szCs w:val="16"/>
              </w:rPr>
            </w:pPr>
            <w:r w:rsidRPr="0047532D">
              <w:rPr>
                <w:rFonts w:ascii="Arial" w:hAnsi="Arial" w:cs="Arial"/>
                <w:sz w:val="16"/>
                <w:szCs w:val="16"/>
                <w:lang w:val="en"/>
              </w:rPr>
              <w:t xml:space="preserve">The PLG and its elements must withstand the </w:t>
            </w:r>
            <w:r w:rsidRPr="0047532D">
              <w:rPr>
                <w:rFonts w:ascii="Arial" w:hAnsi="Arial" w:cs="Arial"/>
                <w:sz w:val="16"/>
                <w:szCs w:val="16"/>
                <w:u w:val="single"/>
                <w:lang w:val="en"/>
              </w:rPr>
              <w:t>combined</w:t>
            </w:r>
            <w:r w:rsidRPr="0047532D">
              <w:rPr>
                <w:rFonts w:ascii="Arial" w:hAnsi="Arial" w:cs="Arial"/>
                <w:sz w:val="16"/>
                <w:szCs w:val="16"/>
                <w:lang w:val="en"/>
              </w:rPr>
              <w:t xml:space="preserve"> stresses </w:t>
            </w:r>
            <w:r>
              <w:rPr>
                <w:rFonts w:ascii="Arial" w:hAnsi="Arial" w:cs="Arial"/>
                <w:sz w:val="16"/>
                <w:szCs w:val="16"/>
                <w:lang w:val="en"/>
              </w:rPr>
              <w:t xml:space="preserve">resulting from the sizing cases </w:t>
            </w:r>
            <w:r w:rsidRPr="0047532D">
              <w:rPr>
                <w:rFonts w:ascii="Arial" w:hAnsi="Arial" w:cs="Arial"/>
                <w:sz w:val="16"/>
                <w:szCs w:val="16"/>
              </w:rPr>
              <w:t>listed below</w:t>
            </w:r>
            <w:r>
              <w:rPr>
                <w:rFonts w:ascii="Arial" w:hAnsi="Arial" w:cs="Arial"/>
                <w:sz w:val="16"/>
                <w:szCs w:val="16"/>
              </w:rPr>
              <w:t>**</w:t>
            </w:r>
            <w:r w:rsidRPr="0047532D">
              <w:rPr>
                <w:rFonts w:ascii="Arial" w:hAnsi="Arial" w:cs="Arial"/>
                <w:sz w:val="16"/>
                <w:szCs w:val="16"/>
              </w:rPr>
              <w:t>, without becoming unhooked or detached.</w:t>
            </w:r>
          </w:p>
          <w:p w14:paraId="7D31E070" w14:textId="49DC72DD" w:rsidR="009B214B" w:rsidRPr="009C0DA2" w:rsidRDefault="009B214B" w:rsidP="009B214B">
            <w:pPr>
              <w:autoSpaceDE w:val="0"/>
              <w:autoSpaceDN w:val="0"/>
              <w:adjustRightInd w:val="0"/>
              <w:spacing w:before="60" w:after="60"/>
              <w:rPr>
                <w:rFonts w:ascii="Arial" w:hAnsi="Arial" w:cs="Arial"/>
                <w:i/>
                <w:sz w:val="16"/>
                <w:szCs w:val="16"/>
                <w:lang w:val="fr-CA"/>
              </w:rPr>
            </w:pPr>
            <w:r w:rsidRPr="0047532D">
              <w:rPr>
                <w:rFonts w:ascii="Arial" w:hAnsi="Arial" w:cs="Arial"/>
                <w:i/>
                <w:sz w:val="16"/>
                <w:szCs w:val="16"/>
                <w:lang w:val="fr-CA"/>
              </w:rPr>
              <w:t>La NCU et ses éléments doivent supporter, sans décroch</w:t>
            </w:r>
            <w:r>
              <w:rPr>
                <w:rFonts w:ascii="Arial" w:hAnsi="Arial" w:cs="Arial"/>
                <w:i/>
                <w:sz w:val="16"/>
                <w:szCs w:val="16"/>
                <w:lang w:val="fr-CA"/>
              </w:rPr>
              <w:t xml:space="preserve">age ni détachement, les efforts </w:t>
            </w:r>
            <w:r w:rsidRPr="0047532D">
              <w:rPr>
                <w:rFonts w:ascii="Arial" w:hAnsi="Arial" w:cs="Arial"/>
                <w:i/>
                <w:sz w:val="16"/>
                <w:szCs w:val="16"/>
                <w:u w:val="single"/>
                <w:lang w:val="fr-CA"/>
              </w:rPr>
              <w:t>combinés</w:t>
            </w:r>
            <w:r w:rsidRPr="0047532D">
              <w:rPr>
                <w:rFonts w:ascii="Arial" w:hAnsi="Arial" w:cs="Arial"/>
                <w:i/>
                <w:sz w:val="16"/>
                <w:szCs w:val="16"/>
                <w:lang w:val="fr-CA"/>
              </w:rPr>
              <w:t xml:space="preserve"> provenant des cas dimensionnant ci-dessous</w:t>
            </w:r>
            <w:r>
              <w:rPr>
                <w:rFonts w:ascii="Arial" w:hAnsi="Arial" w:cs="Arial"/>
                <w:i/>
                <w:sz w:val="16"/>
                <w:szCs w:val="16"/>
                <w:lang w:val="fr-CA"/>
              </w:rPr>
              <w:t>**</w:t>
            </w:r>
            <w:r w:rsidRPr="0047532D">
              <w:rPr>
                <w:rFonts w:ascii="Arial" w:hAnsi="Arial" w:cs="Arial"/>
                <w:i/>
                <w:sz w:val="16"/>
                <w:szCs w:val="16"/>
                <w:lang w:val="fr-CA"/>
              </w:rPr>
              <w:t>.</w:t>
            </w:r>
          </w:p>
        </w:tc>
        <w:tc>
          <w:tcPr>
            <w:tcW w:w="1620" w:type="dxa"/>
            <w:vAlign w:val="center"/>
          </w:tcPr>
          <w:p w14:paraId="7D7C30E7" w14:textId="47CB0C35"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1063055048"/>
                <w:placeholder>
                  <w:docPart w:val="65280D994CC8944C96A137442E63CB6C"/>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573380F6" w14:textId="77777777" w:rsidR="002354DF" w:rsidRPr="00B14E6A" w:rsidRDefault="002354DF" w:rsidP="002354DF">
            <w:pPr>
              <w:rPr>
                <w:rFonts w:ascii="Arial" w:hAnsi="Arial" w:cs="Arial"/>
                <w:sz w:val="16"/>
                <w:szCs w:val="16"/>
              </w:rPr>
            </w:pPr>
            <w:r w:rsidRPr="00B14E6A">
              <w:rPr>
                <w:rFonts w:ascii="Arial" w:hAnsi="Arial" w:cs="Arial"/>
                <w:sz w:val="16"/>
                <w:szCs w:val="16"/>
              </w:rPr>
              <w:t xml:space="preserve">! The load cases are related to the mass of the gondola and are provided by the ASC / CNES </w:t>
            </w:r>
          </w:p>
          <w:p w14:paraId="1410FE02" w14:textId="1438CE94" w:rsidR="002354DF" w:rsidRPr="002354DF" w:rsidRDefault="002354DF" w:rsidP="002354DF">
            <w:pPr>
              <w:rPr>
                <w:rFonts w:ascii="Arial" w:hAnsi="Arial" w:cs="Arial"/>
                <w:sz w:val="16"/>
                <w:szCs w:val="16"/>
                <w:lang w:val="fr-CA"/>
              </w:rPr>
            </w:pPr>
            <w:r w:rsidRPr="00B14E6A">
              <w:rPr>
                <w:rFonts w:ascii="Arial" w:hAnsi="Arial" w:cs="Arial"/>
                <w:sz w:val="16"/>
                <w:szCs w:val="16"/>
                <w:lang w:val="fr-CA"/>
              </w:rPr>
              <w:t>! Les cas de charges sont liés à la masse de la NCU et sont fournis par l’ASC/CNES.</w:t>
            </w:r>
          </w:p>
        </w:tc>
        <w:tc>
          <w:tcPr>
            <w:tcW w:w="2741" w:type="dxa"/>
            <w:vAlign w:val="center"/>
          </w:tcPr>
          <w:p w14:paraId="45BCD417" w14:textId="00E81FFF" w:rsidR="009B214B" w:rsidRPr="002354DF" w:rsidRDefault="002354DF" w:rsidP="002354DF">
            <w:pPr>
              <w:spacing w:before="60" w:after="60"/>
              <w:rPr>
                <w:rFonts w:ascii="Arial" w:hAnsi="Arial" w:cs="Arial"/>
                <w:sz w:val="16"/>
                <w:szCs w:val="16"/>
              </w:rPr>
            </w:pPr>
            <w:r w:rsidRPr="002354DF">
              <w:rPr>
                <w:rFonts w:ascii="Arial" w:hAnsi="Arial" w:cs="Arial"/>
                <w:sz w:val="16"/>
                <w:szCs w:val="16"/>
              </w:rPr>
              <w:t xml:space="preserve">Detailed calculation in </w:t>
            </w:r>
            <w:r>
              <w:rPr>
                <w:rFonts w:ascii="Arial" w:hAnsi="Arial" w:cs="Arial"/>
                <w:sz w:val="16"/>
                <w:szCs w:val="16"/>
              </w:rPr>
              <w:t xml:space="preserve">Appendix </w:t>
            </w:r>
            <w:r>
              <w:rPr>
                <w:rFonts w:ascii="Arial" w:hAnsi="Arial" w:cs="Arial"/>
                <w:sz w:val="16"/>
                <w:szCs w:val="16"/>
              </w:rPr>
              <w:fldChar w:fldCharType="begin"/>
            </w:r>
            <w:r>
              <w:rPr>
                <w:rFonts w:ascii="Arial" w:hAnsi="Arial" w:cs="Arial"/>
                <w:sz w:val="16"/>
                <w:szCs w:val="16"/>
              </w:rPr>
              <w:instrText xml:space="preserve"> REF _Ref14448514 \r \h  \* MERGEFORMAT </w:instrText>
            </w:r>
            <w:r>
              <w:rPr>
                <w:rFonts w:ascii="Arial" w:hAnsi="Arial" w:cs="Arial"/>
                <w:sz w:val="16"/>
                <w:szCs w:val="16"/>
              </w:rPr>
            </w:r>
            <w:r>
              <w:rPr>
                <w:rFonts w:ascii="Arial" w:hAnsi="Arial" w:cs="Arial"/>
                <w:sz w:val="16"/>
                <w:szCs w:val="16"/>
              </w:rPr>
              <w:fldChar w:fldCharType="separate"/>
            </w:r>
            <w:r>
              <w:rPr>
                <w:rFonts w:ascii="Arial" w:hAnsi="Arial" w:cs="Arial"/>
                <w:sz w:val="16"/>
                <w:szCs w:val="16"/>
              </w:rPr>
              <w:t>C.1.1</w:t>
            </w:r>
            <w:r>
              <w:rPr>
                <w:rFonts w:ascii="Arial" w:hAnsi="Arial" w:cs="Arial"/>
                <w:sz w:val="16"/>
                <w:szCs w:val="16"/>
              </w:rPr>
              <w:fldChar w:fldCharType="end"/>
            </w:r>
          </w:p>
        </w:tc>
      </w:tr>
      <w:tr w:rsidR="009B214B" w:rsidRPr="00144CDA" w14:paraId="313FFB1E" w14:textId="77777777" w:rsidTr="00E410EE">
        <w:tc>
          <w:tcPr>
            <w:tcW w:w="13896" w:type="dxa"/>
            <w:gridSpan w:val="5"/>
          </w:tcPr>
          <w:p w14:paraId="5E758E8E" w14:textId="77777777" w:rsidR="009B214B" w:rsidRDefault="009B214B" w:rsidP="009B214B">
            <w:pPr>
              <w:rPr>
                <w:rFonts w:ascii="Arial" w:eastAsiaTheme="minorHAnsi" w:hAnsi="Arial" w:cs="Arial"/>
                <w:b/>
                <w:bCs/>
                <w:sz w:val="22"/>
                <w:szCs w:val="22"/>
                <w:lang w:val="fr-CA"/>
              </w:rPr>
            </w:pPr>
            <w:r>
              <w:rPr>
                <w:rFonts w:ascii="Arial" w:eastAsiaTheme="minorHAnsi" w:hAnsi="Arial" w:cs="Arial"/>
                <w:b/>
                <w:bCs/>
                <w:sz w:val="22"/>
                <w:szCs w:val="22"/>
                <w:lang w:val="fr-CA"/>
              </w:rPr>
              <w:t>Vibration</w:t>
            </w:r>
          </w:p>
          <w:p w14:paraId="5F8FF893" w14:textId="59A307F8" w:rsidR="009B214B" w:rsidRPr="00513561" w:rsidRDefault="009B214B" w:rsidP="009B214B">
            <w:pPr>
              <w:rPr>
                <w:rFonts w:ascii="Arial" w:eastAsiaTheme="minorHAnsi" w:hAnsi="Arial" w:cs="Arial"/>
                <w:b/>
                <w:bCs/>
                <w:sz w:val="21"/>
                <w:szCs w:val="21"/>
                <w:lang w:val="fr-CA"/>
              </w:rPr>
            </w:pPr>
            <w:r>
              <w:rPr>
                <w:rFonts w:ascii="Arial" w:eastAsiaTheme="minorHAnsi" w:hAnsi="Arial" w:cs="Arial"/>
                <w:b/>
                <w:bCs/>
                <w:sz w:val="21"/>
                <w:szCs w:val="21"/>
                <w:lang w:val="fr-CA"/>
              </w:rPr>
              <w:t>Vibrations</w:t>
            </w:r>
          </w:p>
        </w:tc>
      </w:tr>
      <w:tr w:rsidR="009B214B" w:rsidRPr="00144CDA" w14:paraId="09B9B3DC" w14:textId="77777777" w:rsidTr="007E4751">
        <w:tc>
          <w:tcPr>
            <w:tcW w:w="1975" w:type="dxa"/>
          </w:tcPr>
          <w:p w14:paraId="32395263"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EX-0-MNU-00800</w:t>
            </w:r>
            <w:r>
              <w:rPr>
                <w:rFonts w:ascii="Arial" w:hAnsi="Arial" w:cs="Arial"/>
                <w:b/>
                <w:sz w:val="18"/>
                <w:lang w:val="fr-CA"/>
              </w:rPr>
              <w:t>*</w:t>
            </w:r>
          </w:p>
        </w:tc>
        <w:tc>
          <w:tcPr>
            <w:tcW w:w="4050" w:type="dxa"/>
          </w:tcPr>
          <w:p w14:paraId="01046BBD" w14:textId="20B9F713" w:rsidR="009B214B" w:rsidRPr="00FF3C04" w:rsidRDefault="009B214B" w:rsidP="009B214B">
            <w:pPr>
              <w:autoSpaceDE w:val="0"/>
              <w:autoSpaceDN w:val="0"/>
              <w:adjustRightInd w:val="0"/>
              <w:spacing w:before="60" w:after="60"/>
              <w:rPr>
                <w:rFonts w:ascii="Arial" w:hAnsi="Arial" w:cs="Arial"/>
                <w:color w:val="000000" w:themeColor="text1"/>
                <w:sz w:val="16"/>
                <w:szCs w:val="16"/>
                <w:lang w:val="fr-CA"/>
              </w:rPr>
            </w:pPr>
            <w:r w:rsidRPr="00FF3C04">
              <w:rPr>
                <w:rFonts w:ascii="Arial" w:hAnsi="Arial" w:cs="Arial"/>
                <w:color w:val="000000" w:themeColor="text1"/>
                <w:sz w:val="16"/>
                <w:szCs w:val="16"/>
              </w:rPr>
              <w:t xml:space="preserve">During the recovery phase, during transport back to the base, the PLG and its elements must withstand, without detaching, vibration loads at a level equivalent to 3.85 g </w:t>
            </w:r>
            <w:proofErr w:type="spellStart"/>
            <w:r w:rsidRPr="00FF3C04">
              <w:rPr>
                <w:rFonts w:ascii="Arial" w:hAnsi="Arial" w:cs="Arial"/>
                <w:color w:val="000000" w:themeColor="text1"/>
                <w:sz w:val="16"/>
                <w:szCs w:val="16"/>
              </w:rPr>
              <w:t>rms</w:t>
            </w:r>
            <w:proofErr w:type="spellEnd"/>
            <w:r w:rsidRPr="00FF3C04">
              <w:rPr>
                <w:rFonts w:ascii="Arial" w:hAnsi="Arial" w:cs="Arial"/>
                <w:color w:val="000000" w:themeColor="text1"/>
                <w:sz w:val="16"/>
                <w:szCs w:val="16"/>
              </w:rPr>
              <w:t xml:space="preserve">, which corresponds to the acceleration spectral density </w:t>
            </w:r>
            <w:r>
              <w:rPr>
                <w:rFonts w:ascii="Arial" w:hAnsi="Arial" w:cs="Arial"/>
                <w:color w:val="000000" w:themeColor="text1"/>
                <w:sz w:val="16"/>
                <w:szCs w:val="16"/>
              </w:rPr>
              <w:t>below</w:t>
            </w:r>
            <w:r w:rsidRPr="00FF3C04">
              <w:rPr>
                <w:rFonts w:ascii="Arial" w:hAnsi="Arial" w:cs="Arial"/>
                <w:i/>
                <w:color w:val="000000" w:themeColor="text1"/>
                <w:sz w:val="20"/>
                <w:szCs w:val="16"/>
              </w:rPr>
              <w:t>*</w:t>
            </w:r>
            <w:r w:rsidRPr="00FF3C04">
              <w:rPr>
                <w:rFonts w:ascii="Arial" w:hAnsi="Arial" w:cs="Arial"/>
                <w:i/>
                <w:color w:val="000000" w:themeColor="text1"/>
                <w:sz w:val="20"/>
                <w:szCs w:val="16"/>
                <w:vertAlign w:val="superscript"/>
              </w:rPr>
              <w:t>3</w:t>
            </w:r>
            <w:r w:rsidRPr="00FF3C04">
              <w:rPr>
                <w:rFonts w:ascii="Arial" w:hAnsi="Arial" w:cs="Arial"/>
                <w:color w:val="000000" w:themeColor="text1"/>
                <w:sz w:val="16"/>
                <w:szCs w:val="16"/>
              </w:rPr>
              <w:t xml:space="preserve">. </w:t>
            </w:r>
            <w:r w:rsidRPr="00FF3C04">
              <w:rPr>
                <w:rFonts w:ascii="Arial" w:hAnsi="Arial" w:cs="Arial"/>
                <w:color w:val="000000" w:themeColor="text1"/>
                <w:sz w:val="16"/>
                <w:szCs w:val="16"/>
                <w:lang w:val="fr-CA"/>
              </w:rPr>
              <w:t xml:space="preserve">This </w:t>
            </w:r>
            <w:proofErr w:type="spellStart"/>
            <w:r w:rsidRPr="00FF3C04">
              <w:rPr>
                <w:rFonts w:ascii="Arial" w:hAnsi="Arial" w:cs="Arial"/>
                <w:color w:val="000000" w:themeColor="text1"/>
                <w:sz w:val="16"/>
                <w:szCs w:val="16"/>
                <w:lang w:val="fr-CA"/>
              </w:rPr>
              <w:t>may</w:t>
            </w:r>
            <w:proofErr w:type="spellEnd"/>
            <w:r w:rsidRPr="00FF3C04">
              <w:rPr>
                <w:rFonts w:ascii="Arial" w:hAnsi="Arial" w:cs="Arial"/>
                <w:color w:val="000000" w:themeColor="text1"/>
                <w:sz w:val="16"/>
                <w:szCs w:val="16"/>
                <w:lang w:val="fr-CA"/>
              </w:rPr>
              <w:t xml:space="preserve"> </w:t>
            </w:r>
            <w:proofErr w:type="spellStart"/>
            <w:r w:rsidRPr="00FF3C04">
              <w:rPr>
                <w:rFonts w:ascii="Arial" w:hAnsi="Arial" w:cs="Arial"/>
                <w:color w:val="000000" w:themeColor="text1"/>
                <w:sz w:val="16"/>
                <w:szCs w:val="16"/>
                <w:lang w:val="fr-CA"/>
              </w:rPr>
              <w:t>be</w:t>
            </w:r>
            <w:proofErr w:type="spellEnd"/>
            <w:r w:rsidRPr="00FF3C04">
              <w:rPr>
                <w:rFonts w:ascii="Arial" w:hAnsi="Arial" w:cs="Arial"/>
                <w:color w:val="000000" w:themeColor="text1"/>
                <w:sz w:val="16"/>
                <w:szCs w:val="16"/>
                <w:lang w:val="fr-CA"/>
              </w:rPr>
              <w:t xml:space="preserve"> </w:t>
            </w:r>
            <w:proofErr w:type="spellStart"/>
            <w:r w:rsidRPr="00FF3C04">
              <w:rPr>
                <w:rFonts w:ascii="Arial" w:hAnsi="Arial" w:cs="Arial"/>
                <w:color w:val="000000" w:themeColor="text1"/>
                <w:sz w:val="16"/>
                <w:szCs w:val="16"/>
                <w:lang w:val="fr-CA"/>
              </w:rPr>
              <w:t>demonstrated</w:t>
            </w:r>
            <w:proofErr w:type="spellEnd"/>
            <w:r w:rsidRPr="00FF3C04">
              <w:rPr>
                <w:rFonts w:ascii="Arial" w:hAnsi="Arial" w:cs="Arial"/>
                <w:color w:val="000000" w:themeColor="text1"/>
                <w:sz w:val="16"/>
                <w:szCs w:val="16"/>
                <w:lang w:val="fr-CA"/>
              </w:rPr>
              <w:t xml:space="preserve"> by tests or </w:t>
            </w:r>
            <w:proofErr w:type="spellStart"/>
            <w:r w:rsidRPr="00FF3C04">
              <w:rPr>
                <w:rFonts w:ascii="Arial" w:hAnsi="Arial" w:cs="Arial"/>
                <w:color w:val="000000" w:themeColor="text1"/>
                <w:sz w:val="16"/>
                <w:szCs w:val="16"/>
                <w:lang w:val="fr-CA"/>
              </w:rPr>
              <w:t>calculations</w:t>
            </w:r>
            <w:proofErr w:type="spellEnd"/>
            <w:r w:rsidRPr="00FF3C04">
              <w:rPr>
                <w:rFonts w:ascii="Arial" w:hAnsi="Arial" w:cs="Arial"/>
                <w:color w:val="000000" w:themeColor="text1"/>
                <w:sz w:val="16"/>
                <w:szCs w:val="16"/>
                <w:lang w:val="fr-CA"/>
              </w:rPr>
              <w:t>.</w:t>
            </w:r>
          </w:p>
          <w:p w14:paraId="7DB73167" w14:textId="7949D029" w:rsidR="009B214B" w:rsidRPr="009C0DA2" w:rsidRDefault="009B214B" w:rsidP="009B214B">
            <w:pPr>
              <w:autoSpaceDE w:val="0"/>
              <w:autoSpaceDN w:val="0"/>
              <w:adjustRightInd w:val="0"/>
              <w:spacing w:before="60" w:after="60"/>
              <w:rPr>
                <w:rFonts w:ascii="Arial" w:hAnsi="Arial" w:cs="Arial"/>
                <w:i/>
                <w:sz w:val="16"/>
                <w:szCs w:val="16"/>
                <w:lang w:val="fr-CA"/>
              </w:rPr>
            </w:pPr>
            <w:r w:rsidRPr="00FF3C04">
              <w:rPr>
                <w:rFonts w:ascii="Arial" w:hAnsi="Arial" w:cs="Arial"/>
                <w:i/>
                <w:color w:val="000000" w:themeColor="text1"/>
                <w:sz w:val="16"/>
                <w:szCs w:val="16"/>
                <w:lang w:val="fr-CA"/>
              </w:rPr>
              <w:t xml:space="preserve">En phase de récupération, lors du transport retour à la base, la NCU et ses éléments doivent supporter, sans décrochage, des contraintes vibratoires d’un niveau équivalent à 3,85 g </w:t>
            </w:r>
            <w:proofErr w:type="spellStart"/>
            <w:r w:rsidRPr="00FF3C04">
              <w:rPr>
                <w:rFonts w:ascii="Arial" w:hAnsi="Arial" w:cs="Arial"/>
                <w:i/>
                <w:color w:val="000000" w:themeColor="text1"/>
                <w:sz w:val="16"/>
                <w:szCs w:val="16"/>
                <w:lang w:val="fr-CA"/>
              </w:rPr>
              <w:t>rms</w:t>
            </w:r>
            <w:proofErr w:type="spellEnd"/>
            <w:r w:rsidRPr="00FF3C04">
              <w:rPr>
                <w:rFonts w:ascii="Arial" w:hAnsi="Arial" w:cs="Arial"/>
                <w:i/>
                <w:color w:val="000000" w:themeColor="text1"/>
                <w:sz w:val="16"/>
                <w:szCs w:val="16"/>
                <w:lang w:val="fr-CA"/>
              </w:rPr>
              <w:t>, ce qui correspond à la densité spectrale d’accélération ci-dessus</w:t>
            </w:r>
            <w:r w:rsidRPr="00FF3C04">
              <w:rPr>
                <w:rFonts w:ascii="Arial" w:hAnsi="Arial" w:cs="Arial"/>
                <w:i/>
                <w:color w:val="000000" w:themeColor="text1"/>
                <w:sz w:val="20"/>
                <w:szCs w:val="16"/>
                <w:lang w:val="fr-CA"/>
              </w:rPr>
              <w:t>*</w:t>
            </w:r>
            <w:r w:rsidRPr="00FF3C04">
              <w:rPr>
                <w:rFonts w:ascii="Arial" w:hAnsi="Arial" w:cs="Arial"/>
                <w:i/>
                <w:color w:val="000000" w:themeColor="text1"/>
                <w:sz w:val="20"/>
                <w:szCs w:val="16"/>
                <w:vertAlign w:val="superscript"/>
                <w:lang w:val="fr-CA"/>
              </w:rPr>
              <w:t>3</w:t>
            </w:r>
            <w:r w:rsidRPr="00FF3C04">
              <w:rPr>
                <w:rFonts w:ascii="Arial" w:hAnsi="Arial" w:cs="Arial"/>
                <w:i/>
                <w:color w:val="000000" w:themeColor="text1"/>
                <w:sz w:val="16"/>
                <w:szCs w:val="16"/>
                <w:lang w:val="fr-CA"/>
              </w:rPr>
              <w:t>. Cela pourra être démontré par essais ou calculs.</w:t>
            </w:r>
          </w:p>
        </w:tc>
        <w:tc>
          <w:tcPr>
            <w:tcW w:w="1620" w:type="dxa"/>
            <w:vAlign w:val="center"/>
          </w:tcPr>
          <w:p w14:paraId="77EF37AC" w14:textId="01E06ACB"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303706715"/>
                <w:placeholder>
                  <w:docPart w:val="71A938AAB244444CBEE6E3E10F831B42"/>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73E06F88" w14:textId="77777777" w:rsidR="002354DF" w:rsidRDefault="002354DF" w:rsidP="009B214B">
            <w:pPr>
              <w:rPr>
                <w:rFonts w:ascii="Arial" w:hAnsi="Arial" w:cs="Arial"/>
                <w:sz w:val="16"/>
                <w:szCs w:val="16"/>
              </w:rPr>
            </w:pPr>
            <w:r w:rsidRPr="001B43E6">
              <w:rPr>
                <w:rFonts w:ascii="Arial" w:hAnsi="Arial" w:cs="Arial"/>
                <w:sz w:val="16"/>
                <w:szCs w:val="16"/>
              </w:rPr>
              <w:t>Survivability of the internal components not safety critical.</w:t>
            </w:r>
            <w:r>
              <w:rPr>
                <w:rFonts w:ascii="Arial" w:hAnsi="Arial" w:cs="Arial"/>
                <w:sz w:val="16"/>
                <w:szCs w:val="16"/>
              </w:rPr>
              <w:t xml:space="preserve"> Recovery phase occurs after the flight </w:t>
            </w:r>
          </w:p>
          <w:p w14:paraId="4F5EE819" w14:textId="77777777" w:rsidR="002354DF" w:rsidRDefault="002354DF" w:rsidP="009B214B">
            <w:pPr>
              <w:rPr>
                <w:rFonts w:ascii="Arial" w:hAnsi="Arial" w:cs="Arial"/>
                <w:sz w:val="16"/>
                <w:szCs w:val="16"/>
              </w:rPr>
            </w:pPr>
          </w:p>
          <w:p w14:paraId="2F37BA0C" w14:textId="620E083D" w:rsidR="009B214B" w:rsidRPr="00FF3C04" w:rsidRDefault="002354DF" w:rsidP="009B214B">
            <w:pPr>
              <w:rPr>
                <w:rFonts w:ascii="Arial" w:hAnsi="Arial" w:cs="Arial"/>
                <w:sz w:val="16"/>
                <w:szCs w:val="16"/>
              </w:rPr>
            </w:pPr>
            <w:r>
              <w:rPr>
                <w:rFonts w:ascii="Arial" w:hAnsi="Arial" w:cs="Arial"/>
                <w:sz w:val="16"/>
                <w:szCs w:val="16"/>
              </w:rPr>
              <w:t>C</w:t>
            </w:r>
            <w:r w:rsidR="004A7776">
              <w:rPr>
                <w:rFonts w:ascii="Arial" w:hAnsi="Arial" w:cs="Arial"/>
                <w:sz w:val="16"/>
                <w:szCs w:val="16"/>
              </w:rPr>
              <w:t xml:space="preserve">omponents are restricted to within the Pelican case. </w:t>
            </w:r>
            <w:r w:rsidR="009B214B">
              <w:rPr>
                <w:rFonts w:ascii="Arial" w:hAnsi="Arial" w:cs="Arial"/>
                <w:sz w:val="16"/>
                <w:szCs w:val="16"/>
              </w:rPr>
              <w:t xml:space="preserve"> </w:t>
            </w:r>
          </w:p>
        </w:tc>
        <w:tc>
          <w:tcPr>
            <w:tcW w:w="2741" w:type="dxa"/>
            <w:vAlign w:val="center"/>
          </w:tcPr>
          <w:p w14:paraId="08FDBFF4" w14:textId="5A9C8405" w:rsidR="009B214B" w:rsidRPr="009C0DA2" w:rsidRDefault="009B214B" w:rsidP="009B214B">
            <w:pPr>
              <w:rPr>
                <w:rFonts w:ascii="Arial" w:hAnsi="Arial" w:cs="Arial"/>
                <w:sz w:val="16"/>
                <w:szCs w:val="16"/>
              </w:rPr>
            </w:pPr>
          </w:p>
        </w:tc>
      </w:tr>
      <w:tr w:rsidR="009B214B" w:rsidRPr="00A517AD" w14:paraId="52BDDAC6" w14:textId="77777777" w:rsidTr="00E410EE">
        <w:tc>
          <w:tcPr>
            <w:tcW w:w="13896" w:type="dxa"/>
            <w:gridSpan w:val="5"/>
          </w:tcPr>
          <w:p w14:paraId="4200303F" w14:textId="77777777" w:rsidR="009B214B" w:rsidRDefault="009B214B" w:rsidP="009B214B">
            <w:pPr>
              <w:rPr>
                <w:rFonts w:ascii="Arial" w:eastAsiaTheme="minorHAnsi" w:hAnsi="Arial" w:cs="Arial"/>
                <w:b/>
                <w:bCs/>
                <w:sz w:val="22"/>
                <w:szCs w:val="22"/>
                <w:lang w:val="fr-CA"/>
              </w:rPr>
            </w:pPr>
            <w:proofErr w:type="spellStart"/>
            <w:r>
              <w:rPr>
                <w:rFonts w:ascii="Arial" w:eastAsiaTheme="minorHAnsi" w:hAnsi="Arial" w:cs="Arial"/>
                <w:b/>
                <w:bCs/>
                <w:sz w:val="22"/>
                <w:szCs w:val="22"/>
                <w:lang w:val="fr-CA"/>
              </w:rPr>
              <w:t>Dynamic</w:t>
            </w:r>
            <w:proofErr w:type="spellEnd"/>
            <w:r>
              <w:rPr>
                <w:rFonts w:ascii="Arial" w:eastAsiaTheme="minorHAnsi" w:hAnsi="Arial" w:cs="Arial"/>
                <w:b/>
                <w:bCs/>
                <w:sz w:val="22"/>
                <w:szCs w:val="22"/>
                <w:lang w:val="fr-CA"/>
              </w:rPr>
              <w:t xml:space="preserve"> pressure</w:t>
            </w:r>
          </w:p>
          <w:p w14:paraId="6D6B919B" w14:textId="10972610" w:rsidR="009B214B" w:rsidRPr="00C03F71" w:rsidRDefault="009B214B" w:rsidP="009B214B">
            <w:pPr>
              <w:rPr>
                <w:rFonts w:ascii="Arial" w:hAnsi="Arial" w:cs="Arial"/>
                <w:sz w:val="16"/>
                <w:szCs w:val="16"/>
              </w:rPr>
            </w:pPr>
            <w:r>
              <w:rPr>
                <w:rFonts w:ascii="Arial" w:eastAsiaTheme="minorHAnsi" w:hAnsi="Arial" w:cs="Arial"/>
                <w:b/>
                <w:bCs/>
                <w:sz w:val="21"/>
                <w:szCs w:val="21"/>
                <w:lang w:val="fr-CA"/>
              </w:rPr>
              <w:t>Pression dynamique</w:t>
            </w:r>
          </w:p>
        </w:tc>
      </w:tr>
      <w:tr w:rsidR="009B214B" w:rsidRPr="00A517AD" w14:paraId="7030FC31" w14:textId="77777777" w:rsidTr="007E4751">
        <w:tc>
          <w:tcPr>
            <w:tcW w:w="1975" w:type="dxa"/>
          </w:tcPr>
          <w:p w14:paraId="3435A596"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EX-0-MNU-00900</w:t>
            </w:r>
            <w:r>
              <w:rPr>
                <w:rFonts w:ascii="Arial" w:hAnsi="Arial" w:cs="Arial"/>
                <w:b/>
                <w:sz w:val="18"/>
                <w:lang w:val="fr-CA"/>
              </w:rPr>
              <w:t>*</w:t>
            </w:r>
          </w:p>
        </w:tc>
        <w:tc>
          <w:tcPr>
            <w:tcW w:w="4050" w:type="dxa"/>
          </w:tcPr>
          <w:p w14:paraId="3DEA44AA" w14:textId="77777777" w:rsidR="009B214B" w:rsidRPr="00A218DB" w:rsidRDefault="009B214B" w:rsidP="009B214B">
            <w:pPr>
              <w:autoSpaceDE w:val="0"/>
              <w:autoSpaceDN w:val="0"/>
              <w:adjustRightInd w:val="0"/>
              <w:spacing w:before="60" w:after="60"/>
              <w:rPr>
                <w:rFonts w:ascii="Arial" w:hAnsi="Arial" w:cs="Arial"/>
                <w:sz w:val="16"/>
                <w:szCs w:val="16"/>
              </w:rPr>
            </w:pPr>
            <w:r w:rsidRPr="00A218DB">
              <w:rPr>
                <w:rFonts w:ascii="Arial" w:hAnsi="Arial" w:cs="Arial"/>
                <w:sz w:val="16"/>
                <w:szCs w:val="16"/>
              </w:rPr>
              <w:t xml:space="preserve">The PLG must be able to withstand rapid variations in pressure ranging from 3 to 1000 </w:t>
            </w:r>
            <w:proofErr w:type="spellStart"/>
            <w:r w:rsidRPr="00A218DB">
              <w:rPr>
                <w:rFonts w:ascii="Arial" w:hAnsi="Arial" w:cs="Arial"/>
                <w:sz w:val="16"/>
                <w:szCs w:val="16"/>
              </w:rPr>
              <w:t>hPa</w:t>
            </w:r>
            <w:proofErr w:type="spellEnd"/>
            <w:r w:rsidRPr="00A218DB">
              <w:rPr>
                <w:rFonts w:ascii="Arial" w:hAnsi="Arial" w:cs="Arial"/>
                <w:sz w:val="16"/>
                <w:szCs w:val="16"/>
              </w:rPr>
              <w:t xml:space="preserve"> at a</w:t>
            </w:r>
          </w:p>
          <w:p w14:paraId="0D423591" w14:textId="3542210E" w:rsidR="009B214B" w:rsidRPr="00A218DB" w:rsidRDefault="009B214B" w:rsidP="009B214B">
            <w:pPr>
              <w:autoSpaceDE w:val="0"/>
              <w:autoSpaceDN w:val="0"/>
              <w:adjustRightInd w:val="0"/>
              <w:spacing w:before="60" w:after="60"/>
              <w:rPr>
                <w:rFonts w:ascii="Arial" w:hAnsi="Arial" w:cs="Arial"/>
                <w:sz w:val="16"/>
                <w:szCs w:val="16"/>
              </w:rPr>
            </w:pPr>
            <w:r w:rsidRPr="00A218DB">
              <w:rPr>
                <w:rFonts w:ascii="Arial" w:hAnsi="Arial" w:cs="Arial"/>
                <w:sz w:val="16"/>
                <w:szCs w:val="16"/>
              </w:rPr>
              <w:t xml:space="preserve">maximum rate of 1 </w:t>
            </w:r>
            <w:proofErr w:type="spellStart"/>
            <w:r w:rsidRPr="00A218DB">
              <w:rPr>
                <w:rFonts w:ascii="Arial" w:hAnsi="Arial" w:cs="Arial"/>
                <w:sz w:val="16"/>
                <w:szCs w:val="16"/>
              </w:rPr>
              <w:t>hPa</w:t>
            </w:r>
            <w:proofErr w:type="spellEnd"/>
            <w:r w:rsidRPr="00A218DB">
              <w:rPr>
                <w:rFonts w:ascii="Arial" w:hAnsi="Arial" w:cs="Arial"/>
                <w:sz w:val="16"/>
                <w:szCs w:val="16"/>
              </w:rPr>
              <w:t>/s.</w:t>
            </w:r>
          </w:p>
          <w:p w14:paraId="67C431A7" w14:textId="6A745DDF" w:rsidR="009B214B" w:rsidRPr="009C0DA2" w:rsidRDefault="009B214B" w:rsidP="009B214B">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 xml:space="preserve">La NCU doit pouvoir subir des variations de pression rapide sur une dynamique allant de 3 à 1000 </w:t>
            </w:r>
            <w:proofErr w:type="spellStart"/>
            <w:r w:rsidRPr="009C0DA2">
              <w:rPr>
                <w:rFonts w:ascii="Arial" w:hAnsi="Arial" w:cs="Arial"/>
                <w:i/>
                <w:sz w:val="16"/>
                <w:szCs w:val="16"/>
                <w:lang w:val="fr-CA"/>
              </w:rPr>
              <w:t>hPa</w:t>
            </w:r>
            <w:proofErr w:type="spellEnd"/>
            <w:r w:rsidRPr="009C0DA2">
              <w:rPr>
                <w:rFonts w:ascii="Arial" w:hAnsi="Arial" w:cs="Arial"/>
                <w:i/>
                <w:sz w:val="16"/>
                <w:szCs w:val="16"/>
                <w:lang w:val="fr-CA"/>
              </w:rPr>
              <w:t xml:space="preserve"> à une vitesse maximale de 1 </w:t>
            </w:r>
            <w:proofErr w:type="spellStart"/>
            <w:r w:rsidRPr="009C0DA2">
              <w:rPr>
                <w:rFonts w:ascii="Arial" w:hAnsi="Arial" w:cs="Arial"/>
                <w:i/>
                <w:sz w:val="16"/>
                <w:szCs w:val="16"/>
                <w:lang w:val="fr-CA"/>
              </w:rPr>
              <w:t>hPa</w:t>
            </w:r>
            <w:proofErr w:type="spellEnd"/>
            <w:r w:rsidRPr="009C0DA2">
              <w:rPr>
                <w:rFonts w:ascii="Arial" w:hAnsi="Arial" w:cs="Arial"/>
                <w:i/>
                <w:sz w:val="16"/>
                <w:szCs w:val="16"/>
                <w:lang w:val="fr-CA"/>
              </w:rPr>
              <w:t>/s</w:t>
            </w:r>
          </w:p>
        </w:tc>
        <w:tc>
          <w:tcPr>
            <w:tcW w:w="1620" w:type="dxa"/>
            <w:vAlign w:val="center"/>
          </w:tcPr>
          <w:p w14:paraId="6CB1D4EB" w14:textId="6E62FCEA"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249859339"/>
                <w:placeholder>
                  <w:docPart w:val="EF29E22E9F651E468908BE43293A13B2"/>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662555">
                  <w:rPr>
                    <w:rFonts w:ascii="Arial" w:hAnsi="Arial" w:cs="Arial"/>
                    <w:sz w:val="16"/>
                    <w:szCs w:val="16"/>
                    <w:lang w:val="fr-CA"/>
                  </w:rPr>
                  <w:t>C: Compliant / Conforme</w:t>
                </w:r>
              </w:sdtContent>
            </w:sdt>
          </w:p>
        </w:tc>
        <w:tc>
          <w:tcPr>
            <w:tcW w:w="3510" w:type="dxa"/>
            <w:vAlign w:val="center"/>
          </w:tcPr>
          <w:p w14:paraId="0C0CC6FC" w14:textId="77777777" w:rsidR="00DD1C61" w:rsidRDefault="00DD1C61" w:rsidP="009B214B">
            <w:pPr>
              <w:rPr>
                <w:rFonts w:ascii="Arial" w:hAnsi="Arial" w:cs="Arial"/>
                <w:i/>
                <w:sz w:val="16"/>
                <w:szCs w:val="16"/>
              </w:rPr>
            </w:pPr>
            <w:r>
              <w:rPr>
                <w:rFonts w:ascii="Arial" w:hAnsi="Arial" w:cs="Arial"/>
                <w:i/>
                <w:sz w:val="16"/>
                <w:szCs w:val="16"/>
              </w:rPr>
              <w:t>Compliant by Flight Heritage</w:t>
            </w:r>
          </w:p>
          <w:p w14:paraId="058256AA" w14:textId="77777777" w:rsidR="00DD1C61" w:rsidRDefault="00DD1C61" w:rsidP="009B214B">
            <w:pPr>
              <w:rPr>
                <w:rFonts w:ascii="Arial" w:hAnsi="Arial" w:cs="Arial"/>
                <w:i/>
                <w:sz w:val="16"/>
                <w:szCs w:val="16"/>
              </w:rPr>
            </w:pPr>
          </w:p>
          <w:p w14:paraId="436656B5" w14:textId="77777777" w:rsidR="009B214B" w:rsidRDefault="001F220D" w:rsidP="009B214B">
            <w:pPr>
              <w:rPr>
                <w:rFonts w:ascii="Arial" w:hAnsi="Arial" w:cs="Arial"/>
                <w:i/>
                <w:sz w:val="16"/>
                <w:szCs w:val="16"/>
              </w:rPr>
            </w:pPr>
            <w:r>
              <w:rPr>
                <w:rFonts w:ascii="Arial" w:hAnsi="Arial" w:cs="Arial"/>
                <w:i/>
                <w:sz w:val="16"/>
                <w:szCs w:val="16"/>
              </w:rPr>
              <w:t xml:space="preserve">Pelican case iM2275 has been used by the CSA during two flights in Timmins for the CAN-SBX 2018 challenge. CSA has a lot of experience using this type of case who prove themselves to be really robust and tolerant to dynamic pressure changes. </w:t>
            </w:r>
          </w:p>
          <w:p w14:paraId="391827AB" w14:textId="77777777" w:rsidR="005D5DB5" w:rsidRDefault="005D5DB5" w:rsidP="009B214B">
            <w:pPr>
              <w:rPr>
                <w:rFonts w:ascii="Arial" w:hAnsi="Arial" w:cs="Arial"/>
                <w:i/>
                <w:sz w:val="16"/>
                <w:szCs w:val="16"/>
              </w:rPr>
            </w:pPr>
          </w:p>
          <w:p w14:paraId="7D4221DF" w14:textId="50F7D1EA" w:rsidR="005D5DB5" w:rsidRPr="00C03F71" w:rsidRDefault="005D5DB5" w:rsidP="009B214B">
            <w:pPr>
              <w:rPr>
                <w:rFonts w:ascii="Arial" w:hAnsi="Arial" w:cs="Arial"/>
                <w:sz w:val="16"/>
                <w:szCs w:val="16"/>
              </w:rPr>
            </w:pPr>
            <w:r w:rsidRPr="005D5DB5">
              <w:rPr>
                <w:rFonts w:ascii="Arial" w:hAnsi="Arial" w:cs="Arial"/>
                <w:sz w:val="16"/>
                <w:szCs w:val="16"/>
              </w:rPr>
              <w:t xml:space="preserve">The sampling chambers will be able to accomplish pressure equalization through </w:t>
            </w:r>
            <w:proofErr w:type="spellStart"/>
            <w:r w:rsidRPr="005D5DB5">
              <w:rPr>
                <w:rFonts w:ascii="Arial" w:hAnsi="Arial" w:cs="Arial"/>
                <w:sz w:val="16"/>
                <w:szCs w:val="16"/>
              </w:rPr>
              <w:t>Luer</w:t>
            </w:r>
            <w:proofErr w:type="spellEnd"/>
            <w:r w:rsidRPr="005D5DB5">
              <w:rPr>
                <w:rFonts w:ascii="Arial" w:hAnsi="Arial" w:cs="Arial"/>
                <w:sz w:val="16"/>
                <w:szCs w:val="16"/>
              </w:rPr>
              <w:t xml:space="preserve"> Locks.</w:t>
            </w:r>
          </w:p>
        </w:tc>
        <w:tc>
          <w:tcPr>
            <w:tcW w:w="2741" w:type="dxa"/>
          </w:tcPr>
          <w:p w14:paraId="38E62548" w14:textId="3439317A" w:rsidR="009B214B" w:rsidRPr="00C03F71" w:rsidRDefault="009B214B" w:rsidP="009B214B">
            <w:pPr>
              <w:rPr>
                <w:rFonts w:ascii="Arial" w:hAnsi="Arial" w:cs="Arial"/>
                <w:sz w:val="16"/>
                <w:szCs w:val="16"/>
              </w:rPr>
            </w:pPr>
          </w:p>
        </w:tc>
      </w:tr>
      <w:tr w:rsidR="009B214B" w:rsidRPr="00FB7D2F" w14:paraId="0E988896" w14:textId="77777777" w:rsidTr="00E410EE">
        <w:tc>
          <w:tcPr>
            <w:tcW w:w="13896" w:type="dxa"/>
            <w:gridSpan w:val="5"/>
          </w:tcPr>
          <w:p w14:paraId="1DE535E4" w14:textId="77777777" w:rsidR="009B214B" w:rsidRPr="006D70B0" w:rsidRDefault="009B214B" w:rsidP="009B214B">
            <w:pPr>
              <w:rPr>
                <w:rFonts w:ascii="Arial" w:eastAsiaTheme="minorHAnsi" w:hAnsi="Arial" w:cs="Arial"/>
                <w:b/>
                <w:bCs/>
                <w:sz w:val="22"/>
                <w:szCs w:val="22"/>
              </w:rPr>
            </w:pPr>
            <w:r w:rsidRPr="006D70B0">
              <w:rPr>
                <w:rFonts w:ascii="Arial" w:eastAsiaTheme="minorHAnsi" w:hAnsi="Arial" w:cs="Arial"/>
                <w:b/>
                <w:bCs/>
                <w:sz w:val="22"/>
                <w:szCs w:val="22"/>
              </w:rPr>
              <w:t>Impact indicators</w:t>
            </w:r>
          </w:p>
          <w:p w14:paraId="2DF44219" w14:textId="1CB49FFD" w:rsidR="009B214B" w:rsidRPr="006D70B0" w:rsidRDefault="009B214B" w:rsidP="009B214B">
            <w:pPr>
              <w:rPr>
                <w:rFonts w:ascii="Arial" w:hAnsi="Arial" w:cs="Arial"/>
                <w:sz w:val="16"/>
                <w:szCs w:val="16"/>
              </w:rPr>
            </w:pPr>
            <w:proofErr w:type="spellStart"/>
            <w:r w:rsidRPr="006D70B0">
              <w:rPr>
                <w:rFonts w:ascii="Arial" w:eastAsiaTheme="minorHAnsi" w:hAnsi="Arial" w:cs="Arial"/>
                <w:b/>
                <w:bCs/>
                <w:sz w:val="21"/>
                <w:szCs w:val="21"/>
              </w:rPr>
              <w:t>Indicateurs</w:t>
            </w:r>
            <w:proofErr w:type="spellEnd"/>
            <w:r w:rsidRPr="006D70B0">
              <w:rPr>
                <w:rFonts w:ascii="Arial" w:eastAsiaTheme="minorHAnsi" w:hAnsi="Arial" w:cs="Arial"/>
                <w:b/>
                <w:bCs/>
                <w:sz w:val="21"/>
                <w:szCs w:val="21"/>
              </w:rPr>
              <w:t xml:space="preserve"> </w:t>
            </w:r>
            <w:proofErr w:type="spellStart"/>
            <w:r w:rsidRPr="006D70B0">
              <w:rPr>
                <w:rFonts w:ascii="Arial" w:eastAsiaTheme="minorHAnsi" w:hAnsi="Arial" w:cs="Arial"/>
                <w:b/>
                <w:bCs/>
                <w:sz w:val="21"/>
                <w:szCs w:val="21"/>
              </w:rPr>
              <w:t>d’impact</w:t>
            </w:r>
            <w:proofErr w:type="spellEnd"/>
          </w:p>
        </w:tc>
      </w:tr>
      <w:tr w:rsidR="009B214B" w:rsidRPr="0008736C" w14:paraId="75A05436" w14:textId="77777777" w:rsidTr="007E4751">
        <w:tc>
          <w:tcPr>
            <w:tcW w:w="1975" w:type="dxa"/>
          </w:tcPr>
          <w:p w14:paraId="2247D71E" w14:textId="77777777" w:rsidR="009B214B" w:rsidRPr="00FB7D2F" w:rsidRDefault="009B214B" w:rsidP="009B214B">
            <w:pPr>
              <w:rPr>
                <w:rFonts w:ascii="Arial" w:hAnsi="Arial" w:cs="Arial"/>
                <w:b/>
                <w:sz w:val="18"/>
              </w:rPr>
            </w:pPr>
            <w:r w:rsidRPr="00FB7D2F">
              <w:rPr>
                <w:rFonts w:ascii="Arial" w:hAnsi="Arial" w:cs="Arial"/>
                <w:b/>
                <w:sz w:val="18"/>
              </w:rPr>
              <w:t>EX-0-MNU-01000</w:t>
            </w:r>
          </w:p>
        </w:tc>
        <w:tc>
          <w:tcPr>
            <w:tcW w:w="4050" w:type="dxa"/>
          </w:tcPr>
          <w:p w14:paraId="72A29708" w14:textId="1BDBCD24" w:rsidR="009B214B" w:rsidRPr="00A218DB" w:rsidRDefault="009B214B" w:rsidP="009B214B">
            <w:pPr>
              <w:autoSpaceDE w:val="0"/>
              <w:autoSpaceDN w:val="0"/>
              <w:adjustRightInd w:val="0"/>
              <w:spacing w:before="60" w:after="60"/>
              <w:rPr>
                <w:rFonts w:ascii="Arial" w:hAnsi="Arial" w:cs="Arial"/>
                <w:sz w:val="16"/>
                <w:szCs w:val="16"/>
              </w:rPr>
            </w:pPr>
            <w:r w:rsidRPr="00A218DB">
              <w:rPr>
                <w:rFonts w:ascii="Arial" w:hAnsi="Arial" w:cs="Arial"/>
                <w:sz w:val="16"/>
                <w:szCs w:val="16"/>
              </w:rPr>
              <w:t>The PLG will be equipped with a shock-absorption device com</w:t>
            </w:r>
            <w:r>
              <w:rPr>
                <w:rFonts w:ascii="Arial" w:hAnsi="Arial" w:cs="Arial"/>
                <w:sz w:val="16"/>
                <w:szCs w:val="16"/>
              </w:rPr>
              <w:t xml:space="preserve">patible with a maximum vertical </w:t>
            </w:r>
            <w:r w:rsidRPr="00A218DB">
              <w:rPr>
                <w:rFonts w:ascii="Arial" w:hAnsi="Arial" w:cs="Arial"/>
                <w:sz w:val="16"/>
                <w:szCs w:val="16"/>
              </w:rPr>
              <w:t>velocity at landing of 7 m/s.</w:t>
            </w:r>
          </w:p>
          <w:p w14:paraId="5E0E0956" w14:textId="7281A4F7" w:rsidR="009B214B" w:rsidRPr="009C0DA2" w:rsidRDefault="009B214B" w:rsidP="009B214B">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La NCU sera équipée d’un dispositif d’absorption de choc compatible avec une vitesse verticale d’atterrissage de 7 m/s.</w:t>
            </w:r>
          </w:p>
        </w:tc>
        <w:tc>
          <w:tcPr>
            <w:tcW w:w="1620" w:type="dxa"/>
            <w:vAlign w:val="center"/>
          </w:tcPr>
          <w:p w14:paraId="5B88FEA2" w14:textId="06369447"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1305311747"/>
                <w:placeholder>
                  <w:docPart w:val="5718414AADA51A4E8B5464C4039D0F44"/>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NA: Not Applicable / Non Applicable</w:t>
                </w:r>
              </w:sdtContent>
            </w:sdt>
          </w:p>
        </w:tc>
        <w:tc>
          <w:tcPr>
            <w:tcW w:w="3510" w:type="dxa"/>
            <w:vAlign w:val="center"/>
          </w:tcPr>
          <w:p w14:paraId="115171F6" w14:textId="77777777" w:rsidR="00DD1C61" w:rsidRPr="009A4FC0" w:rsidRDefault="00DD1C61" w:rsidP="00DD1C61">
            <w:pPr>
              <w:spacing w:before="60" w:after="60"/>
              <w:rPr>
                <w:rFonts w:ascii="Arial" w:hAnsi="Arial" w:cs="Arial"/>
                <w:sz w:val="16"/>
                <w:szCs w:val="16"/>
                <w:lang w:val="fr-CA"/>
              </w:rPr>
            </w:pPr>
            <w:r w:rsidRPr="00A517AD">
              <w:rPr>
                <w:rFonts w:ascii="Arial" w:hAnsi="Arial" w:cs="Arial"/>
                <w:sz w:val="16"/>
                <w:szCs w:val="16"/>
              </w:rPr>
              <w:t>! Not applicable to individual paylo</w:t>
            </w:r>
            <w:r>
              <w:rPr>
                <w:rFonts w:ascii="Arial" w:hAnsi="Arial" w:cs="Arial"/>
                <w:sz w:val="16"/>
                <w:szCs w:val="16"/>
              </w:rPr>
              <w:t xml:space="preserve">ads. </w:t>
            </w:r>
            <w:proofErr w:type="spellStart"/>
            <w:r w:rsidRPr="009A4FC0">
              <w:rPr>
                <w:rFonts w:ascii="Arial" w:hAnsi="Arial" w:cs="Arial"/>
                <w:sz w:val="16"/>
                <w:szCs w:val="16"/>
                <w:lang w:val="fr-CA"/>
              </w:rPr>
              <w:t>Done</w:t>
            </w:r>
            <w:proofErr w:type="spellEnd"/>
            <w:r w:rsidRPr="009A4FC0">
              <w:rPr>
                <w:rFonts w:ascii="Arial" w:hAnsi="Arial" w:cs="Arial"/>
                <w:sz w:val="16"/>
                <w:szCs w:val="16"/>
                <w:lang w:val="fr-CA"/>
              </w:rPr>
              <w:t xml:space="preserve"> at Gondola </w:t>
            </w:r>
            <w:proofErr w:type="spellStart"/>
            <w:r w:rsidRPr="009A4FC0">
              <w:rPr>
                <w:rFonts w:ascii="Arial" w:hAnsi="Arial" w:cs="Arial"/>
                <w:sz w:val="16"/>
                <w:szCs w:val="16"/>
                <w:lang w:val="fr-CA"/>
              </w:rPr>
              <w:t>Level</w:t>
            </w:r>
            <w:proofErr w:type="spellEnd"/>
          </w:p>
          <w:p w14:paraId="00F4A965" w14:textId="7C8DB584" w:rsidR="009B214B" w:rsidRPr="00DD1C61" w:rsidRDefault="00DD1C61" w:rsidP="00DD1C61">
            <w:pPr>
              <w:spacing w:before="60" w:after="60"/>
              <w:rPr>
                <w:rFonts w:ascii="Arial" w:hAnsi="Arial" w:cs="Arial"/>
                <w:sz w:val="16"/>
                <w:szCs w:val="16"/>
                <w:lang w:val="fr-CA"/>
              </w:rPr>
            </w:pPr>
            <w:r w:rsidRPr="000531C2">
              <w:rPr>
                <w:rFonts w:ascii="Arial" w:hAnsi="Arial" w:cs="Arial"/>
                <w:i/>
                <w:sz w:val="16"/>
                <w:szCs w:val="16"/>
                <w:lang w:val="fr-CA"/>
              </w:rPr>
              <w:t>! Pas applicable au</w:t>
            </w:r>
            <w:r>
              <w:rPr>
                <w:rFonts w:ascii="Arial" w:hAnsi="Arial" w:cs="Arial"/>
                <w:i/>
                <w:sz w:val="16"/>
                <w:szCs w:val="16"/>
                <w:lang w:val="fr-CA"/>
              </w:rPr>
              <w:t>x charges utiles individuelles. F</w:t>
            </w:r>
            <w:r w:rsidRPr="000531C2">
              <w:rPr>
                <w:rFonts w:ascii="Arial" w:hAnsi="Arial" w:cs="Arial"/>
                <w:i/>
                <w:sz w:val="16"/>
                <w:szCs w:val="16"/>
                <w:lang w:val="fr-CA"/>
              </w:rPr>
              <w:t>ait au niveau de la NCU</w:t>
            </w:r>
          </w:p>
        </w:tc>
        <w:tc>
          <w:tcPr>
            <w:tcW w:w="2741" w:type="dxa"/>
          </w:tcPr>
          <w:p w14:paraId="0F3EC1DF" w14:textId="77777777" w:rsidR="009B214B" w:rsidRPr="00DD1C61" w:rsidRDefault="009B214B" w:rsidP="009B214B">
            <w:pPr>
              <w:rPr>
                <w:rFonts w:ascii="Arial" w:hAnsi="Arial" w:cs="Arial"/>
                <w:sz w:val="16"/>
                <w:szCs w:val="16"/>
                <w:lang w:val="fr-CA"/>
              </w:rPr>
            </w:pPr>
          </w:p>
        </w:tc>
      </w:tr>
      <w:tr w:rsidR="009B214B" w:rsidRPr="0008736C" w14:paraId="63CA9E00" w14:textId="77777777" w:rsidTr="007E4751">
        <w:tc>
          <w:tcPr>
            <w:tcW w:w="1975" w:type="dxa"/>
          </w:tcPr>
          <w:p w14:paraId="22CB9168" w14:textId="77777777" w:rsidR="009B214B" w:rsidRPr="00A517AD" w:rsidRDefault="009B214B" w:rsidP="009B214B">
            <w:pPr>
              <w:rPr>
                <w:rFonts w:ascii="Arial" w:hAnsi="Arial" w:cs="Arial"/>
                <w:b/>
                <w:sz w:val="18"/>
                <w:lang w:val="fr-CA"/>
              </w:rPr>
            </w:pPr>
            <w:r w:rsidRPr="00A517AD">
              <w:rPr>
                <w:rFonts w:ascii="Arial" w:hAnsi="Arial" w:cs="Arial"/>
                <w:b/>
                <w:sz w:val="18"/>
                <w:lang w:val="fr-CA"/>
              </w:rPr>
              <w:lastRenderedPageBreak/>
              <w:t>EX-0-MNU-01010</w:t>
            </w:r>
          </w:p>
        </w:tc>
        <w:tc>
          <w:tcPr>
            <w:tcW w:w="4050" w:type="dxa"/>
          </w:tcPr>
          <w:p w14:paraId="357CF8FB" w14:textId="19678D1E" w:rsidR="009B214B" w:rsidRPr="00A75903" w:rsidRDefault="009B214B" w:rsidP="009B214B">
            <w:pPr>
              <w:autoSpaceDE w:val="0"/>
              <w:autoSpaceDN w:val="0"/>
              <w:adjustRightInd w:val="0"/>
              <w:spacing w:before="60" w:after="60"/>
              <w:rPr>
                <w:rFonts w:ascii="Arial" w:hAnsi="Arial" w:cs="Arial"/>
                <w:sz w:val="16"/>
                <w:szCs w:val="16"/>
              </w:rPr>
            </w:pPr>
            <w:r w:rsidRPr="00A75903">
              <w:rPr>
                <w:rFonts w:ascii="Arial" w:hAnsi="Arial" w:cs="Arial"/>
                <w:sz w:val="16"/>
                <w:szCs w:val="16"/>
              </w:rPr>
              <w:t>If specific mechanical shock-absorbers are necessary, then the scientific teams will be</w:t>
            </w:r>
            <w:r>
              <w:rPr>
                <w:rFonts w:ascii="Arial" w:hAnsi="Arial" w:cs="Arial"/>
                <w:sz w:val="16"/>
                <w:szCs w:val="16"/>
              </w:rPr>
              <w:t xml:space="preserve"> </w:t>
            </w:r>
            <w:r w:rsidRPr="00A75903">
              <w:rPr>
                <w:rFonts w:ascii="Arial" w:hAnsi="Arial" w:cs="Arial"/>
                <w:sz w:val="16"/>
                <w:szCs w:val="16"/>
              </w:rPr>
              <w:t>responsible for developing them.</w:t>
            </w:r>
          </w:p>
          <w:p w14:paraId="752E6FF4" w14:textId="24178603" w:rsidR="009B214B" w:rsidRPr="009C0DA2" w:rsidRDefault="009B214B" w:rsidP="009B214B">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Si des amortisseurs mécaniques spécifiques sont nécessaires, leur développement sera à la charge des scientifiques</w:t>
            </w:r>
            <w:r>
              <w:rPr>
                <w:rFonts w:ascii="Arial" w:hAnsi="Arial" w:cs="Arial"/>
                <w:i/>
                <w:sz w:val="16"/>
                <w:szCs w:val="16"/>
                <w:lang w:val="fr-CA"/>
              </w:rPr>
              <w:t>.</w:t>
            </w:r>
          </w:p>
        </w:tc>
        <w:tc>
          <w:tcPr>
            <w:tcW w:w="1620" w:type="dxa"/>
            <w:vAlign w:val="center"/>
          </w:tcPr>
          <w:p w14:paraId="1189CAAC" w14:textId="14209406"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252701877"/>
                <w:placeholder>
                  <w:docPart w:val="E09406BF8EE6FF44ADCE4566EEB86D44"/>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NA: Not Applicable / Non Applicable</w:t>
                </w:r>
              </w:sdtContent>
            </w:sdt>
          </w:p>
        </w:tc>
        <w:tc>
          <w:tcPr>
            <w:tcW w:w="3510" w:type="dxa"/>
            <w:vAlign w:val="center"/>
          </w:tcPr>
          <w:p w14:paraId="4AB7583A" w14:textId="77777777" w:rsidR="00DD1C61" w:rsidRPr="009A4FC0" w:rsidRDefault="00DD1C61" w:rsidP="00DD1C61">
            <w:pPr>
              <w:spacing w:before="60" w:after="60"/>
              <w:rPr>
                <w:rFonts w:ascii="Arial" w:hAnsi="Arial" w:cs="Arial"/>
                <w:sz w:val="16"/>
                <w:szCs w:val="16"/>
                <w:lang w:val="fr-CA"/>
              </w:rPr>
            </w:pPr>
            <w:r w:rsidRPr="00A517AD">
              <w:rPr>
                <w:rFonts w:ascii="Arial" w:hAnsi="Arial" w:cs="Arial"/>
                <w:sz w:val="16"/>
                <w:szCs w:val="16"/>
              </w:rPr>
              <w:t>! Not applicable to individual paylo</w:t>
            </w:r>
            <w:r>
              <w:rPr>
                <w:rFonts w:ascii="Arial" w:hAnsi="Arial" w:cs="Arial"/>
                <w:sz w:val="16"/>
                <w:szCs w:val="16"/>
              </w:rPr>
              <w:t xml:space="preserve">ads. </w:t>
            </w:r>
            <w:proofErr w:type="spellStart"/>
            <w:r w:rsidRPr="009A4FC0">
              <w:rPr>
                <w:rFonts w:ascii="Arial" w:hAnsi="Arial" w:cs="Arial"/>
                <w:sz w:val="16"/>
                <w:szCs w:val="16"/>
                <w:lang w:val="fr-CA"/>
              </w:rPr>
              <w:t>Done</w:t>
            </w:r>
            <w:proofErr w:type="spellEnd"/>
            <w:r w:rsidRPr="009A4FC0">
              <w:rPr>
                <w:rFonts w:ascii="Arial" w:hAnsi="Arial" w:cs="Arial"/>
                <w:sz w:val="16"/>
                <w:szCs w:val="16"/>
                <w:lang w:val="fr-CA"/>
              </w:rPr>
              <w:t xml:space="preserve"> at Gondola </w:t>
            </w:r>
            <w:proofErr w:type="spellStart"/>
            <w:r w:rsidRPr="009A4FC0">
              <w:rPr>
                <w:rFonts w:ascii="Arial" w:hAnsi="Arial" w:cs="Arial"/>
                <w:sz w:val="16"/>
                <w:szCs w:val="16"/>
                <w:lang w:val="fr-CA"/>
              </w:rPr>
              <w:t>Level</w:t>
            </w:r>
            <w:proofErr w:type="spellEnd"/>
          </w:p>
          <w:p w14:paraId="620ECE13" w14:textId="76C072DF" w:rsidR="009B214B" w:rsidRPr="00DD1C61" w:rsidRDefault="00DD1C61" w:rsidP="00DD1C61">
            <w:pPr>
              <w:spacing w:before="60" w:after="60"/>
              <w:rPr>
                <w:rFonts w:ascii="Arial" w:hAnsi="Arial" w:cs="Arial"/>
                <w:sz w:val="16"/>
                <w:szCs w:val="16"/>
                <w:lang w:val="fr-CA"/>
              </w:rPr>
            </w:pPr>
            <w:r w:rsidRPr="000531C2">
              <w:rPr>
                <w:rFonts w:ascii="Arial" w:hAnsi="Arial" w:cs="Arial"/>
                <w:i/>
                <w:sz w:val="16"/>
                <w:szCs w:val="16"/>
                <w:lang w:val="fr-CA"/>
              </w:rPr>
              <w:t>! Pas applicable au</w:t>
            </w:r>
            <w:r>
              <w:rPr>
                <w:rFonts w:ascii="Arial" w:hAnsi="Arial" w:cs="Arial"/>
                <w:i/>
                <w:sz w:val="16"/>
                <w:szCs w:val="16"/>
                <w:lang w:val="fr-CA"/>
              </w:rPr>
              <w:t>x charges utiles individuelles. F</w:t>
            </w:r>
            <w:r w:rsidRPr="000531C2">
              <w:rPr>
                <w:rFonts w:ascii="Arial" w:hAnsi="Arial" w:cs="Arial"/>
                <w:i/>
                <w:sz w:val="16"/>
                <w:szCs w:val="16"/>
                <w:lang w:val="fr-CA"/>
              </w:rPr>
              <w:t>ait au niveau de la NCU</w:t>
            </w:r>
          </w:p>
        </w:tc>
        <w:tc>
          <w:tcPr>
            <w:tcW w:w="2741" w:type="dxa"/>
          </w:tcPr>
          <w:p w14:paraId="6D0494BA" w14:textId="77777777" w:rsidR="009B214B" w:rsidRPr="00DD1C61" w:rsidRDefault="009B214B" w:rsidP="009B214B">
            <w:pPr>
              <w:rPr>
                <w:rFonts w:ascii="Arial" w:hAnsi="Arial" w:cs="Arial"/>
                <w:sz w:val="16"/>
                <w:szCs w:val="16"/>
                <w:lang w:val="fr-CA"/>
              </w:rPr>
            </w:pPr>
          </w:p>
        </w:tc>
      </w:tr>
      <w:tr w:rsidR="009B214B" w:rsidRPr="0008736C" w14:paraId="0B198787" w14:textId="77777777" w:rsidTr="007E4751">
        <w:tc>
          <w:tcPr>
            <w:tcW w:w="1975" w:type="dxa"/>
          </w:tcPr>
          <w:p w14:paraId="6F1C5EB5"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EX-0-MNU-01020</w:t>
            </w:r>
          </w:p>
        </w:tc>
        <w:tc>
          <w:tcPr>
            <w:tcW w:w="4050" w:type="dxa"/>
          </w:tcPr>
          <w:p w14:paraId="7A31A639" w14:textId="77777777" w:rsidR="009B214B" w:rsidRPr="00A75903" w:rsidRDefault="009B214B" w:rsidP="009B214B">
            <w:pPr>
              <w:autoSpaceDE w:val="0"/>
              <w:autoSpaceDN w:val="0"/>
              <w:adjustRightInd w:val="0"/>
              <w:spacing w:before="60" w:after="60"/>
              <w:rPr>
                <w:rFonts w:ascii="Arial" w:hAnsi="Arial" w:cs="Arial"/>
                <w:sz w:val="16"/>
                <w:szCs w:val="16"/>
              </w:rPr>
            </w:pPr>
            <w:r w:rsidRPr="00A75903">
              <w:rPr>
                <w:rFonts w:ascii="Arial" w:hAnsi="Arial" w:cs="Arial"/>
                <w:sz w:val="16"/>
                <w:szCs w:val="16"/>
              </w:rPr>
              <w:t>The prime contractor for the gondola will also equip the PLG with an accelerometer to measure</w:t>
            </w:r>
          </w:p>
          <w:p w14:paraId="02E4D931" w14:textId="77777777" w:rsidR="009B214B" w:rsidRPr="00FB3222" w:rsidRDefault="009B214B" w:rsidP="009B214B">
            <w:pPr>
              <w:autoSpaceDE w:val="0"/>
              <w:autoSpaceDN w:val="0"/>
              <w:adjustRightInd w:val="0"/>
              <w:spacing w:before="60" w:after="60"/>
              <w:rPr>
                <w:rFonts w:ascii="Arial" w:hAnsi="Arial" w:cs="Arial"/>
                <w:sz w:val="16"/>
                <w:szCs w:val="16"/>
              </w:rPr>
            </w:pPr>
            <w:r w:rsidRPr="00FB3222">
              <w:rPr>
                <w:rFonts w:ascii="Arial" w:hAnsi="Arial" w:cs="Arial"/>
                <w:sz w:val="16"/>
                <w:szCs w:val="16"/>
              </w:rPr>
              <w:t>the real impact on landing.</w:t>
            </w:r>
          </w:p>
          <w:p w14:paraId="3BDFD2C9" w14:textId="73AEA806" w:rsidR="009B214B" w:rsidRPr="009C0DA2" w:rsidRDefault="009B214B" w:rsidP="009B214B">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La NCU sera par ailleurs équipée, par le maître d’œuvre de la nacelle, d’un accéléromètre permettant de mesurer l’impact réel lors de l’atterrissage.</w:t>
            </w:r>
          </w:p>
        </w:tc>
        <w:tc>
          <w:tcPr>
            <w:tcW w:w="1620" w:type="dxa"/>
            <w:vAlign w:val="center"/>
          </w:tcPr>
          <w:p w14:paraId="14A64615" w14:textId="1BA9ABDF"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1118559629"/>
                <w:placeholder>
                  <w:docPart w:val="32E43FAF39010C449FF9D7B9172B1CE7"/>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NA: Not Applicable / Non Applicable</w:t>
                </w:r>
              </w:sdtContent>
            </w:sdt>
          </w:p>
        </w:tc>
        <w:tc>
          <w:tcPr>
            <w:tcW w:w="3510" w:type="dxa"/>
            <w:vAlign w:val="center"/>
          </w:tcPr>
          <w:p w14:paraId="4CC496F8" w14:textId="77777777" w:rsidR="00DD1C61" w:rsidRPr="009A4FC0" w:rsidRDefault="00DD1C61" w:rsidP="00DD1C61">
            <w:pPr>
              <w:spacing w:before="60" w:after="60"/>
              <w:rPr>
                <w:rFonts w:ascii="Arial" w:hAnsi="Arial" w:cs="Arial"/>
                <w:sz w:val="16"/>
                <w:szCs w:val="16"/>
                <w:lang w:val="fr-CA"/>
              </w:rPr>
            </w:pPr>
            <w:r w:rsidRPr="00A517AD">
              <w:rPr>
                <w:rFonts w:ascii="Arial" w:hAnsi="Arial" w:cs="Arial"/>
                <w:sz w:val="16"/>
                <w:szCs w:val="16"/>
              </w:rPr>
              <w:t>! Not applicable to individual paylo</w:t>
            </w:r>
            <w:r>
              <w:rPr>
                <w:rFonts w:ascii="Arial" w:hAnsi="Arial" w:cs="Arial"/>
                <w:sz w:val="16"/>
                <w:szCs w:val="16"/>
              </w:rPr>
              <w:t xml:space="preserve">ads. </w:t>
            </w:r>
            <w:proofErr w:type="spellStart"/>
            <w:r w:rsidRPr="009A4FC0">
              <w:rPr>
                <w:rFonts w:ascii="Arial" w:hAnsi="Arial" w:cs="Arial"/>
                <w:sz w:val="16"/>
                <w:szCs w:val="16"/>
                <w:lang w:val="fr-CA"/>
              </w:rPr>
              <w:t>Done</w:t>
            </w:r>
            <w:proofErr w:type="spellEnd"/>
            <w:r w:rsidRPr="009A4FC0">
              <w:rPr>
                <w:rFonts w:ascii="Arial" w:hAnsi="Arial" w:cs="Arial"/>
                <w:sz w:val="16"/>
                <w:szCs w:val="16"/>
                <w:lang w:val="fr-CA"/>
              </w:rPr>
              <w:t xml:space="preserve"> at Gondola </w:t>
            </w:r>
            <w:proofErr w:type="spellStart"/>
            <w:r w:rsidRPr="009A4FC0">
              <w:rPr>
                <w:rFonts w:ascii="Arial" w:hAnsi="Arial" w:cs="Arial"/>
                <w:sz w:val="16"/>
                <w:szCs w:val="16"/>
                <w:lang w:val="fr-CA"/>
              </w:rPr>
              <w:t>Level</w:t>
            </w:r>
            <w:proofErr w:type="spellEnd"/>
          </w:p>
          <w:p w14:paraId="7FB340E7" w14:textId="2CE0871B" w:rsidR="009B214B" w:rsidRPr="00DD1C61" w:rsidRDefault="00DD1C61" w:rsidP="00DD1C61">
            <w:pPr>
              <w:spacing w:before="60" w:after="60"/>
              <w:rPr>
                <w:rFonts w:ascii="Arial" w:hAnsi="Arial" w:cs="Arial"/>
                <w:sz w:val="16"/>
                <w:szCs w:val="16"/>
                <w:lang w:val="fr-CA"/>
              </w:rPr>
            </w:pPr>
            <w:r w:rsidRPr="000531C2">
              <w:rPr>
                <w:rFonts w:ascii="Arial" w:hAnsi="Arial" w:cs="Arial"/>
                <w:i/>
                <w:sz w:val="16"/>
                <w:szCs w:val="16"/>
                <w:lang w:val="fr-CA"/>
              </w:rPr>
              <w:t>! Pas applicable au</w:t>
            </w:r>
            <w:r>
              <w:rPr>
                <w:rFonts w:ascii="Arial" w:hAnsi="Arial" w:cs="Arial"/>
                <w:i/>
                <w:sz w:val="16"/>
                <w:szCs w:val="16"/>
                <w:lang w:val="fr-CA"/>
              </w:rPr>
              <w:t>x charges utiles individuelles. F</w:t>
            </w:r>
            <w:r w:rsidRPr="000531C2">
              <w:rPr>
                <w:rFonts w:ascii="Arial" w:hAnsi="Arial" w:cs="Arial"/>
                <w:i/>
                <w:sz w:val="16"/>
                <w:szCs w:val="16"/>
                <w:lang w:val="fr-CA"/>
              </w:rPr>
              <w:t>ait au niveau de la NCU</w:t>
            </w:r>
          </w:p>
        </w:tc>
        <w:tc>
          <w:tcPr>
            <w:tcW w:w="2741" w:type="dxa"/>
          </w:tcPr>
          <w:p w14:paraId="677B953F" w14:textId="77777777" w:rsidR="009B214B" w:rsidRPr="00DD1C61" w:rsidRDefault="009B214B" w:rsidP="009B214B">
            <w:pPr>
              <w:rPr>
                <w:rFonts w:ascii="Arial" w:hAnsi="Arial" w:cs="Arial"/>
                <w:sz w:val="16"/>
                <w:szCs w:val="16"/>
                <w:lang w:val="fr-CA"/>
              </w:rPr>
            </w:pPr>
          </w:p>
        </w:tc>
      </w:tr>
      <w:tr w:rsidR="009B214B" w:rsidRPr="0008736C" w14:paraId="33BBE176" w14:textId="77777777" w:rsidTr="00973506">
        <w:tc>
          <w:tcPr>
            <w:tcW w:w="13896" w:type="dxa"/>
            <w:gridSpan w:val="5"/>
          </w:tcPr>
          <w:p w14:paraId="19457CCE" w14:textId="77777777" w:rsidR="009B214B" w:rsidRDefault="009B214B" w:rsidP="009B214B">
            <w:pPr>
              <w:rPr>
                <w:rFonts w:ascii="Arial" w:eastAsiaTheme="minorHAnsi" w:hAnsi="Arial" w:cs="Arial"/>
                <w:b/>
                <w:bCs/>
                <w:sz w:val="22"/>
                <w:szCs w:val="22"/>
                <w:lang w:val="fr-CA"/>
              </w:rPr>
            </w:pPr>
            <w:proofErr w:type="spellStart"/>
            <w:r>
              <w:rPr>
                <w:rFonts w:ascii="Arial" w:eastAsiaTheme="minorHAnsi" w:hAnsi="Arial" w:cs="Arial"/>
                <w:b/>
                <w:bCs/>
                <w:sz w:val="22"/>
                <w:szCs w:val="22"/>
                <w:lang w:val="fr-CA"/>
              </w:rPr>
              <w:t>Particular</w:t>
            </w:r>
            <w:proofErr w:type="spellEnd"/>
            <w:r>
              <w:rPr>
                <w:rFonts w:ascii="Arial" w:eastAsiaTheme="minorHAnsi" w:hAnsi="Arial" w:cs="Arial"/>
                <w:b/>
                <w:bCs/>
                <w:sz w:val="22"/>
                <w:szCs w:val="22"/>
                <w:lang w:val="fr-CA"/>
              </w:rPr>
              <w:t xml:space="preserve"> case of composite </w:t>
            </w:r>
            <w:proofErr w:type="spellStart"/>
            <w:r>
              <w:rPr>
                <w:rFonts w:ascii="Arial" w:eastAsiaTheme="minorHAnsi" w:hAnsi="Arial" w:cs="Arial"/>
                <w:b/>
                <w:bCs/>
                <w:sz w:val="22"/>
                <w:szCs w:val="22"/>
                <w:lang w:val="fr-CA"/>
              </w:rPr>
              <w:t>materials</w:t>
            </w:r>
            <w:proofErr w:type="spellEnd"/>
          </w:p>
          <w:p w14:paraId="2323E95A" w14:textId="3312BCB4" w:rsidR="009B214B" w:rsidRPr="00CB453B" w:rsidRDefault="009B214B" w:rsidP="009B214B">
            <w:pPr>
              <w:rPr>
                <w:rFonts w:eastAsiaTheme="minorHAnsi"/>
                <w:sz w:val="22"/>
                <w:lang w:val="fr-CA"/>
              </w:rPr>
            </w:pPr>
            <w:r>
              <w:rPr>
                <w:rFonts w:ascii="Arial" w:eastAsiaTheme="minorHAnsi" w:hAnsi="Arial" w:cs="Arial"/>
                <w:b/>
                <w:bCs/>
                <w:sz w:val="21"/>
                <w:szCs w:val="21"/>
                <w:lang w:val="fr-CA"/>
              </w:rPr>
              <w:t>Cas particulier des matériaux composites</w:t>
            </w:r>
          </w:p>
        </w:tc>
      </w:tr>
      <w:tr w:rsidR="009B214B" w:rsidRPr="00A517AD" w14:paraId="4CBE405E" w14:textId="77777777" w:rsidTr="007E4751">
        <w:tc>
          <w:tcPr>
            <w:tcW w:w="1975" w:type="dxa"/>
          </w:tcPr>
          <w:p w14:paraId="49C53572"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EX-0-MNU-01100</w:t>
            </w:r>
          </w:p>
        </w:tc>
        <w:tc>
          <w:tcPr>
            <w:tcW w:w="4050" w:type="dxa"/>
          </w:tcPr>
          <w:p w14:paraId="7574960F" w14:textId="26B4F210" w:rsidR="009B214B" w:rsidRPr="003C571F" w:rsidRDefault="009B214B" w:rsidP="009B214B">
            <w:pPr>
              <w:autoSpaceDE w:val="0"/>
              <w:autoSpaceDN w:val="0"/>
              <w:adjustRightInd w:val="0"/>
              <w:spacing w:before="60" w:after="60"/>
              <w:rPr>
                <w:rFonts w:ascii="Arial" w:hAnsi="Arial" w:cs="Arial"/>
                <w:sz w:val="16"/>
                <w:szCs w:val="16"/>
              </w:rPr>
            </w:pPr>
            <w:r w:rsidRPr="003C571F">
              <w:rPr>
                <w:rFonts w:ascii="Arial" w:hAnsi="Arial" w:cs="Arial"/>
                <w:sz w:val="16"/>
                <w:szCs w:val="16"/>
              </w:rPr>
              <w:t>Composite parts must be designed on the basis of these characte</w:t>
            </w:r>
            <w:r>
              <w:rPr>
                <w:rFonts w:ascii="Arial" w:hAnsi="Arial" w:cs="Arial"/>
                <w:sz w:val="16"/>
                <w:szCs w:val="16"/>
              </w:rPr>
              <w:t xml:space="preserve">risations, taking the following additional </w:t>
            </w:r>
            <w:r w:rsidRPr="003C571F">
              <w:rPr>
                <w:rFonts w:ascii="Arial" w:hAnsi="Arial" w:cs="Arial"/>
                <w:sz w:val="16"/>
                <w:szCs w:val="16"/>
              </w:rPr>
              <w:t>margins into account: KM coefficient ≥ 1.6.</w:t>
            </w:r>
          </w:p>
          <w:p w14:paraId="778A26B6" w14:textId="05CF1C12" w:rsidR="009B214B" w:rsidRPr="009C0DA2" w:rsidRDefault="009B214B" w:rsidP="009B214B">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Sur la base de ces caractérisations le design des pièces composites devra être effectué en prenant des marges de dimensionnement supplémentaires : coefficient KM ≥ 1,6.</w:t>
            </w:r>
          </w:p>
        </w:tc>
        <w:tc>
          <w:tcPr>
            <w:tcW w:w="1620" w:type="dxa"/>
            <w:vAlign w:val="center"/>
          </w:tcPr>
          <w:p w14:paraId="09FC0423" w14:textId="29C961E0"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22639126"/>
                <w:placeholder>
                  <w:docPart w:val="2A4634CAFCF08741B5EA50021E2476C5"/>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NA: Not Applicable / Non Applicable</w:t>
                </w:r>
              </w:sdtContent>
            </w:sdt>
          </w:p>
        </w:tc>
        <w:tc>
          <w:tcPr>
            <w:tcW w:w="3510" w:type="dxa"/>
            <w:vAlign w:val="center"/>
          </w:tcPr>
          <w:p w14:paraId="24377B79" w14:textId="301EDEC8" w:rsidR="009B214B" w:rsidRPr="00546136" w:rsidRDefault="009B214B" w:rsidP="009B214B">
            <w:pPr>
              <w:autoSpaceDE w:val="0"/>
              <w:autoSpaceDN w:val="0"/>
              <w:adjustRightInd w:val="0"/>
              <w:rPr>
                <w:rFonts w:ascii="Arial" w:hAnsi="Arial" w:cs="Arial"/>
                <w:sz w:val="16"/>
                <w:szCs w:val="16"/>
              </w:rPr>
            </w:pPr>
            <w:r>
              <w:rPr>
                <w:rFonts w:ascii="Arial" w:hAnsi="Arial" w:cs="Arial"/>
                <w:sz w:val="16"/>
                <w:szCs w:val="16"/>
              </w:rPr>
              <w:t>No composite materials are used.</w:t>
            </w:r>
          </w:p>
        </w:tc>
        <w:tc>
          <w:tcPr>
            <w:tcW w:w="2741" w:type="dxa"/>
          </w:tcPr>
          <w:p w14:paraId="02247C39" w14:textId="77777777" w:rsidR="009B214B" w:rsidRPr="0068679C" w:rsidRDefault="009B214B" w:rsidP="009B214B">
            <w:pPr>
              <w:rPr>
                <w:rFonts w:ascii="Arial" w:hAnsi="Arial" w:cs="Arial"/>
                <w:sz w:val="16"/>
                <w:szCs w:val="16"/>
              </w:rPr>
            </w:pPr>
          </w:p>
        </w:tc>
      </w:tr>
      <w:tr w:rsidR="009B214B" w:rsidRPr="00F663C7" w14:paraId="6A0A661A" w14:textId="77777777" w:rsidTr="00973506">
        <w:tc>
          <w:tcPr>
            <w:tcW w:w="13896" w:type="dxa"/>
            <w:gridSpan w:val="5"/>
          </w:tcPr>
          <w:p w14:paraId="39B82FB1" w14:textId="51F26DEB" w:rsidR="009B214B" w:rsidRPr="00F663C7" w:rsidRDefault="009B214B" w:rsidP="009B214B">
            <w:pPr>
              <w:rPr>
                <w:rFonts w:eastAsiaTheme="minorHAnsi"/>
                <w:sz w:val="22"/>
              </w:rPr>
            </w:pPr>
            <w:r>
              <w:rPr>
                <w:rFonts w:ascii="Arial" w:eastAsiaTheme="minorHAnsi" w:hAnsi="Arial" w:cs="Arial"/>
                <w:b/>
                <w:bCs/>
                <w:color w:val="33CD33"/>
                <w:lang w:val="fr-CA"/>
              </w:rPr>
              <w:t>T</w:t>
            </w:r>
            <w:r>
              <w:rPr>
                <w:rFonts w:ascii="Arial" w:eastAsiaTheme="minorHAnsi" w:hAnsi="Arial" w:cs="Arial"/>
                <w:b/>
                <w:bCs/>
                <w:color w:val="33CD33"/>
                <w:sz w:val="19"/>
                <w:szCs w:val="19"/>
                <w:lang w:val="fr-CA"/>
              </w:rPr>
              <w:t>EMPERATURES</w:t>
            </w:r>
          </w:p>
        </w:tc>
      </w:tr>
      <w:tr w:rsidR="009B214B" w:rsidRPr="00360DE6" w14:paraId="2CC313E5" w14:textId="77777777" w:rsidTr="007E4751">
        <w:tc>
          <w:tcPr>
            <w:tcW w:w="1975" w:type="dxa"/>
          </w:tcPr>
          <w:p w14:paraId="2BFBD441"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EX-0-MNU-01200</w:t>
            </w:r>
            <w:r>
              <w:rPr>
                <w:rFonts w:ascii="Arial" w:hAnsi="Arial" w:cs="Arial"/>
                <w:b/>
                <w:sz w:val="18"/>
                <w:lang w:val="fr-CA"/>
              </w:rPr>
              <w:t>*</w:t>
            </w:r>
          </w:p>
        </w:tc>
        <w:tc>
          <w:tcPr>
            <w:tcW w:w="4050" w:type="dxa"/>
          </w:tcPr>
          <w:p w14:paraId="73F4F4E5" w14:textId="0214ADAD" w:rsidR="009B214B" w:rsidRPr="0088714B" w:rsidRDefault="009B214B" w:rsidP="009B214B">
            <w:pPr>
              <w:autoSpaceDE w:val="0"/>
              <w:autoSpaceDN w:val="0"/>
              <w:adjustRightInd w:val="0"/>
              <w:spacing w:before="60" w:after="60"/>
              <w:rPr>
                <w:rFonts w:ascii="Arial" w:hAnsi="Arial" w:cs="Arial"/>
                <w:sz w:val="16"/>
                <w:szCs w:val="16"/>
              </w:rPr>
            </w:pPr>
            <w:r w:rsidRPr="0088714B">
              <w:rPr>
                <w:rFonts w:ascii="Arial" w:hAnsi="Arial" w:cs="Arial"/>
                <w:sz w:val="16"/>
                <w:szCs w:val="16"/>
              </w:rPr>
              <w:t>Experiment managers shall undertake to package their experiment</w:t>
            </w:r>
            <w:r>
              <w:rPr>
                <w:rFonts w:ascii="Arial" w:hAnsi="Arial" w:cs="Arial"/>
                <w:sz w:val="16"/>
                <w:szCs w:val="16"/>
              </w:rPr>
              <w:t xml:space="preserve">s in such a way as to eliminate </w:t>
            </w:r>
            <w:r w:rsidRPr="0088714B">
              <w:rPr>
                <w:rFonts w:ascii="Arial" w:hAnsi="Arial" w:cs="Arial"/>
                <w:sz w:val="16"/>
                <w:szCs w:val="16"/>
              </w:rPr>
              <w:t>any risk of deterioration of their equipment during the different pha</w:t>
            </w:r>
            <w:r>
              <w:rPr>
                <w:rFonts w:ascii="Arial" w:hAnsi="Arial" w:cs="Arial"/>
                <w:sz w:val="16"/>
                <w:szCs w:val="16"/>
              </w:rPr>
              <w:t xml:space="preserve">ses of the flight and to enable </w:t>
            </w:r>
            <w:r w:rsidRPr="0088714B">
              <w:rPr>
                <w:rFonts w:ascii="Arial" w:hAnsi="Arial" w:cs="Arial"/>
                <w:sz w:val="16"/>
                <w:szCs w:val="16"/>
              </w:rPr>
              <w:t xml:space="preserve">the equipment to withstand the stresses due to the launch </w:t>
            </w:r>
            <w:r>
              <w:rPr>
                <w:rFonts w:ascii="Arial" w:hAnsi="Arial" w:cs="Arial"/>
                <w:sz w:val="16"/>
                <w:szCs w:val="16"/>
              </w:rPr>
              <w:t xml:space="preserve">and recovery operations. And in </w:t>
            </w:r>
            <w:r w:rsidRPr="0088714B">
              <w:rPr>
                <w:rFonts w:ascii="Arial" w:hAnsi="Arial" w:cs="Arial"/>
                <w:sz w:val="16"/>
                <w:szCs w:val="16"/>
              </w:rPr>
              <w:t>particular:</w:t>
            </w:r>
          </w:p>
          <w:p w14:paraId="6F54463F" w14:textId="1327D47C" w:rsidR="009B214B" w:rsidRPr="0088714B" w:rsidRDefault="009B214B" w:rsidP="009B214B">
            <w:pPr>
              <w:pStyle w:val="ListParagraph"/>
              <w:numPr>
                <w:ilvl w:val="0"/>
                <w:numId w:val="22"/>
              </w:numPr>
              <w:autoSpaceDE w:val="0"/>
              <w:autoSpaceDN w:val="0"/>
              <w:adjustRightInd w:val="0"/>
              <w:spacing w:before="60" w:after="60"/>
              <w:rPr>
                <w:rFonts w:ascii="Arial" w:hAnsi="Arial" w:cs="Arial"/>
                <w:sz w:val="16"/>
                <w:szCs w:val="16"/>
              </w:rPr>
            </w:pPr>
            <w:r w:rsidRPr="0088714B">
              <w:rPr>
                <w:rFonts w:ascii="Arial" w:hAnsi="Arial" w:cs="Arial"/>
                <w:sz w:val="16"/>
                <w:szCs w:val="16"/>
              </w:rPr>
              <w:t xml:space="preserve"> thermal protection of equipment carried on board for temperatures ranging between - 80°C and + 50° C.</w:t>
            </w:r>
          </w:p>
          <w:p w14:paraId="55EC6444" w14:textId="2F34704A" w:rsidR="009B214B" w:rsidRPr="0088714B" w:rsidRDefault="009B214B" w:rsidP="009B214B">
            <w:pPr>
              <w:pStyle w:val="ListParagraph"/>
              <w:numPr>
                <w:ilvl w:val="0"/>
                <w:numId w:val="22"/>
              </w:numPr>
              <w:autoSpaceDE w:val="0"/>
              <w:autoSpaceDN w:val="0"/>
              <w:adjustRightInd w:val="0"/>
              <w:spacing w:before="60" w:after="60"/>
              <w:rPr>
                <w:rFonts w:ascii="Arial" w:hAnsi="Arial" w:cs="Arial"/>
                <w:sz w:val="16"/>
                <w:szCs w:val="16"/>
              </w:rPr>
            </w:pPr>
            <w:r w:rsidRPr="0088714B">
              <w:rPr>
                <w:rFonts w:ascii="Arial" w:hAnsi="Arial" w:cs="Arial"/>
                <w:sz w:val="16"/>
                <w:szCs w:val="16"/>
              </w:rPr>
              <w:t xml:space="preserve"> protection against rain and frost (in particular for optical devices).</w:t>
            </w:r>
          </w:p>
          <w:p w14:paraId="6693436D" w14:textId="491C18B3" w:rsidR="009B214B" w:rsidRPr="009C0DA2" w:rsidRDefault="009B214B" w:rsidP="009B214B">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L’expérimentateur s’engage à réaliser le conditionnement de son expérience de manière à éliminer les risques de détérioration de son matériel pendant les différentes phases du vol et à résister aux contraintes dues aux opérations de lancement et de récupération. Et en particulier :</w:t>
            </w:r>
          </w:p>
          <w:p w14:paraId="3A8E9F8A" w14:textId="77777777" w:rsidR="009B214B" w:rsidRPr="009C0DA2" w:rsidRDefault="009B214B" w:rsidP="009B214B">
            <w:pPr>
              <w:numPr>
                <w:ilvl w:val="0"/>
                <w:numId w:val="23"/>
              </w:num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une protection thermique des appareils embarqués pour une température variant entre - 80°C et + 50° C.</w:t>
            </w:r>
          </w:p>
          <w:p w14:paraId="0C8B3D0A" w14:textId="77777777" w:rsidR="009B214B" w:rsidRPr="009C0DA2" w:rsidRDefault="009B214B" w:rsidP="009B214B">
            <w:pPr>
              <w:numPr>
                <w:ilvl w:val="0"/>
                <w:numId w:val="23"/>
              </w:numPr>
              <w:autoSpaceDE w:val="0"/>
              <w:autoSpaceDN w:val="0"/>
              <w:adjustRightInd w:val="0"/>
              <w:spacing w:before="60" w:after="60"/>
              <w:rPr>
                <w:rFonts w:ascii="Arial" w:hAnsi="Arial" w:cs="Arial"/>
                <w:sz w:val="16"/>
                <w:szCs w:val="16"/>
                <w:lang w:val="fr-CA"/>
              </w:rPr>
            </w:pPr>
            <w:r w:rsidRPr="009C0DA2">
              <w:rPr>
                <w:rFonts w:ascii="Arial" w:hAnsi="Arial" w:cs="Arial"/>
                <w:i/>
                <w:sz w:val="16"/>
                <w:szCs w:val="16"/>
                <w:lang w:val="fr-CA"/>
              </w:rPr>
              <w:lastRenderedPageBreak/>
              <w:t>une protection contre la pluie et le givre (en particulier pour les appareils optiques).</w:t>
            </w:r>
          </w:p>
        </w:tc>
        <w:tc>
          <w:tcPr>
            <w:tcW w:w="1620" w:type="dxa"/>
            <w:vAlign w:val="center"/>
          </w:tcPr>
          <w:p w14:paraId="54B15C2F" w14:textId="0B076C00"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1182167335"/>
                <w:placeholder>
                  <w:docPart w:val="8A6D8FAF55500B4D8A93A54F180C8E6D"/>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11149E5F" w14:textId="77777777" w:rsidR="00DD1C61" w:rsidRDefault="00DD1C61" w:rsidP="00DD1C61">
            <w:pPr>
              <w:rPr>
                <w:rFonts w:ascii="Arial" w:hAnsi="Arial" w:cs="Arial"/>
                <w:sz w:val="16"/>
                <w:szCs w:val="16"/>
              </w:rPr>
            </w:pPr>
            <w:r>
              <w:rPr>
                <w:rFonts w:ascii="Arial" w:hAnsi="Arial" w:cs="Arial"/>
                <w:sz w:val="16"/>
                <w:szCs w:val="16"/>
              </w:rPr>
              <w:t>Payload is secured using strap and Velcro provided by CSA and CNES. No mechanical load applied to the enclosure.</w:t>
            </w:r>
          </w:p>
          <w:p w14:paraId="5F0C6AF7" w14:textId="77777777" w:rsidR="00DD1C61" w:rsidRDefault="00DD1C61" w:rsidP="00DD1C61">
            <w:pPr>
              <w:rPr>
                <w:rFonts w:ascii="Arial" w:hAnsi="Arial" w:cs="Arial"/>
                <w:sz w:val="16"/>
                <w:szCs w:val="16"/>
              </w:rPr>
            </w:pPr>
          </w:p>
          <w:p w14:paraId="59509D00" w14:textId="7A70785E" w:rsidR="00AA1F61" w:rsidRPr="00866BF1" w:rsidRDefault="00DD1C61" w:rsidP="00DD1C61">
            <w:pPr>
              <w:rPr>
                <w:rFonts w:ascii="Arial" w:hAnsi="Arial" w:cs="Arial"/>
                <w:sz w:val="16"/>
                <w:szCs w:val="16"/>
              </w:rPr>
            </w:pPr>
            <w:r>
              <w:rPr>
                <w:rFonts w:ascii="Arial" w:hAnsi="Arial" w:cs="Arial"/>
                <w:sz w:val="16"/>
                <w:szCs w:val="16"/>
              </w:rPr>
              <w:t xml:space="preserve">Survivability to temperature range is mission critical but not safety critical. </w:t>
            </w:r>
            <w:r w:rsidRPr="00657FAA">
              <w:rPr>
                <w:rFonts w:ascii="Arial" w:hAnsi="Arial" w:cs="Arial"/>
                <w:sz w:val="16"/>
                <w:szCs w:val="16"/>
              </w:rPr>
              <w:t xml:space="preserve">In case of failure, the </w:t>
            </w:r>
            <w:r>
              <w:rPr>
                <w:rFonts w:ascii="Arial" w:hAnsi="Arial" w:cs="Arial"/>
                <w:sz w:val="16"/>
                <w:szCs w:val="16"/>
              </w:rPr>
              <w:t>instrument</w:t>
            </w:r>
            <w:r w:rsidRPr="00657FAA">
              <w:rPr>
                <w:rFonts w:ascii="Arial" w:hAnsi="Arial" w:cs="Arial"/>
                <w:sz w:val="16"/>
                <w:szCs w:val="16"/>
              </w:rPr>
              <w:t xml:space="preserve"> will remain in a passive state</w:t>
            </w:r>
          </w:p>
        </w:tc>
        <w:tc>
          <w:tcPr>
            <w:tcW w:w="2741" w:type="dxa"/>
          </w:tcPr>
          <w:p w14:paraId="2C96B5A4" w14:textId="7498C338" w:rsidR="009B214B" w:rsidRPr="00866BF1" w:rsidRDefault="009B214B" w:rsidP="009B214B">
            <w:pPr>
              <w:spacing w:before="60" w:after="60"/>
              <w:rPr>
                <w:rFonts w:ascii="Arial" w:hAnsi="Arial" w:cs="Arial"/>
                <w:sz w:val="16"/>
                <w:szCs w:val="16"/>
              </w:rPr>
            </w:pPr>
          </w:p>
        </w:tc>
      </w:tr>
      <w:tr w:rsidR="009B214B" w:rsidRPr="00360DE6" w14:paraId="30030C67" w14:textId="77777777" w:rsidTr="00A626B9">
        <w:tc>
          <w:tcPr>
            <w:tcW w:w="1975" w:type="dxa"/>
          </w:tcPr>
          <w:p w14:paraId="52DEFE53"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EX-0-MNU-01210</w:t>
            </w:r>
            <w:r>
              <w:rPr>
                <w:rFonts w:ascii="Arial" w:hAnsi="Arial" w:cs="Arial"/>
                <w:b/>
                <w:sz w:val="18"/>
                <w:lang w:val="fr-CA"/>
              </w:rPr>
              <w:t>*</w:t>
            </w:r>
          </w:p>
        </w:tc>
        <w:tc>
          <w:tcPr>
            <w:tcW w:w="4050" w:type="dxa"/>
          </w:tcPr>
          <w:p w14:paraId="2C2CCEB5" w14:textId="04F02F3C" w:rsidR="009B214B" w:rsidRPr="0088714B" w:rsidRDefault="009B214B" w:rsidP="009B214B">
            <w:pPr>
              <w:autoSpaceDE w:val="0"/>
              <w:autoSpaceDN w:val="0"/>
              <w:adjustRightInd w:val="0"/>
              <w:spacing w:before="60"/>
              <w:rPr>
                <w:rFonts w:ascii="Arial" w:hAnsi="Arial" w:cs="Arial"/>
                <w:sz w:val="16"/>
                <w:szCs w:val="16"/>
              </w:rPr>
            </w:pPr>
            <w:r w:rsidRPr="0088714B">
              <w:rPr>
                <w:rFonts w:ascii="Arial" w:hAnsi="Arial" w:cs="Arial"/>
                <w:sz w:val="16"/>
                <w:szCs w:val="16"/>
              </w:rPr>
              <w:t>It must be possible to store the various components of the PLG identified as critical (at least the</w:t>
            </w:r>
            <w:r>
              <w:rPr>
                <w:rFonts w:ascii="Arial" w:hAnsi="Arial" w:cs="Arial"/>
                <w:sz w:val="16"/>
                <w:szCs w:val="16"/>
              </w:rPr>
              <w:t xml:space="preserve"> </w:t>
            </w:r>
            <w:r w:rsidRPr="0088714B">
              <w:rPr>
                <w:rFonts w:ascii="Arial" w:hAnsi="Arial" w:cs="Arial"/>
                <w:sz w:val="16"/>
                <w:szCs w:val="16"/>
              </w:rPr>
              <w:t>structure) at temperatures that can range from -40°C to +50°C (tr</w:t>
            </w:r>
            <w:r>
              <w:rPr>
                <w:rFonts w:ascii="Arial" w:hAnsi="Arial" w:cs="Arial"/>
                <w:sz w:val="16"/>
                <w:szCs w:val="16"/>
              </w:rPr>
              <w:t xml:space="preserve">ansport, release site, recovery </w:t>
            </w:r>
            <w:r w:rsidRPr="0088714B">
              <w:rPr>
                <w:rFonts w:ascii="Arial" w:hAnsi="Arial" w:cs="Arial"/>
                <w:sz w:val="16"/>
                <w:szCs w:val="16"/>
              </w:rPr>
              <w:t>zone, etc.).</w:t>
            </w:r>
          </w:p>
          <w:p w14:paraId="13D0706F" w14:textId="71151497" w:rsidR="009B214B" w:rsidRPr="009C0DA2" w:rsidRDefault="009B214B" w:rsidP="009B214B">
            <w:pPr>
              <w:autoSpaceDE w:val="0"/>
              <w:autoSpaceDN w:val="0"/>
              <w:adjustRightInd w:val="0"/>
              <w:spacing w:before="60" w:after="60"/>
              <w:rPr>
                <w:rFonts w:ascii="Arial" w:hAnsi="Arial" w:cs="Arial"/>
                <w:i/>
                <w:sz w:val="16"/>
                <w:szCs w:val="16"/>
                <w:lang w:val="fr-CA"/>
              </w:rPr>
            </w:pPr>
            <w:r w:rsidRPr="0088714B">
              <w:rPr>
                <w:rFonts w:ascii="Arial" w:hAnsi="Arial" w:cs="Arial"/>
                <w:i/>
                <w:sz w:val="16"/>
                <w:szCs w:val="16"/>
                <w:lang w:val="fr-CA"/>
              </w:rPr>
              <w:t xml:space="preserve">Les différentes composantes identifiées critique (structure au minimum) de </w:t>
            </w:r>
            <w:r>
              <w:rPr>
                <w:rFonts w:ascii="Arial" w:hAnsi="Arial" w:cs="Arial"/>
                <w:i/>
                <w:sz w:val="16"/>
                <w:szCs w:val="16"/>
                <w:lang w:val="fr-CA"/>
              </w:rPr>
              <w:t xml:space="preserve">la NCU devront </w:t>
            </w:r>
            <w:r w:rsidRPr="0088714B">
              <w:rPr>
                <w:rFonts w:ascii="Arial" w:hAnsi="Arial" w:cs="Arial"/>
                <w:i/>
                <w:sz w:val="16"/>
                <w:szCs w:val="16"/>
                <w:lang w:val="fr-CA"/>
              </w:rPr>
              <w:t>pouvoir être stockées à des températures pouvant aller de –4</w:t>
            </w:r>
            <w:r>
              <w:rPr>
                <w:rFonts w:ascii="Arial" w:hAnsi="Arial" w:cs="Arial"/>
                <w:i/>
                <w:sz w:val="16"/>
                <w:szCs w:val="16"/>
                <w:lang w:val="fr-CA"/>
              </w:rPr>
              <w:t xml:space="preserve">0°C à +50°C (transport, site de </w:t>
            </w:r>
            <w:r w:rsidRPr="0088714B">
              <w:rPr>
                <w:rFonts w:ascii="Arial" w:hAnsi="Arial" w:cs="Arial"/>
                <w:i/>
                <w:sz w:val="16"/>
                <w:szCs w:val="16"/>
                <w:lang w:val="fr-CA"/>
              </w:rPr>
              <w:t>lâcher, zone de récupération,…</w:t>
            </w:r>
          </w:p>
        </w:tc>
        <w:tc>
          <w:tcPr>
            <w:tcW w:w="1620" w:type="dxa"/>
            <w:vAlign w:val="center"/>
          </w:tcPr>
          <w:p w14:paraId="3E75FD2F" w14:textId="0AA41890"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2081939157"/>
                <w:placeholder>
                  <w:docPart w:val="A83CD10A42729B4B9BA83830378A2174"/>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bottom"/>
          </w:tcPr>
          <w:p w14:paraId="4C18C59D" w14:textId="77777777" w:rsidR="009B214B" w:rsidRPr="00866BF1" w:rsidRDefault="009B214B" w:rsidP="009B214B">
            <w:pPr>
              <w:spacing w:before="60" w:after="60"/>
              <w:rPr>
                <w:rFonts w:ascii="Arial" w:hAnsi="Arial" w:cs="Arial"/>
                <w:sz w:val="16"/>
                <w:szCs w:val="16"/>
              </w:rPr>
            </w:pPr>
          </w:p>
          <w:p w14:paraId="473A546A" w14:textId="77777777" w:rsidR="00DD1C61" w:rsidRPr="00657FAA" w:rsidRDefault="00DD1C61" w:rsidP="00DD1C61">
            <w:pPr>
              <w:spacing w:before="60" w:after="60"/>
              <w:rPr>
                <w:rFonts w:ascii="Arial" w:hAnsi="Arial" w:cs="Arial"/>
                <w:sz w:val="16"/>
                <w:szCs w:val="16"/>
              </w:rPr>
            </w:pPr>
            <w:r w:rsidRPr="00657FAA">
              <w:rPr>
                <w:rFonts w:ascii="Arial" w:hAnsi="Arial" w:cs="Arial"/>
                <w:sz w:val="16"/>
                <w:szCs w:val="16"/>
              </w:rPr>
              <w:t>The campaign will be held in August and September in Timmins as last year.</w:t>
            </w:r>
            <w:r>
              <w:rPr>
                <w:rFonts w:ascii="Arial" w:hAnsi="Arial" w:cs="Arial"/>
                <w:sz w:val="16"/>
                <w:szCs w:val="16"/>
              </w:rPr>
              <w:t xml:space="preserve"> Storage condition will not reach -40</w:t>
            </w:r>
            <w:r w:rsidRPr="0088714B">
              <w:rPr>
                <w:rFonts w:ascii="Arial" w:hAnsi="Arial" w:cs="Arial"/>
                <w:sz w:val="16"/>
                <w:szCs w:val="16"/>
              </w:rPr>
              <w:t>°C</w:t>
            </w:r>
          </w:p>
          <w:p w14:paraId="23C53F99" w14:textId="77777777" w:rsidR="00DD1C61" w:rsidRPr="00657FAA" w:rsidRDefault="00DD1C61" w:rsidP="00DD1C61">
            <w:pPr>
              <w:spacing w:before="60" w:after="60"/>
              <w:rPr>
                <w:rFonts w:ascii="Arial" w:hAnsi="Arial" w:cs="Arial"/>
                <w:sz w:val="16"/>
                <w:szCs w:val="16"/>
              </w:rPr>
            </w:pPr>
            <w:r w:rsidRPr="00657FAA">
              <w:rPr>
                <w:rFonts w:ascii="Arial" w:hAnsi="Arial" w:cs="Arial"/>
                <w:sz w:val="16"/>
                <w:szCs w:val="16"/>
              </w:rPr>
              <w:t>No security risks but rather related to mission success in the case of electronics.</w:t>
            </w:r>
          </w:p>
          <w:p w14:paraId="2BB2794A" w14:textId="6125A94C" w:rsidR="009B214B" w:rsidRPr="00866BF1" w:rsidRDefault="00DD1C61" w:rsidP="00DD1C61">
            <w:pPr>
              <w:spacing w:before="60" w:after="60"/>
              <w:rPr>
                <w:rFonts w:ascii="Arial" w:hAnsi="Arial" w:cs="Arial"/>
                <w:sz w:val="16"/>
                <w:szCs w:val="16"/>
              </w:rPr>
            </w:pPr>
            <w:r w:rsidRPr="00657FAA">
              <w:rPr>
                <w:rFonts w:ascii="Arial" w:hAnsi="Arial" w:cs="Arial"/>
                <w:sz w:val="16"/>
                <w:szCs w:val="16"/>
              </w:rPr>
              <w:t xml:space="preserve">In case of failure, the </w:t>
            </w:r>
            <w:r>
              <w:rPr>
                <w:rFonts w:ascii="Arial" w:hAnsi="Arial" w:cs="Arial"/>
                <w:sz w:val="16"/>
                <w:szCs w:val="16"/>
              </w:rPr>
              <w:t>instrument</w:t>
            </w:r>
            <w:r w:rsidRPr="00657FAA">
              <w:rPr>
                <w:rFonts w:ascii="Arial" w:hAnsi="Arial" w:cs="Arial"/>
                <w:sz w:val="16"/>
                <w:szCs w:val="16"/>
              </w:rPr>
              <w:t xml:space="preserve"> will remain in a passive state</w:t>
            </w:r>
          </w:p>
        </w:tc>
        <w:tc>
          <w:tcPr>
            <w:tcW w:w="2741" w:type="dxa"/>
          </w:tcPr>
          <w:p w14:paraId="69D51E94" w14:textId="0416C2F1" w:rsidR="009B214B" w:rsidRPr="00866BF1" w:rsidRDefault="009B214B" w:rsidP="009B214B">
            <w:pPr>
              <w:spacing w:before="60" w:after="60"/>
              <w:rPr>
                <w:rFonts w:ascii="Arial" w:hAnsi="Arial" w:cs="Arial"/>
                <w:sz w:val="16"/>
                <w:szCs w:val="16"/>
              </w:rPr>
            </w:pPr>
          </w:p>
        </w:tc>
      </w:tr>
      <w:tr w:rsidR="009B214B" w:rsidRPr="00360DE6" w14:paraId="7622BAF6" w14:textId="77777777" w:rsidTr="00973506">
        <w:tc>
          <w:tcPr>
            <w:tcW w:w="13896" w:type="dxa"/>
            <w:gridSpan w:val="5"/>
          </w:tcPr>
          <w:p w14:paraId="0A3D8BA4" w14:textId="53FEB0E5" w:rsidR="009B214B" w:rsidRPr="00F663C7" w:rsidRDefault="009B214B" w:rsidP="009B214B">
            <w:pPr>
              <w:rPr>
                <w:rFonts w:eastAsiaTheme="minorHAnsi"/>
                <w:sz w:val="22"/>
                <w:lang w:val="fr-CA"/>
              </w:rPr>
            </w:pPr>
            <w:r>
              <w:rPr>
                <w:rFonts w:ascii="Arial" w:eastAsiaTheme="minorHAnsi" w:hAnsi="Arial" w:cs="Arial"/>
                <w:b/>
                <w:bCs/>
                <w:color w:val="33CD33"/>
                <w:lang w:val="fr-CA"/>
              </w:rPr>
              <w:t>T</w:t>
            </w:r>
            <w:r>
              <w:rPr>
                <w:rFonts w:ascii="Arial" w:eastAsiaTheme="minorHAnsi" w:hAnsi="Arial" w:cs="Arial"/>
                <w:b/>
                <w:bCs/>
                <w:color w:val="33CD33"/>
                <w:sz w:val="19"/>
                <w:szCs w:val="19"/>
                <w:lang w:val="fr-CA"/>
              </w:rPr>
              <w:t>RANSPORT</w:t>
            </w:r>
          </w:p>
        </w:tc>
      </w:tr>
      <w:tr w:rsidR="009B214B" w:rsidRPr="0008736C" w14:paraId="5C2F335E" w14:textId="77777777" w:rsidTr="00DB5226">
        <w:tc>
          <w:tcPr>
            <w:tcW w:w="1975" w:type="dxa"/>
          </w:tcPr>
          <w:p w14:paraId="2D6B6BE6"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EX-0-MNU-01300</w:t>
            </w:r>
            <w:r>
              <w:rPr>
                <w:rFonts w:ascii="Arial" w:hAnsi="Arial" w:cs="Arial"/>
                <w:b/>
                <w:sz w:val="18"/>
                <w:lang w:val="fr-CA"/>
              </w:rPr>
              <w:t>*</w:t>
            </w:r>
          </w:p>
        </w:tc>
        <w:tc>
          <w:tcPr>
            <w:tcW w:w="4050" w:type="dxa"/>
          </w:tcPr>
          <w:p w14:paraId="172CD153" w14:textId="76BD3F9A" w:rsidR="009B214B" w:rsidRPr="00F16FE3" w:rsidRDefault="009B214B" w:rsidP="009B214B">
            <w:pPr>
              <w:autoSpaceDE w:val="0"/>
              <w:autoSpaceDN w:val="0"/>
              <w:adjustRightInd w:val="0"/>
              <w:spacing w:before="60" w:after="60"/>
              <w:rPr>
                <w:rFonts w:ascii="Arial" w:hAnsi="Arial" w:cs="Arial"/>
                <w:sz w:val="16"/>
                <w:szCs w:val="16"/>
              </w:rPr>
            </w:pPr>
            <w:r w:rsidRPr="00F16FE3">
              <w:rPr>
                <w:rFonts w:ascii="Arial" w:hAnsi="Arial" w:cs="Arial"/>
                <w:sz w:val="16"/>
                <w:szCs w:val="16"/>
              </w:rPr>
              <w:t>In cases wher</w:t>
            </w:r>
            <w:r>
              <w:rPr>
                <w:rFonts w:ascii="Arial" w:hAnsi="Arial" w:cs="Arial"/>
                <w:sz w:val="16"/>
                <w:szCs w:val="16"/>
              </w:rPr>
              <w:t xml:space="preserve">e CNES takes responsibility for </w:t>
            </w:r>
            <w:r w:rsidRPr="00F16FE3">
              <w:rPr>
                <w:rFonts w:ascii="Arial" w:hAnsi="Arial" w:cs="Arial"/>
                <w:sz w:val="16"/>
                <w:szCs w:val="16"/>
              </w:rPr>
              <w:t>transporting the PL</w:t>
            </w:r>
            <w:r>
              <w:rPr>
                <w:rFonts w:ascii="Arial" w:hAnsi="Arial" w:cs="Arial"/>
                <w:sz w:val="16"/>
                <w:szCs w:val="16"/>
              </w:rPr>
              <w:t xml:space="preserve">G or an instrument, if specific </w:t>
            </w:r>
            <w:r w:rsidRPr="00F16FE3">
              <w:rPr>
                <w:rFonts w:ascii="Arial" w:hAnsi="Arial" w:cs="Arial"/>
                <w:sz w:val="16"/>
                <w:szCs w:val="16"/>
              </w:rPr>
              <w:t>precautions are to be taken, the PI will be required to pro</w:t>
            </w:r>
            <w:r>
              <w:rPr>
                <w:rFonts w:ascii="Arial" w:hAnsi="Arial" w:cs="Arial"/>
                <w:sz w:val="16"/>
                <w:szCs w:val="16"/>
              </w:rPr>
              <w:t xml:space="preserve">vide the appropriate regulatory </w:t>
            </w:r>
            <w:r w:rsidRPr="00F16FE3">
              <w:rPr>
                <w:rFonts w:ascii="Arial" w:hAnsi="Arial" w:cs="Arial"/>
                <w:sz w:val="16"/>
                <w:szCs w:val="16"/>
              </w:rPr>
              <w:t>packaging.</w:t>
            </w:r>
          </w:p>
          <w:p w14:paraId="4D076B9B" w14:textId="211AAB5D" w:rsidR="009B214B" w:rsidRPr="009C0DA2" w:rsidRDefault="009B214B" w:rsidP="009B214B">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Dans le cas où le CNES prend en charge le transport de la NCU ou d’un l’instrument, si des précautions particulières sont à prendre, le PI devra fournir le conditionnement adapté et réglementaire.</w:t>
            </w:r>
          </w:p>
        </w:tc>
        <w:tc>
          <w:tcPr>
            <w:tcW w:w="1620" w:type="dxa"/>
            <w:vAlign w:val="center"/>
          </w:tcPr>
          <w:p w14:paraId="30B7F34C" w14:textId="50215A00"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1957087329"/>
                <w:placeholder>
                  <w:docPart w:val="58E9D4125E93614D9B6E311BC79BB8D0"/>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NA: Not Applicable / Non Applicable</w:t>
                </w:r>
              </w:sdtContent>
            </w:sdt>
          </w:p>
        </w:tc>
        <w:tc>
          <w:tcPr>
            <w:tcW w:w="3510" w:type="dxa"/>
            <w:vAlign w:val="center"/>
          </w:tcPr>
          <w:p w14:paraId="577145AA" w14:textId="77777777" w:rsidR="00DD1C61" w:rsidRPr="00A517AD" w:rsidRDefault="00DD1C61" w:rsidP="00DD1C61">
            <w:pPr>
              <w:spacing w:before="60" w:after="60"/>
              <w:rPr>
                <w:rFonts w:ascii="Arial" w:hAnsi="Arial" w:cs="Arial"/>
                <w:sz w:val="16"/>
                <w:szCs w:val="16"/>
              </w:rPr>
            </w:pPr>
            <w:r w:rsidRPr="00A517AD">
              <w:rPr>
                <w:rFonts w:ascii="Arial" w:hAnsi="Arial" w:cs="Arial"/>
                <w:sz w:val="16"/>
                <w:szCs w:val="16"/>
              </w:rPr>
              <w:t>! Not applicable</w:t>
            </w:r>
            <w:r>
              <w:rPr>
                <w:rFonts w:ascii="Arial" w:hAnsi="Arial" w:cs="Arial"/>
                <w:sz w:val="16"/>
                <w:szCs w:val="16"/>
              </w:rPr>
              <w:t>. CNES does not support the transportation of Canadian payloads.</w:t>
            </w:r>
          </w:p>
          <w:p w14:paraId="7E57C975" w14:textId="2F8A75C2" w:rsidR="009B214B" w:rsidRPr="00DD1C61" w:rsidRDefault="00DD1C61" w:rsidP="00DD1C61">
            <w:pPr>
              <w:rPr>
                <w:rFonts w:ascii="Arial" w:hAnsi="Arial" w:cs="Arial"/>
                <w:sz w:val="16"/>
                <w:szCs w:val="16"/>
                <w:lang w:val="fr-CA"/>
              </w:rPr>
            </w:pPr>
            <w:r w:rsidRPr="009A4FC0">
              <w:rPr>
                <w:rFonts w:ascii="Arial" w:hAnsi="Arial" w:cs="Arial"/>
                <w:i/>
                <w:sz w:val="16"/>
                <w:szCs w:val="16"/>
                <w:lang w:val="fr-CA"/>
              </w:rPr>
              <w:t xml:space="preserve">! </w:t>
            </w:r>
            <w:r w:rsidRPr="006F48F5">
              <w:rPr>
                <w:rFonts w:ascii="Arial" w:hAnsi="Arial" w:cs="Arial"/>
                <w:i/>
                <w:sz w:val="16"/>
                <w:szCs w:val="16"/>
                <w:lang w:val="fr-CA"/>
              </w:rPr>
              <w:t>Pas applicable. Le CNES ne prend pas en charge le transport des CU</w:t>
            </w:r>
            <w:r>
              <w:rPr>
                <w:rFonts w:ascii="Arial" w:hAnsi="Arial" w:cs="Arial"/>
                <w:i/>
                <w:sz w:val="16"/>
                <w:szCs w:val="16"/>
                <w:lang w:val="fr-CA"/>
              </w:rPr>
              <w:t xml:space="preserve"> canadiennes</w:t>
            </w:r>
            <w:r w:rsidRPr="006F48F5">
              <w:rPr>
                <w:rFonts w:ascii="Arial" w:hAnsi="Arial" w:cs="Arial"/>
                <w:i/>
                <w:sz w:val="16"/>
                <w:szCs w:val="16"/>
                <w:lang w:val="fr-CA"/>
              </w:rPr>
              <w:t>.</w:t>
            </w:r>
          </w:p>
        </w:tc>
        <w:tc>
          <w:tcPr>
            <w:tcW w:w="2741" w:type="dxa"/>
          </w:tcPr>
          <w:p w14:paraId="74402743" w14:textId="77777777" w:rsidR="009B214B" w:rsidRPr="00DD1C61" w:rsidRDefault="009B214B" w:rsidP="009B214B">
            <w:pPr>
              <w:rPr>
                <w:rFonts w:ascii="Arial" w:hAnsi="Arial" w:cs="Arial"/>
                <w:sz w:val="16"/>
                <w:szCs w:val="16"/>
                <w:lang w:val="fr-CA"/>
              </w:rPr>
            </w:pPr>
          </w:p>
        </w:tc>
      </w:tr>
      <w:tr w:rsidR="009B214B" w:rsidRPr="00360DE6" w14:paraId="27669D38" w14:textId="77777777" w:rsidTr="00973506">
        <w:tc>
          <w:tcPr>
            <w:tcW w:w="13896" w:type="dxa"/>
            <w:gridSpan w:val="5"/>
          </w:tcPr>
          <w:p w14:paraId="48D7E672" w14:textId="77777777" w:rsidR="009B214B" w:rsidRDefault="009B214B" w:rsidP="009B214B">
            <w:pPr>
              <w:rPr>
                <w:rFonts w:ascii="Arial" w:eastAsiaTheme="minorHAnsi" w:hAnsi="Arial" w:cs="Arial"/>
                <w:b/>
                <w:bCs/>
                <w:color w:val="0000FF"/>
                <w:lang w:val="fr-CA"/>
              </w:rPr>
            </w:pPr>
            <w:r>
              <w:rPr>
                <w:rFonts w:ascii="Arial" w:eastAsiaTheme="minorHAnsi" w:hAnsi="Arial" w:cs="Arial"/>
                <w:b/>
                <w:bCs/>
                <w:color w:val="0000FF"/>
                <w:lang w:val="fr-CA"/>
              </w:rPr>
              <w:t>ELECTRICAL AND RADIOELECTRIC RISKS</w:t>
            </w:r>
          </w:p>
          <w:p w14:paraId="3D2DF6EC" w14:textId="00EB5C1D" w:rsidR="009B214B" w:rsidRPr="00F663C7" w:rsidRDefault="009B214B" w:rsidP="009B214B">
            <w:pPr>
              <w:rPr>
                <w:rFonts w:eastAsiaTheme="minorHAnsi"/>
                <w:sz w:val="22"/>
                <w:lang w:val="fr-CA"/>
              </w:rPr>
            </w:pPr>
            <w:r>
              <w:rPr>
                <w:rFonts w:ascii="Arial" w:eastAsiaTheme="minorHAnsi" w:hAnsi="Arial" w:cs="Arial"/>
                <w:b/>
                <w:bCs/>
                <w:color w:val="3953A5"/>
                <w:sz w:val="23"/>
                <w:szCs w:val="23"/>
                <w:lang w:val="fr-CA"/>
              </w:rPr>
              <w:t>RISQUES ELECTRIQUES ET RADIOELECTRIQUES</w:t>
            </w:r>
          </w:p>
        </w:tc>
      </w:tr>
      <w:tr w:rsidR="009B214B" w:rsidRPr="003C3E85" w14:paraId="4FC14225" w14:textId="77777777" w:rsidTr="007E4751">
        <w:tc>
          <w:tcPr>
            <w:tcW w:w="1975" w:type="dxa"/>
          </w:tcPr>
          <w:p w14:paraId="26AA2CE3"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EX-0-MNU-20000</w:t>
            </w:r>
            <w:r>
              <w:rPr>
                <w:rFonts w:ascii="Arial" w:hAnsi="Arial" w:cs="Arial"/>
                <w:b/>
                <w:sz w:val="18"/>
                <w:lang w:val="fr-CA"/>
              </w:rPr>
              <w:t>*</w:t>
            </w:r>
          </w:p>
        </w:tc>
        <w:tc>
          <w:tcPr>
            <w:tcW w:w="4050" w:type="dxa"/>
          </w:tcPr>
          <w:p w14:paraId="46D8673F" w14:textId="06FE6EBF" w:rsidR="009B214B" w:rsidRPr="0090499A" w:rsidRDefault="009B214B" w:rsidP="009B214B">
            <w:pPr>
              <w:autoSpaceDE w:val="0"/>
              <w:autoSpaceDN w:val="0"/>
              <w:adjustRightInd w:val="0"/>
              <w:spacing w:before="60" w:after="60"/>
              <w:rPr>
                <w:rFonts w:ascii="Arial" w:hAnsi="Arial" w:cs="Arial"/>
                <w:sz w:val="16"/>
                <w:szCs w:val="16"/>
              </w:rPr>
            </w:pPr>
            <w:r w:rsidRPr="0090499A">
              <w:rPr>
                <w:rFonts w:ascii="Arial" w:hAnsi="Arial" w:cs="Arial"/>
                <w:sz w:val="16"/>
                <w:szCs w:val="16"/>
              </w:rPr>
              <w:t>There is no electrical interface between the PLG and the other eleme</w:t>
            </w:r>
            <w:r>
              <w:rPr>
                <w:rFonts w:ascii="Arial" w:hAnsi="Arial" w:cs="Arial"/>
                <w:sz w:val="16"/>
                <w:szCs w:val="16"/>
              </w:rPr>
              <w:t xml:space="preserve">nts of the flight train, so the </w:t>
            </w:r>
            <w:r w:rsidRPr="0090499A">
              <w:rPr>
                <w:rFonts w:ascii="Arial" w:hAnsi="Arial" w:cs="Arial"/>
                <w:sz w:val="16"/>
                <w:szCs w:val="16"/>
              </w:rPr>
              <w:t>equipment making up the PLG must be self-sufficient in terms of energy supply.</w:t>
            </w:r>
          </w:p>
          <w:p w14:paraId="3C99F427" w14:textId="575A8620" w:rsidR="009B214B" w:rsidRPr="009C0DA2" w:rsidRDefault="009B214B" w:rsidP="009B214B">
            <w:pPr>
              <w:autoSpaceDE w:val="0"/>
              <w:autoSpaceDN w:val="0"/>
              <w:adjustRightInd w:val="0"/>
              <w:spacing w:before="60" w:after="60"/>
              <w:rPr>
                <w:rFonts w:ascii="Arial" w:hAnsi="Arial" w:cs="Arial"/>
                <w:i/>
                <w:sz w:val="16"/>
                <w:szCs w:val="16"/>
                <w:lang w:val="fr-CA"/>
              </w:rPr>
            </w:pPr>
            <w:r w:rsidRPr="0090499A">
              <w:rPr>
                <w:rFonts w:ascii="Arial" w:hAnsi="Arial" w:cs="Arial"/>
                <w:i/>
                <w:sz w:val="16"/>
                <w:szCs w:val="16"/>
                <w:lang w:val="fr-CA"/>
              </w:rPr>
              <w:t xml:space="preserve">La NCU n’est pas en interface électrique avec les autres éléments de la chaine de </w:t>
            </w:r>
            <w:r>
              <w:rPr>
                <w:rFonts w:ascii="Arial" w:hAnsi="Arial" w:cs="Arial"/>
                <w:i/>
                <w:sz w:val="16"/>
                <w:szCs w:val="16"/>
                <w:lang w:val="fr-CA"/>
              </w:rPr>
              <w:t xml:space="preserve">vol, par </w:t>
            </w:r>
            <w:r w:rsidRPr="0090499A">
              <w:rPr>
                <w:rFonts w:ascii="Arial" w:hAnsi="Arial" w:cs="Arial"/>
                <w:i/>
                <w:sz w:val="16"/>
                <w:szCs w:val="16"/>
                <w:lang w:val="fr-CA"/>
              </w:rPr>
              <w:t>conséquent les équipements composant la NCU do</w:t>
            </w:r>
            <w:r>
              <w:rPr>
                <w:rFonts w:ascii="Arial" w:hAnsi="Arial" w:cs="Arial"/>
                <w:i/>
                <w:sz w:val="16"/>
                <w:szCs w:val="16"/>
                <w:lang w:val="fr-CA"/>
              </w:rPr>
              <w:t xml:space="preserve">ivent être autonomes en matière </w:t>
            </w:r>
            <w:r w:rsidRPr="0090499A">
              <w:rPr>
                <w:rFonts w:ascii="Arial" w:hAnsi="Arial" w:cs="Arial"/>
                <w:i/>
                <w:sz w:val="16"/>
                <w:szCs w:val="16"/>
                <w:lang w:val="fr-CA"/>
              </w:rPr>
              <w:t>d’alimentation énergétique.</w:t>
            </w:r>
          </w:p>
        </w:tc>
        <w:tc>
          <w:tcPr>
            <w:tcW w:w="1620" w:type="dxa"/>
            <w:vAlign w:val="center"/>
          </w:tcPr>
          <w:p w14:paraId="79386058" w14:textId="2E8C71F9"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635385990"/>
                <w:placeholder>
                  <w:docPart w:val="B420082B8340E549B6C414CF80723C6A"/>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72DA76F8" w14:textId="798E8404" w:rsidR="009B214B" w:rsidRPr="00522C5A" w:rsidRDefault="00DD1C61" w:rsidP="009B214B">
            <w:pPr>
              <w:autoSpaceDE w:val="0"/>
              <w:autoSpaceDN w:val="0"/>
              <w:adjustRightInd w:val="0"/>
              <w:rPr>
                <w:rFonts w:ascii="Arial" w:hAnsi="Arial" w:cs="Arial"/>
                <w:sz w:val="16"/>
                <w:szCs w:val="16"/>
              </w:rPr>
            </w:pPr>
            <w:r>
              <w:rPr>
                <w:rFonts w:ascii="Arial" w:hAnsi="Arial" w:cs="Arial"/>
                <w:sz w:val="16"/>
                <w:szCs w:val="16"/>
              </w:rPr>
              <w:t>U</w:t>
            </w:r>
            <w:r w:rsidR="009B214B">
              <w:rPr>
                <w:rFonts w:ascii="Arial" w:hAnsi="Arial" w:cs="Arial"/>
                <w:sz w:val="16"/>
                <w:szCs w:val="16"/>
              </w:rPr>
              <w:t xml:space="preserve">tilizes the </w:t>
            </w:r>
            <w:r w:rsidR="004A7776">
              <w:rPr>
                <w:rFonts w:ascii="Arial" w:hAnsi="Arial" w:cs="Arial"/>
                <w:sz w:val="16"/>
                <w:szCs w:val="16"/>
              </w:rPr>
              <w:t xml:space="preserve">CSA battery </w:t>
            </w:r>
            <w:r>
              <w:rPr>
                <w:rFonts w:ascii="Arial" w:hAnsi="Arial" w:cs="Arial"/>
                <w:sz w:val="16"/>
                <w:szCs w:val="16"/>
              </w:rPr>
              <w:t>power supply subsystem which as electrical protections</w:t>
            </w:r>
          </w:p>
        </w:tc>
        <w:tc>
          <w:tcPr>
            <w:tcW w:w="2741" w:type="dxa"/>
            <w:vAlign w:val="center"/>
          </w:tcPr>
          <w:p w14:paraId="7AF2CD77" w14:textId="77777777" w:rsidR="009B214B" w:rsidRPr="00866BF1" w:rsidRDefault="009B214B" w:rsidP="009B214B">
            <w:pPr>
              <w:rPr>
                <w:rFonts w:ascii="Arial" w:hAnsi="Arial" w:cs="Arial"/>
                <w:sz w:val="16"/>
                <w:szCs w:val="16"/>
              </w:rPr>
            </w:pPr>
          </w:p>
        </w:tc>
      </w:tr>
      <w:tr w:rsidR="009B214B" w:rsidRPr="00F663C7" w14:paraId="151A8468" w14:textId="77777777" w:rsidTr="00973506">
        <w:tc>
          <w:tcPr>
            <w:tcW w:w="13896" w:type="dxa"/>
            <w:gridSpan w:val="5"/>
          </w:tcPr>
          <w:p w14:paraId="4B2ACEA3" w14:textId="77777777" w:rsidR="009B214B" w:rsidRPr="009A19AF" w:rsidRDefault="009B214B" w:rsidP="009B214B">
            <w:pPr>
              <w:rPr>
                <w:rFonts w:ascii="Arial" w:eastAsiaTheme="minorHAnsi" w:hAnsi="Arial" w:cs="Arial"/>
                <w:b/>
                <w:bCs/>
                <w:color w:val="33CD33"/>
                <w:sz w:val="19"/>
                <w:szCs w:val="19"/>
              </w:rPr>
            </w:pPr>
            <w:r w:rsidRPr="009A19AF">
              <w:rPr>
                <w:rFonts w:ascii="Arial" w:eastAsiaTheme="minorHAnsi" w:hAnsi="Arial" w:cs="Arial"/>
                <w:b/>
                <w:bCs/>
                <w:color w:val="33CD33"/>
              </w:rPr>
              <w:t>R</w:t>
            </w:r>
            <w:r w:rsidRPr="009A19AF">
              <w:rPr>
                <w:rFonts w:ascii="Arial" w:eastAsiaTheme="minorHAnsi" w:hAnsi="Arial" w:cs="Arial"/>
                <w:b/>
                <w:bCs/>
                <w:color w:val="33CD33"/>
                <w:sz w:val="19"/>
                <w:szCs w:val="19"/>
              </w:rPr>
              <w:t>ISK OF FIRE</w:t>
            </w:r>
          </w:p>
          <w:p w14:paraId="363B1ED4" w14:textId="5FC607EC" w:rsidR="009B214B" w:rsidRPr="00F663C7" w:rsidRDefault="009B214B" w:rsidP="009B214B">
            <w:pPr>
              <w:rPr>
                <w:rFonts w:eastAsiaTheme="minorHAnsi"/>
                <w:sz w:val="22"/>
              </w:rPr>
            </w:pPr>
            <w:r w:rsidRPr="009A19AF">
              <w:rPr>
                <w:rFonts w:ascii="Arial" w:eastAsiaTheme="minorHAnsi" w:hAnsi="Arial" w:cs="Arial"/>
                <w:b/>
                <w:bCs/>
                <w:color w:val="51B948"/>
                <w:sz w:val="23"/>
                <w:szCs w:val="23"/>
              </w:rPr>
              <w:t>R</w:t>
            </w:r>
            <w:r w:rsidRPr="009A19AF">
              <w:rPr>
                <w:rFonts w:ascii="Arial" w:eastAsiaTheme="minorHAnsi" w:hAnsi="Arial" w:cs="Arial"/>
                <w:b/>
                <w:bCs/>
                <w:color w:val="51B948"/>
                <w:sz w:val="18"/>
                <w:szCs w:val="18"/>
              </w:rPr>
              <w:t>ISQUES D</w:t>
            </w:r>
            <w:r w:rsidRPr="009A19AF">
              <w:rPr>
                <w:rFonts w:ascii="Arial" w:eastAsiaTheme="minorHAnsi" w:hAnsi="Arial" w:cs="Arial"/>
                <w:b/>
                <w:bCs/>
                <w:color w:val="51B948"/>
                <w:sz w:val="23"/>
                <w:szCs w:val="23"/>
              </w:rPr>
              <w:t>’</w:t>
            </w:r>
            <w:r w:rsidRPr="009A19AF">
              <w:rPr>
                <w:rFonts w:ascii="Arial" w:eastAsiaTheme="minorHAnsi" w:hAnsi="Arial" w:cs="Arial"/>
                <w:b/>
                <w:bCs/>
                <w:color w:val="51B948"/>
                <w:sz w:val="18"/>
                <w:szCs w:val="18"/>
              </w:rPr>
              <w:t>INCENDIES</w:t>
            </w:r>
          </w:p>
        </w:tc>
      </w:tr>
      <w:tr w:rsidR="009B214B" w:rsidRPr="00592332" w14:paraId="4241A705" w14:textId="77777777" w:rsidTr="007E4751">
        <w:tc>
          <w:tcPr>
            <w:tcW w:w="1975" w:type="dxa"/>
          </w:tcPr>
          <w:p w14:paraId="35565802"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EX-0-MNU-20010</w:t>
            </w:r>
            <w:r>
              <w:rPr>
                <w:rFonts w:ascii="Arial" w:hAnsi="Arial" w:cs="Arial"/>
                <w:b/>
                <w:sz w:val="18"/>
                <w:lang w:val="fr-CA"/>
              </w:rPr>
              <w:t>*</w:t>
            </w:r>
          </w:p>
        </w:tc>
        <w:tc>
          <w:tcPr>
            <w:tcW w:w="4050" w:type="dxa"/>
          </w:tcPr>
          <w:p w14:paraId="29E54B4C" w14:textId="18925D2E" w:rsidR="009B214B" w:rsidRPr="009A19AF" w:rsidRDefault="009B214B" w:rsidP="009B214B">
            <w:pPr>
              <w:autoSpaceDE w:val="0"/>
              <w:autoSpaceDN w:val="0"/>
              <w:adjustRightInd w:val="0"/>
              <w:spacing w:before="60" w:after="60"/>
              <w:rPr>
                <w:rFonts w:ascii="Arial" w:hAnsi="Arial" w:cs="Arial"/>
                <w:sz w:val="16"/>
                <w:szCs w:val="16"/>
              </w:rPr>
            </w:pPr>
            <w:r w:rsidRPr="009A19AF">
              <w:rPr>
                <w:rFonts w:ascii="Arial" w:hAnsi="Arial" w:cs="Arial"/>
                <w:sz w:val="16"/>
                <w:szCs w:val="16"/>
              </w:rPr>
              <w:t>In order to avoid a fire that could spread to the rest of the b</w:t>
            </w:r>
            <w:r>
              <w:rPr>
                <w:rFonts w:ascii="Arial" w:hAnsi="Arial" w:cs="Arial"/>
                <w:sz w:val="16"/>
                <w:szCs w:val="16"/>
              </w:rPr>
              <w:t xml:space="preserve">alloon, the gondola and/or each </w:t>
            </w:r>
            <w:r w:rsidRPr="009A19AF">
              <w:rPr>
                <w:rFonts w:ascii="Arial" w:hAnsi="Arial" w:cs="Arial"/>
                <w:sz w:val="16"/>
                <w:szCs w:val="16"/>
              </w:rPr>
              <w:t>instrument shall be equipped with a system (such as a fuse) to preve</w:t>
            </w:r>
            <w:r>
              <w:rPr>
                <w:rFonts w:ascii="Arial" w:hAnsi="Arial" w:cs="Arial"/>
                <w:sz w:val="16"/>
                <w:szCs w:val="16"/>
              </w:rPr>
              <w:t xml:space="preserve">nt overloading of the circuits. </w:t>
            </w:r>
            <w:r w:rsidRPr="009A19AF">
              <w:rPr>
                <w:rFonts w:ascii="Arial" w:hAnsi="Arial" w:cs="Arial"/>
                <w:sz w:val="16"/>
                <w:szCs w:val="16"/>
              </w:rPr>
              <w:t>Similarly, all cables should be rated for a current equal to or gre</w:t>
            </w:r>
            <w:r>
              <w:rPr>
                <w:rFonts w:ascii="Arial" w:hAnsi="Arial" w:cs="Arial"/>
                <w:sz w:val="16"/>
                <w:szCs w:val="16"/>
              </w:rPr>
              <w:t xml:space="preserve">ater than that tolerated by the </w:t>
            </w:r>
            <w:r w:rsidRPr="009A19AF">
              <w:rPr>
                <w:rFonts w:ascii="Arial" w:hAnsi="Arial" w:cs="Arial"/>
                <w:sz w:val="16"/>
                <w:szCs w:val="16"/>
              </w:rPr>
              <w:t>circuit breaker.</w:t>
            </w:r>
          </w:p>
          <w:p w14:paraId="28340AAA" w14:textId="52949054" w:rsidR="009B214B" w:rsidRPr="009C0DA2" w:rsidRDefault="009B214B" w:rsidP="009B214B">
            <w:pPr>
              <w:autoSpaceDE w:val="0"/>
              <w:autoSpaceDN w:val="0"/>
              <w:adjustRightInd w:val="0"/>
              <w:spacing w:before="60" w:after="60"/>
              <w:rPr>
                <w:rFonts w:ascii="Arial" w:hAnsi="Arial" w:cs="Arial"/>
                <w:i/>
                <w:sz w:val="16"/>
                <w:szCs w:val="16"/>
                <w:lang w:val="fr-CA"/>
              </w:rPr>
            </w:pPr>
            <w:r w:rsidRPr="00FB3222">
              <w:rPr>
                <w:rFonts w:ascii="Arial" w:hAnsi="Arial" w:cs="Arial"/>
                <w:i/>
                <w:sz w:val="16"/>
                <w:szCs w:val="16"/>
                <w:lang w:val="fr-CA"/>
              </w:rPr>
              <w:t>Afin d’éviter un incendie qui pourrait se propager au reste du ballon, la nacelle sera équipée d’un système de type fusible empêchant la s</w:t>
            </w:r>
            <w:r w:rsidRPr="009C0DA2">
              <w:rPr>
                <w:rFonts w:ascii="Arial" w:hAnsi="Arial" w:cs="Arial"/>
                <w:i/>
                <w:sz w:val="16"/>
                <w:szCs w:val="16"/>
                <w:lang w:val="fr-CA"/>
              </w:rPr>
              <w:t xml:space="preserve">urcharge des circuits. De même, tous les câbles devront être dimensionnés </w:t>
            </w:r>
            <w:r w:rsidRPr="009C0DA2">
              <w:rPr>
                <w:rFonts w:ascii="Arial" w:hAnsi="Arial" w:cs="Arial"/>
                <w:i/>
                <w:sz w:val="16"/>
                <w:szCs w:val="16"/>
                <w:lang w:val="fr-CA"/>
              </w:rPr>
              <w:lastRenderedPageBreak/>
              <w:t>pour un courant supérieur ou égal à celui toléré par le coupe-circuit.</w:t>
            </w:r>
          </w:p>
        </w:tc>
        <w:tc>
          <w:tcPr>
            <w:tcW w:w="1620" w:type="dxa"/>
            <w:vAlign w:val="center"/>
          </w:tcPr>
          <w:p w14:paraId="6F89D646" w14:textId="6640B47E"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801506916"/>
                <w:placeholder>
                  <w:docPart w:val="3650765F4641764FA68F0F2B31B3ECCD"/>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3635D9D3" w14:textId="77777777" w:rsidR="009B214B" w:rsidRDefault="00DD1C61" w:rsidP="009B214B">
            <w:pPr>
              <w:autoSpaceDE w:val="0"/>
              <w:autoSpaceDN w:val="0"/>
              <w:adjustRightInd w:val="0"/>
              <w:rPr>
                <w:rFonts w:ascii="Arial" w:hAnsi="Arial" w:cs="Arial"/>
                <w:sz w:val="16"/>
                <w:szCs w:val="16"/>
              </w:rPr>
            </w:pPr>
            <w:r>
              <w:rPr>
                <w:rFonts w:ascii="Arial" w:hAnsi="Arial" w:cs="Arial"/>
                <w:sz w:val="16"/>
                <w:szCs w:val="16"/>
              </w:rPr>
              <w:t>Utilizes the CSA battery power supply subsystem which as electrical protections</w:t>
            </w:r>
          </w:p>
          <w:p w14:paraId="3691EA3A" w14:textId="77777777" w:rsidR="005D5DB5" w:rsidRDefault="005D5DB5" w:rsidP="009B214B">
            <w:pPr>
              <w:autoSpaceDE w:val="0"/>
              <w:autoSpaceDN w:val="0"/>
              <w:adjustRightInd w:val="0"/>
              <w:rPr>
                <w:rFonts w:ascii="Arial" w:hAnsi="Arial" w:cs="Arial"/>
                <w:sz w:val="16"/>
                <w:szCs w:val="16"/>
              </w:rPr>
            </w:pPr>
          </w:p>
          <w:p w14:paraId="59C729D5" w14:textId="10E87E2D" w:rsidR="005D5DB5" w:rsidRPr="009C0DA2" w:rsidRDefault="005D5DB5" w:rsidP="009B214B">
            <w:pPr>
              <w:autoSpaceDE w:val="0"/>
              <w:autoSpaceDN w:val="0"/>
              <w:adjustRightInd w:val="0"/>
              <w:rPr>
                <w:rFonts w:ascii="Arial" w:hAnsi="Arial" w:cs="Arial"/>
                <w:sz w:val="16"/>
                <w:szCs w:val="16"/>
              </w:rPr>
            </w:pPr>
            <w:r w:rsidRPr="005D5DB5">
              <w:rPr>
                <w:rFonts w:ascii="Arial" w:hAnsi="Arial" w:cs="Arial"/>
                <w:sz w:val="16"/>
                <w:szCs w:val="16"/>
              </w:rPr>
              <w:t>Cables and wires that will be used for the payload are rated for well above the currents in question. A 12V DCDC regulator will be interfaced with the power rails coming from the gondola and regulator has a reverse voltage protection.</w:t>
            </w:r>
          </w:p>
        </w:tc>
        <w:tc>
          <w:tcPr>
            <w:tcW w:w="2741" w:type="dxa"/>
          </w:tcPr>
          <w:p w14:paraId="24934EC5" w14:textId="4A882C3E" w:rsidR="009B214B" w:rsidRPr="009C0DA2" w:rsidRDefault="009B214B" w:rsidP="009B214B">
            <w:pPr>
              <w:spacing w:before="60" w:after="60"/>
              <w:rPr>
                <w:rFonts w:ascii="Arial" w:hAnsi="Arial" w:cs="Arial"/>
                <w:sz w:val="16"/>
                <w:szCs w:val="16"/>
              </w:rPr>
            </w:pPr>
          </w:p>
        </w:tc>
      </w:tr>
      <w:tr w:rsidR="009B214B" w:rsidRPr="00A517AD" w14:paraId="5C9A2C43" w14:textId="77777777" w:rsidTr="007E4751">
        <w:tc>
          <w:tcPr>
            <w:tcW w:w="1975" w:type="dxa"/>
          </w:tcPr>
          <w:p w14:paraId="6BB14148"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EX-0-MNU-20020</w:t>
            </w:r>
            <w:r>
              <w:rPr>
                <w:rFonts w:ascii="Arial" w:hAnsi="Arial" w:cs="Arial"/>
                <w:b/>
                <w:sz w:val="18"/>
                <w:lang w:val="fr-CA"/>
              </w:rPr>
              <w:t>*</w:t>
            </w:r>
          </w:p>
        </w:tc>
        <w:tc>
          <w:tcPr>
            <w:tcW w:w="4050" w:type="dxa"/>
          </w:tcPr>
          <w:p w14:paraId="017531B4" w14:textId="088189C4" w:rsidR="009B214B" w:rsidRPr="00B90D86" w:rsidRDefault="009B214B" w:rsidP="009B214B">
            <w:pPr>
              <w:autoSpaceDE w:val="0"/>
              <w:autoSpaceDN w:val="0"/>
              <w:adjustRightInd w:val="0"/>
              <w:spacing w:before="60" w:after="60"/>
              <w:rPr>
                <w:rFonts w:ascii="Arial" w:hAnsi="Arial" w:cs="Arial"/>
                <w:sz w:val="16"/>
                <w:szCs w:val="16"/>
              </w:rPr>
            </w:pPr>
            <w:r w:rsidRPr="00B90D86">
              <w:rPr>
                <w:rFonts w:ascii="Arial" w:hAnsi="Arial" w:cs="Arial"/>
                <w:sz w:val="16"/>
                <w:szCs w:val="16"/>
              </w:rPr>
              <w:t>Equipment requiring ventilation or with an integrated ventilation system must be installed</w:t>
            </w:r>
            <w:r>
              <w:rPr>
                <w:rFonts w:ascii="Arial" w:hAnsi="Arial" w:cs="Arial"/>
                <w:sz w:val="16"/>
                <w:szCs w:val="16"/>
              </w:rPr>
              <w:t xml:space="preserve"> </w:t>
            </w:r>
            <w:r w:rsidRPr="00B90D86">
              <w:rPr>
                <w:rFonts w:ascii="Arial" w:hAnsi="Arial" w:cs="Arial"/>
                <w:sz w:val="16"/>
                <w:szCs w:val="16"/>
              </w:rPr>
              <w:t>according to the manufacturer’s instructions. In particular</w:t>
            </w:r>
            <w:r>
              <w:rPr>
                <w:rFonts w:ascii="Arial" w:hAnsi="Arial" w:cs="Arial"/>
                <w:sz w:val="16"/>
                <w:szCs w:val="16"/>
              </w:rPr>
              <w:t xml:space="preserve">, the minimum distances between </w:t>
            </w:r>
            <w:r w:rsidRPr="00B90D86">
              <w:rPr>
                <w:rFonts w:ascii="Arial" w:hAnsi="Arial" w:cs="Arial"/>
                <w:sz w:val="16"/>
                <w:szCs w:val="16"/>
              </w:rPr>
              <w:t>devices must be kept.</w:t>
            </w:r>
          </w:p>
          <w:p w14:paraId="62AADFC6" w14:textId="533DB5D3" w:rsidR="009B214B" w:rsidRPr="009C0DA2" w:rsidRDefault="009B214B" w:rsidP="009B214B">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Les équipements nécessitant une ventilation ou ayant une ventilation intégrée doivent être installés suivant les instructions du fabricant. En particulier, les distances minimum entre les appareils devront être respectées.</w:t>
            </w:r>
          </w:p>
        </w:tc>
        <w:tc>
          <w:tcPr>
            <w:tcW w:w="1620" w:type="dxa"/>
            <w:vAlign w:val="center"/>
          </w:tcPr>
          <w:p w14:paraId="505799A0" w14:textId="1752E938"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616026355"/>
                <w:placeholder>
                  <w:docPart w:val="409EE241B83B2B48BB8DFD8E4E5E1C45"/>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PC : Partially Compliant / Partiellement conforme</w:t>
                </w:r>
              </w:sdtContent>
            </w:sdt>
          </w:p>
        </w:tc>
        <w:tc>
          <w:tcPr>
            <w:tcW w:w="3510" w:type="dxa"/>
            <w:vAlign w:val="center"/>
          </w:tcPr>
          <w:p w14:paraId="5A6671F3" w14:textId="6BAB22C1" w:rsidR="009B214B" w:rsidRPr="009C0DA2" w:rsidRDefault="005D5DB5" w:rsidP="009B214B">
            <w:pPr>
              <w:rPr>
                <w:rFonts w:ascii="Arial" w:hAnsi="Arial" w:cs="Arial"/>
                <w:sz w:val="16"/>
                <w:szCs w:val="16"/>
              </w:rPr>
            </w:pPr>
            <w:r w:rsidRPr="6FBF4E6A">
              <w:rPr>
                <w:rFonts w:ascii="Arial" w:hAnsi="Arial" w:cs="Arial"/>
                <w:sz w:val="16"/>
                <w:szCs w:val="16"/>
              </w:rPr>
              <w:t xml:space="preserve">After calculating air volume requirements, the Pelican case </w:t>
            </w:r>
            <w:r>
              <w:rPr>
                <w:rFonts w:ascii="Arial" w:hAnsi="Arial" w:cs="Arial"/>
                <w:sz w:val="16"/>
                <w:szCs w:val="16"/>
              </w:rPr>
              <w:t>will be equipped</w:t>
            </w:r>
            <w:r w:rsidRPr="6FBF4E6A">
              <w:rPr>
                <w:rFonts w:ascii="Arial" w:hAnsi="Arial" w:cs="Arial"/>
                <w:sz w:val="16"/>
                <w:szCs w:val="16"/>
              </w:rPr>
              <w:t xml:space="preserve"> with a fan that draws air in from the outside. Clearances will be determined shortly after.</w:t>
            </w:r>
          </w:p>
        </w:tc>
        <w:tc>
          <w:tcPr>
            <w:tcW w:w="2741" w:type="dxa"/>
          </w:tcPr>
          <w:p w14:paraId="5B15563C" w14:textId="77777777" w:rsidR="009B214B" w:rsidRPr="009C0DA2" w:rsidRDefault="009B214B" w:rsidP="009B214B">
            <w:pPr>
              <w:spacing w:before="60" w:after="60"/>
              <w:rPr>
                <w:rFonts w:ascii="Arial" w:hAnsi="Arial" w:cs="Arial"/>
                <w:sz w:val="16"/>
                <w:szCs w:val="16"/>
              </w:rPr>
            </w:pPr>
          </w:p>
        </w:tc>
      </w:tr>
      <w:tr w:rsidR="009B214B" w:rsidRPr="00F663C7" w14:paraId="63769D04" w14:textId="77777777" w:rsidTr="00973506">
        <w:tc>
          <w:tcPr>
            <w:tcW w:w="13896" w:type="dxa"/>
            <w:gridSpan w:val="5"/>
          </w:tcPr>
          <w:p w14:paraId="211E18C4" w14:textId="77777777" w:rsidR="009B214B" w:rsidRPr="00A37541" w:rsidRDefault="009B214B" w:rsidP="009B214B">
            <w:pPr>
              <w:rPr>
                <w:rFonts w:ascii="Arial" w:eastAsiaTheme="minorHAnsi" w:hAnsi="Arial" w:cs="Arial"/>
                <w:b/>
                <w:bCs/>
                <w:color w:val="33CD33"/>
                <w:sz w:val="19"/>
                <w:szCs w:val="19"/>
              </w:rPr>
            </w:pPr>
            <w:r w:rsidRPr="00A37541">
              <w:rPr>
                <w:rFonts w:ascii="Arial" w:eastAsiaTheme="minorHAnsi" w:hAnsi="Arial" w:cs="Arial"/>
                <w:b/>
                <w:bCs/>
                <w:color w:val="33CD33"/>
              </w:rPr>
              <w:t>R</w:t>
            </w:r>
            <w:r w:rsidRPr="00A37541">
              <w:rPr>
                <w:rFonts w:ascii="Arial" w:eastAsiaTheme="minorHAnsi" w:hAnsi="Arial" w:cs="Arial"/>
                <w:b/>
                <w:bCs/>
                <w:color w:val="33CD33"/>
                <w:sz w:val="19"/>
                <w:szCs w:val="19"/>
              </w:rPr>
              <w:t>ISK OF ELECTRIC SHOCKS</w:t>
            </w:r>
          </w:p>
          <w:p w14:paraId="3776CBD6" w14:textId="62A571F2" w:rsidR="009B214B" w:rsidRPr="00A37541" w:rsidRDefault="009B214B" w:rsidP="009B214B">
            <w:pPr>
              <w:rPr>
                <w:rFonts w:eastAsiaTheme="minorHAnsi"/>
                <w:sz w:val="22"/>
              </w:rPr>
            </w:pPr>
            <w:r w:rsidRPr="00A37541">
              <w:rPr>
                <w:rFonts w:ascii="Arial" w:eastAsiaTheme="minorHAnsi" w:hAnsi="Arial" w:cs="Arial"/>
                <w:b/>
                <w:bCs/>
                <w:color w:val="51B948"/>
                <w:sz w:val="23"/>
                <w:szCs w:val="23"/>
              </w:rPr>
              <w:t>R</w:t>
            </w:r>
            <w:r w:rsidRPr="00A37541">
              <w:rPr>
                <w:rFonts w:ascii="Arial" w:eastAsiaTheme="minorHAnsi" w:hAnsi="Arial" w:cs="Arial"/>
                <w:b/>
                <w:bCs/>
                <w:color w:val="51B948"/>
                <w:sz w:val="18"/>
                <w:szCs w:val="18"/>
              </w:rPr>
              <w:t>ISQUES DE CHOC ELECTRIQUE</w:t>
            </w:r>
          </w:p>
        </w:tc>
      </w:tr>
      <w:tr w:rsidR="009B214B" w:rsidRPr="00EA1F75" w14:paraId="5CF9BE5E" w14:textId="77777777" w:rsidTr="007E4751">
        <w:tc>
          <w:tcPr>
            <w:tcW w:w="1975" w:type="dxa"/>
          </w:tcPr>
          <w:p w14:paraId="58729F35" w14:textId="77777777" w:rsidR="009B214B" w:rsidRPr="00592332" w:rsidRDefault="009B214B" w:rsidP="009B214B">
            <w:pPr>
              <w:rPr>
                <w:rFonts w:ascii="Arial" w:hAnsi="Arial" w:cs="Arial"/>
                <w:b/>
                <w:sz w:val="18"/>
              </w:rPr>
            </w:pPr>
            <w:r w:rsidRPr="00592332">
              <w:rPr>
                <w:rFonts w:ascii="Arial" w:hAnsi="Arial" w:cs="Arial"/>
                <w:b/>
                <w:sz w:val="18"/>
              </w:rPr>
              <w:t>EX-0-MNU-20100*</w:t>
            </w:r>
          </w:p>
        </w:tc>
        <w:tc>
          <w:tcPr>
            <w:tcW w:w="4050" w:type="dxa"/>
          </w:tcPr>
          <w:p w14:paraId="40529EA7" w14:textId="48F37393" w:rsidR="009B214B" w:rsidRPr="009C0DA2" w:rsidRDefault="009B214B" w:rsidP="009B214B">
            <w:pPr>
              <w:autoSpaceDE w:val="0"/>
              <w:autoSpaceDN w:val="0"/>
              <w:adjustRightInd w:val="0"/>
              <w:spacing w:before="60" w:after="60"/>
              <w:rPr>
                <w:rFonts w:ascii="Arial" w:hAnsi="Arial" w:cs="Arial"/>
                <w:sz w:val="16"/>
                <w:szCs w:val="16"/>
              </w:rPr>
            </w:pPr>
            <w:r w:rsidRPr="00886420">
              <w:rPr>
                <w:rFonts w:ascii="Arial" w:hAnsi="Arial" w:cs="Arial"/>
                <w:sz w:val="16"/>
                <w:szCs w:val="16"/>
              </w:rPr>
              <w:t>To protect the personnel handling the gondola from electric shock</w:t>
            </w:r>
            <w:r>
              <w:rPr>
                <w:rFonts w:ascii="Arial" w:hAnsi="Arial" w:cs="Arial"/>
                <w:sz w:val="16"/>
                <w:szCs w:val="16"/>
              </w:rPr>
              <w:t xml:space="preserve">s and to avoid the accumulation </w:t>
            </w:r>
            <w:r w:rsidRPr="00886420">
              <w:rPr>
                <w:rFonts w:ascii="Arial" w:hAnsi="Arial" w:cs="Arial"/>
                <w:sz w:val="16"/>
                <w:szCs w:val="16"/>
              </w:rPr>
              <w:t xml:space="preserve">of static electricity in the latter, it is necessary to ensure that </w:t>
            </w:r>
            <w:r>
              <w:rPr>
                <w:rFonts w:ascii="Arial" w:hAnsi="Arial" w:cs="Arial"/>
                <w:sz w:val="16"/>
                <w:szCs w:val="16"/>
              </w:rPr>
              <w:t>static charges are drained away</w:t>
            </w:r>
            <w:r w:rsidRPr="009C0DA2">
              <w:rPr>
                <w:rFonts w:ascii="Arial" w:hAnsi="Arial" w:cs="Arial"/>
                <w:sz w:val="16"/>
                <w:szCs w:val="16"/>
              </w:rPr>
              <w:t>.</w:t>
            </w:r>
          </w:p>
          <w:p w14:paraId="3C9D43CF" w14:textId="77777777" w:rsidR="009B214B" w:rsidRPr="009C0DA2" w:rsidRDefault="009B214B" w:rsidP="009B214B">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Pour prévenir les chocs électriques sur les personnels manipulant la nacelle et l’accumulation d’électricité statique dans celle-ci, il est nécessaire de prévoir l'écoulement des charges statiques.</w:t>
            </w:r>
          </w:p>
        </w:tc>
        <w:tc>
          <w:tcPr>
            <w:tcW w:w="1620" w:type="dxa"/>
            <w:vAlign w:val="center"/>
          </w:tcPr>
          <w:p w14:paraId="783F3F8D" w14:textId="6686783A"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917211126"/>
                <w:placeholder>
                  <w:docPart w:val="29C26AE25F0C184AB29FC967C421E568"/>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22BFE4EB" w14:textId="199D029D" w:rsidR="009B214B" w:rsidRPr="009C0DA2" w:rsidRDefault="009B214B" w:rsidP="009B214B">
            <w:pPr>
              <w:spacing w:before="60"/>
              <w:rPr>
                <w:rFonts w:ascii="Arial" w:hAnsi="Arial" w:cs="Arial"/>
                <w:sz w:val="16"/>
                <w:szCs w:val="16"/>
              </w:rPr>
            </w:pPr>
            <w:r>
              <w:rPr>
                <w:rFonts w:ascii="Arial" w:hAnsi="Arial" w:cs="Arial"/>
                <w:sz w:val="16"/>
                <w:szCs w:val="16"/>
              </w:rPr>
              <w:t>PLG will be grounded during payload integration.</w:t>
            </w:r>
          </w:p>
        </w:tc>
        <w:tc>
          <w:tcPr>
            <w:tcW w:w="2741" w:type="dxa"/>
          </w:tcPr>
          <w:p w14:paraId="67059A35" w14:textId="77777777" w:rsidR="009B214B" w:rsidRPr="009C0DA2" w:rsidRDefault="009B214B" w:rsidP="009B214B">
            <w:pPr>
              <w:spacing w:before="60" w:after="60"/>
              <w:rPr>
                <w:rFonts w:ascii="Arial" w:hAnsi="Arial" w:cs="Arial"/>
                <w:sz w:val="16"/>
                <w:szCs w:val="16"/>
              </w:rPr>
            </w:pPr>
          </w:p>
        </w:tc>
      </w:tr>
      <w:tr w:rsidR="009B214B" w:rsidRPr="00BB3552" w14:paraId="3D0AC848" w14:textId="77777777" w:rsidTr="007E4751">
        <w:tc>
          <w:tcPr>
            <w:tcW w:w="1975" w:type="dxa"/>
          </w:tcPr>
          <w:p w14:paraId="7408F130" w14:textId="77777777" w:rsidR="009B214B" w:rsidRPr="00A517AD" w:rsidRDefault="009B214B" w:rsidP="009B214B">
            <w:pPr>
              <w:rPr>
                <w:rFonts w:ascii="Arial" w:hAnsi="Arial" w:cs="Arial"/>
                <w:b/>
                <w:sz w:val="18"/>
                <w:lang w:val="fr-CA"/>
              </w:rPr>
            </w:pPr>
            <w:r w:rsidRPr="009A4FC0">
              <w:rPr>
                <w:rFonts w:ascii="Arial" w:hAnsi="Arial" w:cs="Arial"/>
                <w:b/>
                <w:sz w:val="18"/>
                <w:lang w:val="fr-CA"/>
              </w:rPr>
              <w:t>EX-0-MNU-20110</w:t>
            </w:r>
            <w:r>
              <w:rPr>
                <w:rFonts w:ascii="Arial" w:hAnsi="Arial" w:cs="Arial"/>
                <w:b/>
                <w:sz w:val="18"/>
                <w:lang w:val="fr-CA"/>
              </w:rPr>
              <w:t>*</w:t>
            </w:r>
          </w:p>
        </w:tc>
        <w:tc>
          <w:tcPr>
            <w:tcW w:w="4050" w:type="dxa"/>
          </w:tcPr>
          <w:p w14:paraId="25332097" w14:textId="4FA6D25B" w:rsidR="009B214B" w:rsidRPr="002A2DBF" w:rsidRDefault="009B214B" w:rsidP="009B214B">
            <w:pPr>
              <w:autoSpaceDE w:val="0"/>
              <w:autoSpaceDN w:val="0"/>
              <w:adjustRightInd w:val="0"/>
              <w:spacing w:before="60" w:after="60"/>
              <w:rPr>
                <w:rFonts w:ascii="Arial" w:hAnsi="Arial" w:cs="Arial"/>
                <w:sz w:val="16"/>
                <w:szCs w:val="16"/>
              </w:rPr>
            </w:pPr>
            <w:r w:rsidRPr="002A2DBF">
              <w:rPr>
                <w:rFonts w:ascii="Arial" w:hAnsi="Arial" w:cs="Arial"/>
                <w:sz w:val="16"/>
                <w:szCs w:val="16"/>
              </w:rPr>
              <w:t>The system installed to drain static charges must remain constantly</w:t>
            </w:r>
            <w:r>
              <w:rPr>
                <w:rFonts w:ascii="Arial" w:hAnsi="Arial" w:cs="Arial"/>
                <w:sz w:val="16"/>
                <w:szCs w:val="16"/>
              </w:rPr>
              <w:t xml:space="preserve"> functional while work is being </w:t>
            </w:r>
            <w:r w:rsidRPr="002A2DBF">
              <w:rPr>
                <w:rFonts w:ascii="Arial" w:hAnsi="Arial" w:cs="Arial"/>
                <w:sz w:val="16"/>
                <w:szCs w:val="16"/>
              </w:rPr>
              <w:t>performed on the</w:t>
            </w:r>
            <w:r>
              <w:rPr>
                <w:rFonts w:ascii="Arial" w:hAnsi="Arial" w:cs="Arial"/>
                <w:sz w:val="16"/>
                <w:szCs w:val="16"/>
              </w:rPr>
              <w:t xml:space="preserve"> gondola (such as installation, </w:t>
            </w:r>
            <w:r w:rsidRPr="002A2DBF">
              <w:rPr>
                <w:rFonts w:ascii="Arial" w:hAnsi="Arial" w:cs="Arial"/>
                <w:sz w:val="16"/>
                <w:szCs w:val="16"/>
              </w:rPr>
              <w:t>attachme</w:t>
            </w:r>
            <w:r>
              <w:rPr>
                <w:rFonts w:ascii="Arial" w:hAnsi="Arial" w:cs="Arial"/>
                <w:sz w:val="16"/>
                <w:szCs w:val="16"/>
              </w:rPr>
              <w:t xml:space="preserve">nt and recovery). This can be a </w:t>
            </w:r>
            <w:r w:rsidRPr="002A2DBF">
              <w:rPr>
                <w:rFonts w:ascii="Arial" w:hAnsi="Arial" w:cs="Arial"/>
                <w:sz w:val="16"/>
                <w:szCs w:val="16"/>
              </w:rPr>
              <w:t>grounding lead on the outside of the gondola.</w:t>
            </w:r>
          </w:p>
          <w:p w14:paraId="75A200AA" w14:textId="4A22696C" w:rsidR="009B214B" w:rsidRPr="009C0DA2" w:rsidRDefault="009B214B" w:rsidP="009B214B">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Le dispositif mis en place pour écouler les charges statiques doit rester constamment fonctionnel lorsque la nacelle est mise en œuvre (mise en place, accrochage, récupération). Cela peut être un point de reprise électrique identifiée sur la structure externe de la nacelle.</w:t>
            </w:r>
          </w:p>
        </w:tc>
        <w:tc>
          <w:tcPr>
            <w:tcW w:w="1620" w:type="dxa"/>
            <w:vAlign w:val="center"/>
          </w:tcPr>
          <w:p w14:paraId="6300644E" w14:textId="5CC895B5"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1155678914"/>
                <w:placeholder>
                  <w:docPart w:val="6CDBA8B9980ABE4ABF0BEF367BC91AE7"/>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2114E991" w14:textId="2A952C72" w:rsidR="009B214B" w:rsidRPr="009C0DA2" w:rsidRDefault="00DD1C61" w:rsidP="009B214B">
            <w:pPr>
              <w:rPr>
                <w:rFonts w:ascii="Arial" w:hAnsi="Arial" w:cs="Arial"/>
                <w:sz w:val="16"/>
                <w:szCs w:val="16"/>
              </w:rPr>
            </w:pPr>
            <w:r>
              <w:rPr>
                <w:rFonts w:ascii="Arial" w:hAnsi="Arial" w:cs="Arial"/>
                <w:sz w:val="16"/>
                <w:szCs w:val="16"/>
              </w:rPr>
              <w:t>PLG will be grounded during payload integration.</w:t>
            </w:r>
          </w:p>
        </w:tc>
        <w:tc>
          <w:tcPr>
            <w:tcW w:w="2741" w:type="dxa"/>
            <w:vAlign w:val="center"/>
          </w:tcPr>
          <w:p w14:paraId="02BA3834" w14:textId="77777777" w:rsidR="009B214B" w:rsidRPr="0090434E" w:rsidRDefault="009B214B" w:rsidP="009B214B">
            <w:pPr>
              <w:rPr>
                <w:rFonts w:ascii="Arial" w:hAnsi="Arial" w:cs="Arial"/>
                <w:sz w:val="16"/>
                <w:szCs w:val="16"/>
              </w:rPr>
            </w:pPr>
          </w:p>
        </w:tc>
      </w:tr>
      <w:tr w:rsidR="009B214B" w:rsidRPr="00BB3552" w14:paraId="74051294" w14:textId="77777777" w:rsidTr="007E4751">
        <w:trPr>
          <w:trHeight w:val="1250"/>
        </w:trPr>
        <w:tc>
          <w:tcPr>
            <w:tcW w:w="1975" w:type="dxa"/>
          </w:tcPr>
          <w:p w14:paraId="61B23E22" w14:textId="77777777" w:rsidR="009B214B" w:rsidRPr="00A517AD" w:rsidRDefault="009B214B" w:rsidP="009B214B">
            <w:pPr>
              <w:rPr>
                <w:rFonts w:ascii="Arial" w:hAnsi="Arial" w:cs="Arial"/>
                <w:b/>
                <w:sz w:val="18"/>
                <w:lang w:val="fr-CA"/>
              </w:rPr>
            </w:pPr>
            <w:r w:rsidRPr="00A517AD">
              <w:rPr>
                <w:rFonts w:ascii="Arial" w:hAnsi="Arial" w:cs="Arial"/>
                <w:b/>
                <w:sz w:val="18"/>
                <w:lang w:val="fr-CA"/>
              </w:rPr>
              <w:t>EX-0-MNU-20120</w:t>
            </w:r>
            <w:r>
              <w:rPr>
                <w:rFonts w:ascii="Arial" w:hAnsi="Arial" w:cs="Arial"/>
                <w:b/>
                <w:sz w:val="18"/>
                <w:lang w:val="fr-CA"/>
              </w:rPr>
              <w:t>*</w:t>
            </w:r>
          </w:p>
        </w:tc>
        <w:tc>
          <w:tcPr>
            <w:tcW w:w="4050" w:type="dxa"/>
          </w:tcPr>
          <w:p w14:paraId="5A5D90FE" w14:textId="77777777" w:rsidR="009B214B" w:rsidRDefault="009B214B" w:rsidP="009B214B">
            <w:pPr>
              <w:spacing w:before="60" w:after="60"/>
              <w:rPr>
                <w:rFonts w:ascii="Arial" w:hAnsi="Arial" w:cs="Arial"/>
                <w:sz w:val="16"/>
                <w:szCs w:val="16"/>
              </w:rPr>
            </w:pPr>
            <w:r w:rsidRPr="002A2DBF">
              <w:rPr>
                <w:rFonts w:ascii="Arial" w:hAnsi="Arial" w:cs="Arial"/>
                <w:sz w:val="16"/>
                <w:szCs w:val="16"/>
              </w:rPr>
              <w:t>All cables must be insulated, protected and secured.</w:t>
            </w:r>
          </w:p>
          <w:p w14:paraId="2DBE6D9D" w14:textId="1E09004F" w:rsidR="009B214B" w:rsidRPr="009C0DA2" w:rsidRDefault="009B214B" w:rsidP="009B214B">
            <w:pPr>
              <w:spacing w:before="60" w:after="60"/>
              <w:rPr>
                <w:rFonts w:ascii="Arial" w:hAnsi="Arial" w:cs="Arial"/>
                <w:i/>
                <w:sz w:val="16"/>
                <w:szCs w:val="16"/>
                <w:lang w:val="fr-CA"/>
              </w:rPr>
            </w:pPr>
            <w:r w:rsidRPr="009C0DA2">
              <w:rPr>
                <w:rFonts w:ascii="Arial" w:hAnsi="Arial" w:cs="Arial"/>
                <w:i/>
                <w:sz w:val="16"/>
                <w:szCs w:val="16"/>
                <w:lang w:val="fr-CA"/>
              </w:rPr>
              <w:t>Tous les câbles devront être isolés, protégés et fixés.</w:t>
            </w:r>
          </w:p>
        </w:tc>
        <w:tc>
          <w:tcPr>
            <w:tcW w:w="1620" w:type="dxa"/>
            <w:vAlign w:val="center"/>
          </w:tcPr>
          <w:p w14:paraId="7D7FF680" w14:textId="06221C99"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1434475688"/>
                <w:placeholder>
                  <w:docPart w:val="4B8D7F8DDE089B4AA36438006F23F4B5"/>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468980BE" w14:textId="370EAE1C" w:rsidR="009B214B" w:rsidRPr="009C0DA2" w:rsidRDefault="00DD1C61" w:rsidP="00DD1C61">
            <w:pPr>
              <w:spacing w:before="60" w:after="60"/>
              <w:rPr>
                <w:rFonts w:ascii="Arial" w:hAnsi="Arial" w:cs="Arial"/>
                <w:sz w:val="16"/>
                <w:szCs w:val="16"/>
              </w:rPr>
            </w:pPr>
            <w:r>
              <w:rPr>
                <w:rFonts w:ascii="Arial" w:hAnsi="Arial" w:cs="Arial"/>
                <w:sz w:val="16"/>
                <w:szCs w:val="16"/>
              </w:rPr>
              <w:t>External cables (power and data) will be provided by the CSA. Cables are shielded and will be secured using Zip ties or something similar.</w:t>
            </w:r>
          </w:p>
        </w:tc>
        <w:tc>
          <w:tcPr>
            <w:tcW w:w="2741" w:type="dxa"/>
            <w:vAlign w:val="center"/>
          </w:tcPr>
          <w:p w14:paraId="07FC458E" w14:textId="1C45FCDD" w:rsidR="009B214B" w:rsidRPr="0090434E" w:rsidRDefault="009B214B" w:rsidP="009B214B">
            <w:pPr>
              <w:rPr>
                <w:rFonts w:ascii="Arial" w:hAnsi="Arial" w:cs="Arial"/>
                <w:sz w:val="16"/>
                <w:szCs w:val="16"/>
                <w:highlight w:val="yellow"/>
              </w:rPr>
            </w:pPr>
          </w:p>
        </w:tc>
      </w:tr>
      <w:tr w:rsidR="009B214B" w:rsidRPr="00F663C7" w14:paraId="5BD5196C" w14:textId="77777777" w:rsidTr="00973506">
        <w:tc>
          <w:tcPr>
            <w:tcW w:w="13896" w:type="dxa"/>
            <w:gridSpan w:val="5"/>
          </w:tcPr>
          <w:p w14:paraId="1FD6D58D" w14:textId="77777777" w:rsidR="009B214B" w:rsidRPr="00DD1C61" w:rsidRDefault="009B214B" w:rsidP="009B214B">
            <w:pPr>
              <w:rPr>
                <w:rFonts w:ascii="Arial" w:eastAsiaTheme="minorHAnsi" w:hAnsi="Arial" w:cs="Arial"/>
                <w:b/>
                <w:bCs/>
                <w:color w:val="33CD33"/>
                <w:sz w:val="19"/>
                <w:szCs w:val="19"/>
              </w:rPr>
            </w:pPr>
            <w:r w:rsidRPr="00DD1C61">
              <w:rPr>
                <w:rFonts w:ascii="Arial" w:eastAsiaTheme="minorHAnsi" w:hAnsi="Arial" w:cs="Arial"/>
                <w:b/>
                <w:bCs/>
                <w:color w:val="33CD33"/>
              </w:rPr>
              <w:t>R</w:t>
            </w:r>
            <w:r w:rsidRPr="00DD1C61">
              <w:rPr>
                <w:rFonts w:ascii="Arial" w:eastAsiaTheme="minorHAnsi" w:hAnsi="Arial" w:cs="Arial"/>
                <w:b/>
                <w:bCs/>
                <w:color w:val="33CD33"/>
                <w:sz w:val="19"/>
                <w:szCs w:val="19"/>
              </w:rPr>
              <w:t>ISK OF BREAKDOWN</w:t>
            </w:r>
          </w:p>
          <w:p w14:paraId="7190D1FF" w14:textId="20F14FF4" w:rsidR="009B214B" w:rsidRPr="00F663C7" w:rsidRDefault="009B214B" w:rsidP="009B214B">
            <w:pPr>
              <w:rPr>
                <w:rFonts w:eastAsiaTheme="minorHAnsi"/>
                <w:sz w:val="22"/>
              </w:rPr>
            </w:pPr>
            <w:r w:rsidRPr="00DD1C61">
              <w:rPr>
                <w:rFonts w:ascii="Arial" w:eastAsiaTheme="minorHAnsi" w:hAnsi="Arial" w:cs="Arial"/>
                <w:b/>
                <w:bCs/>
                <w:color w:val="51B948"/>
                <w:sz w:val="23"/>
                <w:szCs w:val="23"/>
              </w:rPr>
              <w:t>R</w:t>
            </w:r>
            <w:r w:rsidRPr="00DD1C61">
              <w:rPr>
                <w:rFonts w:ascii="Arial" w:eastAsiaTheme="minorHAnsi" w:hAnsi="Arial" w:cs="Arial"/>
                <w:b/>
                <w:bCs/>
                <w:color w:val="51B948"/>
                <w:sz w:val="18"/>
                <w:szCs w:val="18"/>
              </w:rPr>
              <w:t>ISQUES DE PANNE</w:t>
            </w:r>
          </w:p>
        </w:tc>
      </w:tr>
      <w:tr w:rsidR="009B214B" w:rsidRPr="00797A56" w14:paraId="373826AC" w14:textId="77777777" w:rsidTr="001F0298">
        <w:tc>
          <w:tcPr>
            <w:tcW w:w="1975" w:type="dxa"/>
          </w:tcPr>
          <w:p w14:paraId="193D3E4C" w14:textId="77777777" w:rsidR="009B214B" w:rsidRPr="00DD1C61" w:rsidRDefault="009B214B" w:rsidP="009B214B">
            <w:pPr>
              <w:rPr>
                <w:rFonts w:ascii="Arial" w:hAnsi="Arial" w:cs="Arial"/>
                <w:b/>
                <w:sz w:val="18"/>
              </w:rPr>
            </w:pPr>
            <w:r w:rsidRPr="00DD1C61">
              <w:rPr>
                <w:rFonts w:ascii="Arial" w:hAnsi="Arial" w:cs="Arial"/>
                <w:b/>
                <w:sz w:val="18"/>
              </w:rPr>
              <w:t>EX-0-MNU-20200*</w:t>
            </w:r>
          </w:p>
        </w:tc>
        <w:tc>
          <w:tcPr>
            <w:tcW w:w="4050" w:type="dxa"/>
          </w:tcPr>
          <w:p w14:paraId="3EEBA922" w14:textId="017AA249" w:rsidR="009B214B" w:rsidRPr="00AE726D" w:rsidRDefault="009B214B" w:rsidP="009B214B">
            <w:pPr>
              <w:autoSpaceDE w:val="0"/>
              <w:autoSpaceDN w:val="0"/>
              <w:adjustRightInd w:val="0"/>
              <w:spacing w:before="60" w:after="60"/>
              <w:rPr>
                <w:rFonts w:ascii="Arial" w:hAnsi="Arial" w:cs="Arial"/>
                <w:sz w:val="16"/>
                <w:szCs w:val="16"/>
              </w:rPr>
            </w:pPr>
            <w:r w:rsidRPr="00AE726D">
              <w:rPr>
                <w:rFonts w:ascii="Arial" w:hAnsi="Arial" w:cs="Arial"/>
                <w:sz w:val="16"/>
                <w:szCs w:val="16"/>
              </w:rPr>
              <w:t>The Experiment Manager undertakes to provide sufficient autonomy fo</w:t>
            </w:r>
            <w:r>
              <w:rPr>
                <w:rFonts w:ascii="Arial" w:hAnsi="Arial" w:cs="Arial"/>
                <w:sz w:val="16"/>
                <w:szCs w:val="16"/>
              </w:rPr>
              <w:t xml:space="preserve">r the different circuits of the </w:t>
            </w:r>
            <w:r w:rsidRPr="00AE726D">
              <w:rPr>
                <w:rFonts w:ascii="Arial" w:hAnsi="Arial" w:cs="Arial"/>
                <w:sz w:val="16"/>
                <w:szCs w:val="16"/>
              </w:rPr>
              <w:lastRenderedPageBreak/>
              <w:t>experiment (to cover prolo</w:t>
            </w:r>
            <w:r>
              <w:rPr>
                <w:rFonts w:ascii="Arial" w:hAnsi="Arial" w:cs="Arial"/>
                <w:sz w:val="16"/>
                <w:szCs w:val="16"/>
              </w:rPr>
              <w:t xml:space="preserve">nged countdown or </w:t>
            </w:r>
            <w:r w:rsidRPr="00AE726D">
              <w:rPr>
                <w:rFonts w:ascii="Arial" w:hAnsi="Arial" w:cs="Arial"/>
                <w:sz w:val="16"/>
                <w:szCs w:val="16"/>
              </w:rPr>
              <w:t>extended flight time).</w:t>
            </w:r>
          </w:p>
          <w:p w14:paraId="4F780DC7" w14:textId="3A508ADA" w:rsidR="009B214B" w:rsidRPr="00AE726D" w:rsidRDefault="009B214B" w:rsidP="009B214B">
            <w:pPr>
              <w:autoSpaceDE w:val="0"/>
              <w:autoSpaceDN w:val="0"/>
              <w:adjustRightInd w:val="0"/>
              <w:spacing w:before="60" w:after="60"/>
              <w:rPr>
                <w:rFonts w:ascii="Arial" w:hAnsi="Arial" w:cs="Arial"/>
                <w:i/>
                <w:sz w:val="16"/>
                <w:szCs w:val="16"/>
                <w:lang w:val="fr-CA"/>
              </w:rPr>
            </w:pPr>
            <w:r w:rsidRPr="00AE726D">
              <w:rPr>
                <w:rFonts w:ascii="Arial" w:hAnsi="Arial" w:cs="Arial"/>
                <w:i/>
                <w:sz w:val="16"/>
                <w:szCs w:val="16"/>
                <w:lang w:val="fr-CA"/>
              </w:rPr>
              <w:t>L’expérimentateur s’engage à prévoir une autonomie suffisante pour</w:t>
            </w:r>
            <w:r>
              <w:rPr>
                <w:rFonts w:ascii="Arial" w:hAnsi="Arial" w:cs="Arial"/>
                <w:i/>
                <w:sz w:val="16"/>
                <w:szCs w:val="16"/>
                <w:lang w:val="fr-CA"/>
              </w:rPr>
              <w:t xml:space="preserve"> les différents circuits de son </w:t>
            </w:r>
            <w:r w:rsidRPr="00AE726D">
              <w:rPr>
                <w:rFonts w:ascii="Arial" w:hAnsi="Arial" w:cs="Arial"/>
                <w:i/>
                <w:sz w:val="16"/>
                <w:szCs w:val="16"/>
                <w:lang w:val="fr-CA"/>
              </w:rPr>
              <w:t>expérience (en cas d</w:t>
            </w:r>
            <w:r>
              <w:rPr>
                <w:rFonts w:ascii="Arial" w:hAnsi="Arial" w:cs="Arial"/>
                <w:i/>
                <w:sz w:val="16"/>
                <w:szCs w:val="16"/>
                <w:lang w:val="fr-CA"/>
              </w:rPr>
              <w:t xml:space="preserve">e retard dans la chronologie ou </w:t>
            </w:r>
            <w:r w:rsidRPr="00AE726D">
              <w:rPr>
                <w:rFonts w:ascii="Arial" w:hAnsi="Arial" w:cs="Arial"/>
                <w:i/>
                <w:sz w:val="16"/>
                <w:szCs w:val="16"/>
                <w:lang w:val="fr-CA"/>
              </w:rPr>
              <w:t>de prolongation de vol).</w:t>
            </w:r>
          </w:p>
        </w:tc>
        <w:tc>
          <w:tcPr>
            <w:tcW w:w="1620" w:type="dxa"/>
            <w:vAlign w:val="center"/>
          </w:tcPr>
          <w:p w14:paraId="4BB56129" w14:textId="06325A1D" w:rsidR="009B214B" w:rsidRPr="009C0DA2" w:rsidRDefault="000E0B19" w:rsidP="009B214B">
            <w:pPr>
              <w:jc w:val="center"/>
              <w:rPr>
                <w:rFonts w:ascii="Arial" w:hAnsi="Arial" w:cs="Arial"/>
                <w:sz w:val="16"/>
                <w:szCs w:val="16"/>
                <w:lang w:val="fr-CA"/>
              </w:rPr>
            </w:pPr>
            <w:sdt>
              <w:sdtPr>
                <w:rPr>
                  <w:rFonts w:ascii="Arial" w:hAnsi="Arial" w:cs="Arial"/>
                  <w:sz w:val="16"/>
                  <w:szCs w:val="16"/>
                  <w:lang w:val="fr-CA"/>
                </w:rPr>
                <w:id w:val="182252765"/>
                <w:placeholder>
                  <w:docPart w:val="1636CFA61B1DB44CB1941362B33B0686"/>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DD1C61">
                  <w:rPr>
                    <w:rFonts w:ascii="Arial" w:hAnsi="Arial" w:cs="Arial"/>
                    <w:sz w:val="16"/>
                    <w:szCs w:val="16"/>
                    <w:lang w:val="fr-CA"/>
                  </w:rPr>
                  <w:t>NA: Not Applicable / Non Applicable</w:t>
                </w:r>
              </w:sdtContent>
            </w:sdt>
          </w:p>
        </w:tc>
        <w:tc>
          <w:tcPr>
            <w:tcW w:w="3510" w:type="dxa"/>
            <w:vAlign w:val="center"/>
          </w:tcPr>
          <w:p w14:paraId="0C829350" w14:textId="19FDA537" w:rsidR="009B214B" w:rsidRPr="009C0DA2" w:rsidRDefault="00DD1C61" w:rsidP="009B214B">
            <w:pPr>
              <w:autoSpaceDE w:val="0"/>
              <w:autoSpaceDN w:val="0"/>
              <w:adjustRightInd w:val="0"/>
              <w:rPr>
                <w:rFonts w:ascii="Arial" w:hAnsi="Arial" w:cs="Arial"/>
                <w:sz w:val="16"/>
                <w:szCs w:val="16"/>
              </w:rPr>
            </w:pPr>
            <w:r>
              <w:rPr>
                <w:rFonts w:ascii="Arial" w:hAnsi="Arial" w:cs="Arial"/>
                <w:sz w:val="16"/>
                <w:szCs w:val="16"/>
              </w:rPr>
              <w:t>Controlled by CSA Power Subsystem</w:t>
            </w:r>
            <w:r w:rsidR="005D5DB5">
              <w:rPr>
                <w:rFonts w:ascii="Arial" w:hAnsi="Arial" w:cs="Arial"/>
                <w:sz w:val="16"/>
                <w:szCs w:val="16"/>
              </w:rPr>
              <w:t xml:space="preserve">. </w:t>
            </w:r>
            <w:r w:rsidR="005D5DB5" w:rsidRPr="00031B0C">
              <w:rPr>
                <w:rFonts w:ascii="Arial" w:hAnsi="Arial" w:cs="Arial"/>
                <w:sz w:val="16"/>
                <w:szCs w:val="16"/>
              </w:rPr>
              <w:t>If power is not applied, the payload will remains in a passive secure state.</w:t>
            </w:r>
          </w:p>
        </w:tc>
        <w:tc>
          <w:tcPr>
            <w:tcW w:w="2741" w:type="dxa"/>
          </w:tcPr>
          <w:p w14:paraId="061A3A38" w14:textId="77777777" w:rsidR="009B214B" w:rsidRPr="00797A56" w:rsidRDefault="009B214B" w:rsidP="009B214B">
            <w:pPr>
              <w:rPr>
                <w:rFonts w:ascii="Arial" w:hAnsi="Arial" w:cs="Arial"/>
                <w:sz w:val="16"/>
                <w:szCs w:val="16"/>
              </w:rPr>
            </w:pPr>
          </w:p>
        </w:tc>
      </w:tr>
      <w:tr w:rsidR="009B214B" w:rsidRPr="00A517AD" w14:paraId="0743123B" w14:textId="77777777" w:rsidTr="007E4751">
        <w:tc>
          <w:tcPr>
            <w:tcW w:w="1975" w:type="dxa"/>
          </w:tcPr>
          <w:p w14:paraId="00307466" w14:textId="43F46D4D" w:rsidR="009B214B" w:rsidRPr="005D5DB5" w:rsidRDefault="009B214B" w:rsidP="009B214B">
            <w:pPr>
              <w:rPr>
                <w:rFonts w:ascii="Arial" w:hAnsi="Arial" w:cs="Arial"/>
                <w:b/>
                <w:sz w:val="18"/>
              </w:rPr>
            </w:pPr>
            <w:r w:rsidRPr="005D5DB5">
              <w:rPr>
                <w:rFonts w:ascii="Arial" w:hAnsi="Arial" w:cs="Arial"/>
                <w:b/>
                <w:sz w:val="18"/>
              </w:rPr>
              <w:t>EX-0-MNU-20210*</w:t>
            </w:r>
          </w:p>
        </w:tc>
        <w:tc>
          <w:tcPr>
            <w:tcW w:w="4050" w:type="dxa"/>
          </w:tcPr>
          <w:p w14:paraId="324AA805" w14:textId="1657C814" w:rsidR="009B214B" w:rsidRPr="00AE726D" w:rsidRDefault="009B214B" w:rsidP="009B214B">
            <w:pPr>
              <w:autoSpaceDE w:val="0"/>
              <w:autoSpaceDN w:val="0"/>
              <w:adjustRightInd w:val="0"/>
              <w:spacing w:before="60" w:after="60"/>
              <w:rPr>
                <w:rFonts w:ascii="Arial" w:hAnsi="Arial" w:cs="Arial"/>
                <w:sz w:val="16"/>
                <w:szCs w:val="16"/>
              </w:rPr>
            </w:pPr>
            <w:r w:rsidRPr="00AE726D">
              <w:rPr>
                <w:rFonts w:ascii="Arial" w:hAnsi="Arial" w:cs="Arial"/>
                <w:sz w:val="16"/>
                <w:szCs w:val="16"/>
              </w:rPr>
              <w:t>However, in the event of a power failure, there must be no ch</w:t>
            </w:r>
            <w:r>
              <w:rPr>
                <w:rFonts w:ascii="Arial" w:hAnsi="Arial" w:cs="Arial"/>
                <w:sz w:val="16"/>
                <w:szCs w:val="16"/>
              </w:rPr>
              <w:t xml:space="preserve">ange in the state of any safety </w:t>
            </w:r>
            <w:r w:rsidRPr="00614F77">
              <w:rPr>
                <w:rFonts w:ascii="Arial" w:hAnsi="Arial" w:cs="Arial"/>
                <w:sz w:val="16"/>
                <w:szCs w:val="16"/>
              </w:rPr>
              <w:t>barrier and the systems at risk must switch to safe mode.</w:t>
            </w:r>
          </w:p>
          <w:p w14:paraId="1082F431" w14:textId="6667AC52" w:rsidR="009B214B" w:rsidRPr="009C0DA2" w:rsidRDefault="009B214B" w:rsidP="009B214B">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 xml:space="preserve">Toutefois, en cas de coupure d’alimentation, aucune barrière de sauvegarde ne doit changer d'état et les systèmes à risque doivent se mettre en mode </w:t>
            </w:r>
            <w:proofErr w:type="spellStart"/>
            <w:r w:rsidRPr="009C0DA2">
              <w:rPr>
                <w:rFonts w:ascii="Arial" w:hAnsi="Arial" w:cs="Arial"/>
                <w:i/>
                <w:sz w:val="16"/>
                <w:szCs w:val="16"/>
                <w:lang w:val="fr-CA"/>
              </w:rPr>
              <w:t>safe</w:t>
            </w:r>
            <w:proofErr w:type="spellEnd"/>
            <w:r w:rsidRPr="009C0DA2">
              <w:rPr>
                <w:rFonts w:ascii="Arial" w:hAnsi="Arial" w:cs="Arial"/>
                <w:i/>
                <w:sz w:val="16"/>
                <w:szCs w:val="16"/>
                <w:lang w:val="fr-CA"/>
              </w:rPr>
              <w:t>.</w:t>
            </w:r>
          </w:p>
        </w:tc>
        <w:tc>
          <w:tcPr>
            <w:tcW w:w="1620" w:type="dxa"/>
            <w:vAlign w:val="center"/>
          </w:tcPr>
          <w:p w14:paraId="0ADEAA09" w14:textId="4AA1C43B" w:rsidR="009B214B" w:rsidRPr="009C0DA2" w:rsidRDefault="000E0B19" w:rsidP="009B214B">
            <w:pPr>
              <w:jc w:val="center"/>
              <w:rPr>
                <w:rFonts w:ascii="Arial" w:hAnsi="Arial" w:cs="Arial"/>
                <w:sz w:val="16"/>
                <w:szCs w:val="16"/>
                <w:highlight w:val="yellow"/>
                <w:lang w:val="fr-CA"/>
              </w:rPr>
            </w:pPr>
            <w:sdt>
              <w:sdtPr>
                <w:rPr>
                  <w:rFonts w:ascii="Arial" w:hAnsi="Arial" w:cs="Arial"/>
                  <w:sz w:val="16"/>
                  <w:szCs w:val="16"/>
                  <w:lang w:val="fr-CA"/>
                </w:rPr>
                <w:id w:val="-460419369"/>
                <w:placeholder>
                  <w:docPart w:val="633CFAF8896693468F79C7BFE1EB93BE"/>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9B214B">
                  <w:rPr>
                    <w:rFonts w:ascii="Arial" w:hAnsi="Arial" w:cs="Arial"/>
                    <w:sz w:val="16"/>
                    <w:szCs w:val="16"/>
                    <w:lang w:val="fr-CA"/>
                  </w:rPr>
                  <w:t>C: Compliant / Conforme</w:t>
                </w:r>
              </w:sdtContent>
            </w:sdt>
          </w:p>
        </w:tc>
        <w:tc>
          <w:tcPr>
            <w:tcW w:w="3510" w:type="dxa"/>
            <w:vAlign w:val="center"/>
          </w:tcPr>
          <w:p w14:paraId="47CBA246" w14:textId="32548195" w:rsidR="009B214B" w:rsidRPr="009C0DA2" w:rsidRDefault="005D5DB5" w:rsidP="009B214B">
            <w:pPr>
              <w:rPr>
                <w:rFonts w:ascii="Arial" w:hAnsi="Arial" w:cs="Arial"/>
                <w:sz w:val="16"/>
                <w:szCs w:val="16"/>
              </w:rPr>
            </w:pPr>
            <w:r>
              <w:rPr>
                <w:rFonts w:ascii="Arial" w:hAnsi="Arial" w:cs="Arial"/>
                <w:sz w:val="16"/>
                <w:szCs w:val="16"/>
              </w:rPr>
              <w:t>In case of a power failure, the flight computer shuts off, and if there is a sampling chamber open at that point, it will remain open. The rest of the chambers will stay closed.</w:t>
            </w:r>
          </w:p>
        </w:tc>
        <w:tc>
          <w:tcPr>
            <w:tcW w:w="2741" w:type="dxa"/>
          </w:tcPr>
          <w:p w14:paraId="72822E9C" w14:textId="77777777" w:rsidR="009B214B" w:rsidRPr="00043635" w:rsidRDefault="009B214B" w:rsidP="009B214B">
            <w:pPr>
              <w:autoSpaceDE w:val="0"/>
              <w:autoSpaceDN w:val="0"/>
              <w:adjustRightInd w:val="0"/>
              <w:rPr>
                <w:rFonts w:ascii="Arial" w:hAnsi="Arial" w:cs="Arial"/>
                <w:sz w:val="16"/>
                <w:szCs w:val="16"/>
              </w:rPr>
            </w:pPr>
          </w:p>
        </w:tc>
      </w:tr>
      <w:tr w:rsidR="005D5DB5" w:rsidRPr="00A517AD" w14:paraId="12F92CC3" w14:textId="77777777" w:rsidTr="001F0298">
        <w:trPr>
          <w:trHeight w:val="1398"/>
        </w:trPr>
        <w:tc>
          <w:tcPr>
            <w:tcW w:w="1975" w:type="dxa"/>
          </w:tcPr>
          <w:p w14:paraId="331F2924" w14:textId="484F0DB7" w:rsidR="005D5DB5" w:rsidRPr="00A517AD" w:rsidRDefault="005D5DB5" w:rsidP="005D5DB5">
            <w:pPr>
              <w:rPr>
                <w:rFonts w:ascii="Arial" w:hAnsi="Arial" w:cs="Arial"/>
                <w:b/>
                <w:sz w:val="18"/>
                <w:lang w:val="fr-CA"/>
              </w:rPr>
            </w:pPr>
            <w:r w:rsidRPr="00A517AD">
              <w:rPr>
                <w:rFonts w:ascii="Arial" w:hAnsi="Arial" w:cs="Arial"/>
                <w:b/>
                <w:sz w:val="18"/>
                <w:lang w:val="fr-CA"/>
              </w:rPr>
              <w:t>EX-0-MNU-20220</w:t>
            </w:r>
            <w:r>
              <w:rPr>
                <w:rFonts w:ascii="Arial" w:hAnsi="Arial" w:cs="Arial"/>
                <w:b/>
                <w:sz w:val="18"/>
                <w:lang w:val="fr-CA"/>
              </w:rPr>
              <w:t>*</w:t>
            </w:r>
          </w:p>
        </w:tc>
        <w:tc>
          <w:tcPr>
            <w:tcW w:w="4050" w:type="dxa"/>
          </w:tcPr>
          <w:p w14:paraId="0A6864EB" w14:textId="169270E0" w:rsidR="005D5DB5" w:rsidRPr="00614F77" w:rsidRDefault="005D5DB5" w:rsidP="005D5DB5">
            <w:pPr>
              <w:autoSpaceDE w:val="0"/>
              <w:autoSpaceDN w:val="0"/>
              <w:adjustRightInd w:val="0"/>
              <w:spacing w:before="60" w:after="60"/>
              <w:rPr>
                <w:rFonts w:ascii="Arial" w:hAnsi="Arial" w:cs="Arial"/>
                <w:sz w:val="16"/>
                <w:szCs w:val="16"/>
              </w:rPr>
            </w:pPr>
            <w:r w:rsidRPr="00614F77">
              <w:rPr>
                <w:rFonts w:ascii="Arial" w:hAnsi="Arial" w:cs="Arial"/>
                <w:sz w:val="16"/>
                <w:szCs w:val="16"/>
              </w:rPr>
              <w:t>The alarm and safety systems must be designed such that any failure is signalled.</w:t>
            </w:r>
          </w:p>
          <w:p w14:paraId="60C6AB4B" w14:textId="4BBF713F"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Les systèmes d'alarme et de sécurité doivent être conçus de manière à ce que leur défaillance soit signalée.</w:t>
            </w:r>
          </w:p>
        </w:tc>
        <w:tc>
          <w:tcPr>
            <w:tcW w:w="1620" w:type="dxa"/>
            <w:vAlign w:val="center"/>
          </w:tcPr>
          <w:p w14:paraId="40A642E6" w14:textId="6B071658"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2118598117"/>
                <w:placeholder>
                  <w:docPart w:val="C1D20F4071664F39853196F445DC0990"/>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C: Compliant / Conforme</w:t>
                </w:r>
              </w:sdtContent>
            </w:sdt>
          </w:p>
        </w:tc>
        <w:tc>
          <w:tcPr>
            <w:tcW w:w="3510" w:type="dxa"/>
            <w:vAlign w:val="center"/>
          </w:tcPr>
          <w:p w14:paraId="5543894A" w14:textId="77777777" w:rsidR="005D5DB5" w:rsidRDefault="005D5DB5" w:rsidP="005D5DB5">
            <w:pPr>
              <w:rPr>
                <w:rFonts w:ascii="Arial" w:hAnsi="Arial" w:cs="Arial"/>
                <w:sz w:val="16"/>
                <w:szCs w:val="16"/>
              </w:rPr>
            </w:pPr>
            <w:r w:rsidRPr="00031B0C">
              <w:rPr>
                <w:rFonts w:ascii="Arial" w:hAnsi="Arial" w:cs="Arial"/>
                <w:sz w:val="16"/>
                <w:szCs w:val="16"/>
              </w:rPr>
              <w:t>If power is not applied, the payload will remains in a passive secure state.</w:t>
            </w:r>
          </w:p>
          <w:p w14:paraId="5C56DB75" w14:textId="77777777" w:rsidR="005D5DB5" w:rsidRDefault="005D5DB5" w:rsidP="005D5DB5">
            <w:pPr>
              <w:rPr>
                <w:rFonts w:ascii="Arial" w:hAnsi="Arial" w:cs="Arial"/>
                <w:sz w:val="16"/>
                <w:szCs w:val="16"/>
              </w:rPr>
            </w:pPr>
          </w:p>
          <w:p w14:paraId="3FB5FD73" w14:textId="39801CA5" w:rsidR="005D5DB5" w:rsidRPr="009C0DA2" w:rsidRDefault="005D5DB5" w:rsidP="005D5DB5">
            <w:pPr>
              <w:rPr>
                <w:rFonts w:ascii="Arial" w:hAnsi="Arial" w:cs="Arial"/>
                <w:sz w:val="16"/>
                <w:szCs w:val="16"/>
              </w:rPr>
            </w:pPr>
            <w:r w:rsidRPr="005D5DB5">
              <w:rPr>
                <w:rFonts w:ascii="Arial" w:hAnsi="Arial" w:cs="Arial"/>
                <w:sz w:val="16"/>
                <w:szCs w:val="16"/>
              </w:rPr>
              <w:t>Any instrument failure will be sent to the PRISM subsystem for telemetry.</w:t>
            </w:r>
          </w:p>
        </w:tc>
        <w:tc>
          <w:tcPr>
            <w:tcW w:w="2741" w:type="dxa"/>
          </w:tcPr>
          <w:p w14:paraId="43C90CB4" w14:textId="77777777" w:rsidR="005D5DB5" w:rsidRPr="004D521D" w:rsidRDefault="005D5DB5" w:rsidP="005D5DB5">
            <w:pPr>
              <w:rPr>
                <w:rFonts w:ascii="Arial" w:hAnsi="Arial" w:cs="Arial"/>
                <w:sz w:val="16"/>
                <w:szCs w:val="16"/>
              </w:rPr>
            </w:pPr>
          </w:p>
        </w:tc>
      </w:tr>
      <w:tr w:rsidR="005D5DB5" w:rsidRPr="00F663C7" w14:paraId="26BBE910" w14:textId="77777777" w:rsidTr="00973506">
        <w:tc>
          <w:tcPr>
            <w:tcW w:w="13896" w:type="dxa"/>
            <w:gridSpan w:val="5"/>
          </w:tcPr>
          <w:p w14:paraId="4AA2E0E6" w14:textId="77777777" w:rsidR="005D5DB5" w:rsidRPr="00614F77" w:rsidRDefault="005D5DB5" w:rsidP="005D5DB5">
            <w:pPr>
              <w:rPr>
                <w:rFonts w:ascii="Arial" w:eastAsiaTheme="minorHAnsi" w:hAnsi="Arial" w:cs="Arial"/>
                <w:b/>
                <w:bCs/>
                <w:color w:val="33CD33"/>
                <w:sz w:val="19"/>
                <w:szCs w:val="19"/>
              </w:rPr>
            </w:pPr>
            <w:r w:rsidRPr="00614F77">
              <w:rPr>
                <w:rFonts w:ascii="Arial" w:eastAsiaTheme="minorHAnsi" w:hAnsi="Arial" w:cs="Arial"/>
                <w:b/>
                <w:bCs/>
                <w:color w:val="33CD33"/>
              </w:rPr>
              <w:t>S</w:t>
            </w:r>
            <w:r w:rsidRPr="00614F77">
              <w:rPr>
                <w:rFonts w:ascii="Arial" w:eastAsiaTheme="minorHAnsi" w:hAnsi="Arial" w:cs="Arial"/>
                <w:b/>
                <w:bCs/>
                <w:color w:val="33CD33"/>
                <w:sz w:val="19"/>
                <w:szCs w:val="19"/>
              </w:rPr>
              <w:t>YSTEMS SUBJECT TO RISK</w:t>
            </w:r>
          </w:p>
          <w:p w14:paraId="604A8ACE" w14:textId="18828932" w:rsidR="005D5DB5" w:rsidRPr="00614F77" w:rsidRDefault="005D5DB5" w:rsidP="005D5DB5">
            <w:pPr>
              <w:rPr>
                <w:rFonts w:eastAsiaTheme="minorHAnsi"/>
                <w:sz w:val="22"/>
              </w:rPr>
            </w:pPr>
            <w:r w:rsidRPr="00614F77">
              <w:rPr>
                <w:rFonts w:ascii="Arial" w:eastAsiaTheme="minorHAnsi" w:hAnsi="Arial" w:cs="Arial"/>
                <w:b/>
                <w:bCs/>
                <w:color w:val="51B948"/>
                <w:sz w:val="23"/>
                <w:szCs w:val="23"/>
              </w:rPr>
              <w:t>S</w:t>
            </w:r>
            <w:r>
              <w:rPr>
                <w:rFonts w:ascii="Arial" w:eastAsiaTheme="minorHAnsi" w:hAnsi="Arial" w:cs="Arial"/>
                <w:b/>
                <w:bCs/>
                <w:color w:val="51B948"/>
                <w:sz w:val="18"/>
                <w:szCs w:val="18"/>
              </w:rPr>
              <w:t>YSTEMES À</w:t>
            </w:r>
            <w:r w:rsidRPr="00614F77">
              <w:rPr>
                <w:rFonts w:ascii="Arial" w:eastAsiaTheme="minorHAnsi" w:hAnsi="Arial" w:cs="Arial"/>
                <w:b/>
                <w:bCs/>
                <w:color w:val="51B948"/>
                <w:sz w:val="18"/>
                <w:szCs w:val="18"/>
              </w:rPr>
              <w:t xml:space="preserve"> RISQUES</w:t>
            </w:r>
          </w:p>
        </w:tc>
      </w:tr>
      <w:tr w:rsidR="005D5DB5" w:rsidRPr="00A517AD" w14:paraId="0D4B47F7" w14:textId="77777777" w:rsidTr="007E4751">
        <w:tc>
          <w:tcPr>
            <w:tcW w:w="1975" w:type="dxa"/>
          </w:tcPr>
          <w:p w14:paraId="11E8D7B1" w14:textId="7DC7870E" w:rsidR="005D5DB5" w:rsidRPr="00A517AD" w:rsidRDefault="005D5DB5" w:rsidP="005D5DB5">
            <w:pPr>
              <w:rPr>
                <w:rFonts w:ascii="Arial" w:hAnsi="Arial" w:cs="Arial"/>
                <w:b/>
                <w:sz w:val="18"/>
                <w:lang w:val="fr-CA"/>
              </w:rPr>
            </w:pPr>
            <w:r w:rsidRPr="00A517AD">
              <w:rPr>
                <w:rFonts w:ascii="Arial" w:hAnsi="Arial" w:cs="Arial"/>
                <w:b/>
                <w:sz w:val="18"/>
                <w:lang w:val="fr-CA"/>
              </w:rPr>
              <w:t>EX-0-MNU-20300</w:t>
            </w:r>
            <w:r>
              <w:rPr>
                <w:rFonts w:ascii="Arial" w:hAnsi="Arial" w:cs="Arial"/>
                <w:b/>
                <w:sz w:val="18"/>
                <w:lang w:val="fr-CA"/>
              </w:rPr>
              <w:t>*</w:t>
            </w:r>
          </w:p>
        </w:tc>
        <w:tc>
          <w:tcPr>
            <w:tcW w:w="4050" w:type="dxa"/>
          </w:tcPr>
          <w:p w14:paraId="4B40D893" w14:textId="455D3667" w:rsidR="005D5DB5" w:rsidRPr="00AB5658" w:rsidRDefault="005D5DB5" w:rsidP="005D5DB5">
            <w:pPr>
              <w:autoSpaceDE w:val="0"/>
              <w:autoSpaceDN w:val="0"/>
              <w:adjustRightInd w:val="0"/>
              <w:spacing w:before="60" w:after="60"/>
              <w:rPr>
                <w:rFonts w:ascii="Arial" w:hAnsi="Arial" w:cs="Arial"/>
                <w:sz w:val="16"/>
                <w:szCs w:val="16"/>
              </w:rPr>
            </w:pPr>
            <w:r w:rsidRPr="00AB5658">
              <w:rPr>
                <w:rFonts w:ascii="Arial" w:hAnsi="Arial" w:cs="Arial"/>
                <w:sz w:val="16"/>
                <w:szCs w:val="16"/>
              </w:rPr>
              <w:t>The connectors of electrical circuits at risk must be designed</w:t>
            </w:r>
            <w:r>
              <w:rPr>
                <w:rFonts w:ascii="Arial" w:hAnsi="Arial" w:cs="Arial"/>
                <w:sz w:val="16"/>
                <w:szCs w:val="16"/>
              </w:rPr>
              <w:t xml:space="preserve"> in such a way that there is no </w:t>
            </w:r>
            <w:r w:rsidRPr="00AB5658">
              <w:rPr>
                <w:rFonts w:ascii="Arial" w:hAnsi="Arial" w:cs="Arial"/>
                <w:sz w:val="16"/>
                <w:szCs w:val="16"/>
              </w:rPr>
              <w:t>ambiguity in their connection (</w:t>
            </w:r>
            <w:r>
              <w:rPr>
                <w:rFonts w:ascii="Arial" w:hAnsi="Arial" w:cs="Arial"/>
                <w:sz w:val="16"/>
                <w:szCs w:val="16"/>
              </w:rPr>
              <w:t xml:space="preserve">mechanical guides, </w:t>
            </w:r>
            <w:proofErr w:type="spellStart"/>
            <w:r>
              <w:rPr>
                <w:rFonts w:ascii="Arial" w:hAnsi="Arial" w:cs="Arial"/>
                <w:sz w:val="16"/>
                <w:szCs w:val="16"/>
              </w:rPr>
              <w:t>foolproofing</w:t>
            </w:r>
            <w:proofErr w:type="spellEnd"/>
            <w:r>
              <w:rPr>
                <w:rFonts w:ascii="Arial" w:hAnsi="Arial" w:cs="Arial"/>
                <w:sz w:val="16"/>
                <w:szCs w:val="16"/>
              </w:rPr>
              <w:t xml:space="preserve"> </w:t>
            </w:r>
            <w:r w:rsidRPr="00AB5658">
              <w:rPr>
                <w:rFonts w:ascii="Arial" w:hAnsi="Arial" w:cs="Arial"/>
                <w:sz w:val="16"/>
                <w:szCs w:val="16"/>
              </w:rPr>
              <w:t>de</w:t>
            </w:r>
            <w:r>
              <w:rPr>
                <w:rFonts w:ascii="Arial" w:hAnsi="Arial" w:cs="Arial"/>
                <w:sz w:val="16"/>
                <w:szCs w:val="16"/>
              </w:rPr>
              <w:t xml:space="preserve">vices, etc.). They must also be </w:t>
            </w:r>
            <w:r w:rsidRPr="00AB5658">
              <w:rPr>
                <w:rFonts w:ascii="Arial" w:hAnsi="Arial" w:cs="Arial"/>
                <w:sz w:val="16"/>
                <w:szCs w:val="16"/>
              </w:rPr>
              <w:t>protected against any deterioration, and i</w:t>
            </w:r>
            <w:r>
              <w:rPr>
                <w:rFonts w:ascii="Arial" w:hAnsi="Arial" w:cs="Arial"/>
                <w:sz w:val="16"/>
                <w:szCs w:val="16"/>
              </w:rPr>
              <w:t xml:space="preserve">nclude a system for locking the </w:t>
            </w:r>
            <w:r w:rsidRPr="00AB5658">
              <w:rPr>
                <w:rFonts w:ascii="Arial" w:hAnsi="Arial" w:cs="Arial"/>
                <w:sz w:val="16"/>
                <w:szCs w:val="16"/>
              </w:rPr>
              <w:t>connections in position.</w:t>
            </w:r>
          </w:p>
          <w:p w14:paraId="2C82CFE9" w14:textId="3CFCD9EB"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Les connecteurs des circuits électriques à risque doivent être conçus de manière à ce que leur branchement ne présente pas d'ambiguïté (guide mécanique, détrompeur, etc.). Ils doivent également être protégés contre toute détérioration, et être munis de systèmes de verrouillage.</w:t>
            </w:r>
          </w:p>
        </w:tc>
        <w:tc>
          <w:tcPr>
            <w:tcW w:w="1620" w:type="dxa"/>
            <w:vAlign w:val="center"/>
          </w:tcPr>
          <w:p w14:paraId="316EF7C9" w14:textId="0171832C"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1683048732"/>
                <w:placeholder>
                  <w:docPart w:val="F6CDE74CBD4F426DA92736C215E2B835"/>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C: Compliant / Conforme</w:t>
                </w:r>
              </w:sdtContent>
            </w:sdt>
          </w:p>
        </w:tc>
        <w:tc>
          <w:tcPr>
            <w:tcW w:w="3510" w:type="dxa"/>
            <w:vAlign w:val="center"/>
          </w:tcPr>
          <w:p w14:paraId="158D8D2B" w14:textId="77777777" w:rsidR="005D5DB5" w:rsidRPr="00E91AC2" w:rsidRDefault="005D5DB5" w:rsidP="005D5DB5">
            <w:pPr>
              <w:rPr>
                <w:rFonts w:ascii="Arial" w:hAnsi="Arial" w:cs="Arial"/>
                <w:sz w:val="16"/>
                <w:szCs w:val="16"/>
              </w:rPr>
            </w:pPr>
            <w:r w:rsidRPr="00E91AC2">
              <w:rPr>
                <w:rFonts w:ascii="Arial" w:hAnsi="Arial" w:cs="Arial"/>
                <w:sz w:val="16"/>
                <w:szCs w:val="16"/>
              </w:rPr>
              <w:t>No electrical circuits at risk.</w:t>
            </w:r>
          </w:p>
          <w:p w14:paraId="5C53FCDE" w14:textId="77777777" w:rsidR="005D5DB5" w:rsidRDefault="005D5DB5" w:rsidP="005D5DB5">
            <w:pPr>
              <w:rPr>
                <w:rFonts w:ascii="Arial" w:hAnsi="Arial" w:cs="Arial"/>
                <w:sz w:val="16"/>
                <w:szCs w:val="16"/>
              </w:rPr>
            </w:pPr>
            <w:r w:rsidRPr="00E91AC2">
              <w:rPr>
                <w:rFonts w:ascii="Arial" w:hAnsi="Arial" w:cs="Arial"/>
                <w:sz w:val="16"/>
                <w:szCs w:val="16"/>
              </w:rPr>
              <w:t>External cables are equipped with locking systems</w:t>
            </w:r>
          </w:p>
          <w:p w14:paraId="02D1A7AB" w14:textId="77777777" w:rsidR="005D5DB5" w:rsidRDefault="005D5DB5" w:rsidP="005D5DB5">
            <w:pPr>
              <w:rPr>
                <w:rFonts w:ascii="Arial" w:hAnsi="Arial" w:cs="Arial"/>
                <w:sz w:val="16"/>
                <w:szCs w:val="16"/>
              </w:rPr>
            </w:pPr>
          </w:p>
          <w:p w14:paraId="09829C69" w14:textId="6F53F457" w:rsidR="005D5DB5" w:rsidRPr="009C0DA2" w:rsidRDefault="005D5DB5" w:rsidP="005D5DB5">
            <w:pPr>
              <w:rPr>
                <w:rFonts w:ascii="Arial" w:hAnsi="Arial" w:cs="Arial"/>
                <w:sz w:val="16"/>
                <w:szCs w:val="16"/>
              </w:rPr>
            </w:pPr>
            <w:r w:rsidRPr="00E91AC2">
              <w:rPr>
                <w:rFonts w:ascii="Arial" w:hAnsi="Arial" w:cs="Arial"/>
                <w:sz w:val="16"/>
                <w:szCs w:val="16"/>
              </w:rPr>
              <w:t xml:space="preserve">In the event of a failure, the </w:t>
            </w:r>
            <w:r>
              <w:rPr>
                <w:rFonts w:ascii="Arial" w:hAnsi="Arial" w:cs="Arial"/>
                <w:sz w:val="16"/>
                <w:szCs w:val="16"/>
              </w:rPr>
              <w:t>instrument</w:t>
            </w:r>
            <w:r w:rsidRPr="00E91AC2">
              <w:rPr>
                <w:rFonts w:ascii="Arial" w:hAnsi="Arial" w:cs="Arial"/>
                <w:sz w:val="16"/>
                <w:szCs w:val="16"/>
              </w:rPr>
              <w:t xml:space="preserve"> will remain in </w:t>
            </w:r>
            <w:r>
              <w:rPr>
                <w:rFonts w:ascii="Arial" w:hAnsi="Arial" w:cs="Arial"/>
                <w:sz w:val="16"/>
                <w:szCs w:val="16"/>
              </w:rPr>
              <w:t>a passive</w:t>
            </w:r>
            <w:r w:rsidRPr="00E91AC2">
              <w:rPr>
                <w:rFonts w:ascii="Arial" w:hAnsi="Arial" w:cs="Arial"/>
                <w:sz w:val="16"/>
                <w:szCs w:val="16"/>
              </w:rPr>
              <w:t xml:space="preserve"> </w:t>
            </w:r>
            <w:r>
              <w:rPr>
                <w:rFonts w:ascii="Arial" w:hAnsi="Arial" w:cs="Arial"/>
                <w:sz w:val="16"/>
                <w:szCs w:val="16"/>
              </w:rPr>
              <w:t>secure</w:t>
            </w:r>
            <w:r w:rsidRPr="00E91AC2">
              <w:rPr>
                <w:rFonts w:ascii="Arial" w:hAnsi="Arial" w:cs="Arial"/>
                <w:sz w:val="16"/>
                <w:szCs w:val="16"/>
              </w:rPr>
              <w:t xml:space="preserve"> state</w:t>
            </w:r>
          </w:p>
        </w:tc>
        <w:tc>
          <w:tcPr>
            <w:tcW w:w="2741" w:type="dxa"/>
          </w:tcPr>
          <w:p w14:paraId="1537808C" w14:textId="77777777" w:rsidR="005D5DB5" w:rsidRPr="009C0DA2" w:rsidRDefault="005D5DB5" w:rsidP="005D5DB5">
            <w:pPr>
              <w:autoSpaceDE w:val="0"/>
              <w:autoSpaceDN w:val="0"/>
              <w:adjustRightInd w:val="0"/>
              <w:rPr>
                <w:rFonts w:ascii="Arial" w:hAnsi="Arial" w:cs="Arial"/>
                <w:sz w:val="16"/>
                <w:szCs w:val="16"/>
              </w:rPr>
            </w:pPr>
          </w:p>
        </w:tc>
      </w:tr>
      <w:tr w:rsidR="005D5DB5" w:rsidRPr="00A517AD" w14:paraId="5184191E" w14:textId="77777777" w:rsidTr="007E4751">
        <w:tc>
          <w:tcPr>
            <w:tcW w:w="1975" w:type="dxa"/>
          </w:tcPr>
          <w:p w14:paraId="1C147EB0" w14:textId="25FD5B82" w:rsidR="005D5DB5" w:rsidRPr="004D521D" w:rsidRDefault="005D5DB5" w:rsidP="005D5DB5">
            <w:pPr>
              <w:rPr>
                <w:rFonts w:ascii="Arial" w:hAnsi="Arial" w:cs="Arial"/>
                <w:b/>
                <w:sz w:val="18"/>
              </w:rPr>
            </w:pPr>
            <w:r w:rsidRPr="004D521D">
              <w:rPr>
                <w:rFonts w:ascii="Arial" w:hAnsi="Arial" w:cs="Arial"/>
                <w:b/>
                <w:sz w:val="18"/>
              </w:rPr>
              <w:t>EX-0-MNU-20310</w:t>
            </w:r>
            <w:r>
              <w:rPr>
                <w:rFonts w:ascii="Arial" w:hAnsi="Arial" w:cs="Arial"/>
                <w:b/>
                <w:sz w:val="18"/>
              </w:rPr>
              <w:t>*</w:t>
            </w:r>
          </w:p>
        </w:tc>
        <w:tc>
          <w:tcPr>
            <w:tcW w:w="4050" w:type="dxa"/>
          </w:tcPr>
          <w:p w14:paraId="426221A7" w14:textId="77777777" w:rsidR="005D5DB5" w:rsidRPr="005E05E4" w:rsidRDefault="005D5DB5" w:rsidP="005D5DB5">
            <w:pPr>
              <w:autoSpaceDE w:val="0"/>
              <w:autoSpaceDN w:val="0"/>
              <w:adjustRightInd w:val="0"/>
              <w:spacing w:before="60" w:after="60"/>
              <w:rPr>
                <w:rFonts w:ascii="Arial" w:hAnsi="Arial" w:cs="Arial"/>
                <w:color w:val="000000" w:themeColor="text1"/>
                <w:sz w:val="16"/>
                <w:szCs w:val="16"/>
              </w:rPr>
            </w:pPr>
            <w:r w:rsidRPr="005E05E4">
              <w:rPr>
                <w:rFonts w:ascii="Arial" w:hAnsi="Arial" w:cs="Arial"/>
                <w:color w:val="000000" w:themeColor="text1"/>
                <w:sz w:val="16"/>
                <w:szCs w:val="16"/>
              </w:rPr>
              <w:t>It must not be possible for an electrical circuit involving a risk to be activated as a result of an</w:t>
            </w:r>
          </w:p>
          <w:p w14:paraId="213C6BA1" w14:textId="3FB9FFF2" w:rsidR="005D5DB5" w:rsidRPr="005E05E4" w:rsidRDefault="005D5DB5" w:rsidP="005D5DB5">
            <w:pPr>
              <w:autoSpaceDE w:val="0"/>
              <w:autoSpaceDN w:val="0"/>
              <w:adjustRightInd w:val="0"/>
              <w:spacing w:before="60" w:after="60"/>
              <w:rPr>
                <w:rFonts w:ascii="Arial" w:hAnsi="Arial" w:cs="Arial"/>
                <w:color w:val="000000" w:themeColor="text1"/>
                <w:sz w:val="16"/>
                <w:szCs w:val="16"/>
              </w:rPr>
            </w:pPr>
            <w:r w:rsidRPr="005E05E4">
              <w:rPr>
                <w:rFonts w:ascii="Arial" w:hAnsi="Arial" w:cs="Arial"/>
                <w:color w:val="000000" w:themeColor="text1"/>
                <w:sz w:val="16"/>
                <w:szCs w:val="16"/>
              </w:rPr>
              <w:t>action on any other circuit, or through the effect of external events (static electricity, radiated fields, failure of another circuit, remote commands intended for another circuit, etc.).</w:t>
            </w:r>
          </w:p>
          <w:p w14:paraId="75AD789F" w14:textId="5E0281DA" w:rsidR="005D5DB5" w:rsidRPr="005E05E4" w:rsidRDefault="005D5DB5" w:rsidP="005D5DB5">
            <w:pPr>
              <w:autoSpaceDE w:val="0"/>
              <w:autoSpaceDN w:val="0"/>
              <w:adjustRightInd w:val="0"/>
              <w:spacing w:before="60" w:after="60"/>
              <w:rPr>
                <w:rFonts w:ascii="Arial" w:hAnsi="Arial" w:cs="Arial"/>
                <w:i/>
                <w:color w:val="000000" w:themeColor="text1"/>
                <w:sz w:val="16"/>
                <w:szCs w:val="16"/>
                <w:lang w:val="fr-CA"/>
              </w:rPr>
            </w:pPr>
            <w:r w:rsidRPr="005E05E4">
              <w:rPr>
                <w:rFonts w:ascii="Arial" w:hAnsi="Arial" w:cs="Arial"/>
                <w:i/>
                <w:color w:val="000000" w:themeColor="text1"/>
                <w:sz w:val="16"/>
                <w:szCs w:val="16"/>
                <w:lang w:val="fr-CA"/>
              </w:rPr>
              <w:t>Un circuit électrique présentant un risque ne doit pas pouvoir être activé à la suite d'une action sur tout autre circuit ou sous l'influence d'événements extérieurs (électricité statique, champs rayonnés, défaillance d'un autre circuit, ordres télécommandés destinés à un autre circuit, etc...)</w:t>
            </w:r>
          </w:p>
        </w:tc>
        <w:tc>
          <w:tcPr>
            <w:tcW w:w="1620" w:type="dxa"/>
            <w:vAlign w:val="center"/>
          </w:tcPr>
          <w:p w14:paraId="1AF9751C" w14:textId="78D214CA"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124509354"/>
                <w:placeholder>
                  <w:docPart w:val="8C21ACC9662F47DAB05576C6C834EA81"/>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NA: Not Applicable / Non Applicable</w:t>
                </w:r>
              </w:sdtContent>
            </w:sdt>
          </w:p>
        </w:tc>
        <w:tc>
          <w:tcPr>
            <w:tcW w:w="3510" w:type="dxa"/>
            <w:vAlign w:val="center"/>
          </w:tcPr>
          <w:p w14:paraId="0D3B6FB5" w14:textId="77777777" w:rsidR="005D5DB5" w:rsidRPr="00E91AC2" w:rsidRDefault="005D5DB5" w:rsidP="005D5DB5">
            <w:pPr>
              <w:rPr>
                <w:rFonts w:ascii="Arial" w:hAnsi="Arial" w:cs="Arial"/>
                <w:sz w:val="16"/>
                <w:szCs w:val="16"/>
              </w:rPr>
            </w:pPr>
            <w:r w:rsidRPr="00E91AC2">
              <w:rPr>
                <w:rFonts w:ascii="Arial" w:hAnsi="Arial" w:cs="Arial"/>
                <w:sz w:val="16"/>
                <w:szCs w:val="16"/>
              </w:rPr>
              <w:t>No electrical circuits at risk.</w:t>
            </w:r>
          </w:p>
          <w:p w14:paraId="3C393717" w14:textId="77777777" w:rsidR="005D5DB5" w:rsidRPr="00E91AC2" w:rsidRDefault="005D5DB5" w:rsidP="005D5DB5">
            <w:pPr>
              <w:rPr>
                <w:rFonts w:ascii="Arial" w:hAnsi="Arial" w:cs="Arial"/>
                <w:sz w:val="16"/>
                <w:szCs w:val="16"/>
              </w:rPr>
            </w:pPr>
            <w:r w:rsidRPr="00E91AC2">
              <w:rPr>
                <w:rFonts w:ascii="Arial" w:hAnsi="Arial" w:cs="Arial"/>
                <w:sz w:val="16"/>
                <w:szCs w:val="16"/>
              </w:rPr>
              <w:t>External cables are equipped with locking systems</w:t>
            </w:r>
          </w:p>
          <w:p w14:paraId="7A033A01" w14:textId="77777777" w:rsidR="005D5DB5" w:rsidRPr="00E91AC2" w:rsidRDefault="005D5DB5" w:rsidP="005D5DB5">
            <w:pPr>
              <w:rPr>
                <w:rFonts w:ascii="Arial" w:hAnsi="Arial" w:cs="Arial"/>
                <w:sz w:val="16"/>
                <w:szCs w:val="16"/>
              </w:rPr>
            </w:pPr>
          </w:p>
          <w:p w14:paraId="4EB8C792" w14:textId="68D53198" w:rsidR="005D5DB5" w:rsidRPr="009C0DA2" w:rsidRDefault="005D5DB5" w:rsidP="005D5DB5">
            <w:pPr>
              <w:rPr>
                <w:rFonts w:ascii="Arial" w:hAnsi="Arial" w:cs="Arial"/>
                <w:sz w:val="16"/>
                <w:szCs w:val="16"/>
              </w:rPr>
            </w:pPr>
            <w:r w:rsidRPr="00E91AC2">
              <w:rPr>
                <w:rFonts w:ascii="Arial" w:hAnsi="Arial" w:cs="Arial"/>
                <w:sz w:val="16"/>
                <w:szCs w:val="16"/>
              </w:rPr>
              <w:t xml:space="preserve">In the event of a failure, the </w:t>
            </w:r>
            <w:r>
              <w:rPr>
                <w:rFonts w:ascii="Arial" w:hAnsi="Arial" w:cs="Arial"/>
                <w:sz w:val="16"/>
                <w:szCs w:val="16"/>
              </w:rPr>
              <w:t>instrument</w:t>
            </w:r>
            <w:r w:rsidRPr="00E91AC2">
              <w:rPr>
                <w:rFonts w:ascii="Arial" w:hAnsi="Arial" w:cs="Arial"/>
                <w:sz w:val="16"/>
                <w:szCs w:val="16"/>
              </w:rPr>
              <w:t xml:space="preserve"> will remain in </w:t>
            </w:r>
            <w:r>
              <w:rPr>
                <w:rFonts w:ascii="Arial" w:hAnsi="Arial" w:cs="Arial"/>
                <w:sz w:val="16"/>
                <w:szCs w:val="16"/>
              </w:rPr>
              <w:t>a passive</w:t>
            </w:r>
            <w:r w:rsidRPr="00E91AC2">
              <w:rPr>
                <w:rFonts w:ascii="Arial" w:hAnsi="Arial" w:cs="Arial"/>
                <w:sz w:val="16"/>
                <w:szCs w:val="16"/>
              </w:rPr>
              <w:t xml:space="preserve"> </w:t>
            </w:r>
            <w:r>
              <w:rPr>
                <w:rFonts w:ascii="Arial" w:hAnsi="Arial" w:cs="Arial"/>
                <w:sz w:val="16"/>
                <w:szCs w:val="16"/>
              </w:rPr>
              <w:t>secure</w:t>
            </w:r>
            <w:r w:rsidRPr="00E91AC2">
              <w:rPr>
                <w:rFonts w:ascii="Arial" w:hAnsi="Arial" w:cs="Arial"/>
                <w:sz w:val="16"/>
                <w:szCs w:val="16"/>
              </w:rPr>
              <w:t xml:space="preserve"> state</w:t>
            </w:r>
          </w:p>
        </w:tc>
        <w:tc>
          <w:tcPr>
            <w:tcW w:w="2741" w:type="dxa"/>
          </w:tcPr>
          <w:p w14:paraId="21CD06A1" w14:textId="77777777" w:rsidR="005D5DB5" w:rsidRPr="004D521D" w:rsidRDefault="005D5DB5" w:rsidP="005D5DB5">
            <w:pPr>
              <w:rPr>
                <w:rFonts w:ascii="Arial" w:hAnsi="Arial" w:cs="Arial"/>
                <w:sz w:val="16"/>
                <w:szCs w:val="16"/>
              </w:rPr>
            </w:pPr>
          </w:p>
        </w:tc>
      </w:tr>
      <w:tr w:rsidR="005D5DB5" w:rsidRPr="00A517AD" w14:paraId="2647FD0B" w14:textId="77777777" w:rsidTr="007E4751">
        <w:tc>
          <w:tcPr>
            <w:tcW w:w="1975" w:type="dxa"/>
          </w:tcPr>
          <w:p w14:paraId="53C46A71" w14:textId="31C77B90" w:rsidR="005D5DB5" w:rsidRPr="00A517AD" w:rsidRDefault="005D5DB5" w:rsidP="005D5DB5">
            <w:pPr>
              <w:rPr>
                <w:rFonts w:ascii="Arial" w:hAnsi="Arial" w:cs="Arial"/>
                <w:b/>
                <w:sz w:val="18"/>
                <w:lang w:val="fr-CA"/>
              </w:rPr>
            </w:pPr>
            <w:r w:rsidRPr="00A517AD">
              <w:rPr>
                <w:rFonts w:ascii="Arial" w:hAnsi="Arial" w:cs="Arial"/>
                <w:b/>
                <w:sz w:val="18"/>
                <w:lang w:val="fr-CA"/>
              </w:rPr>
              <w:lastRenderedPageBreak/>
              <w:t>EX-0-MNU-20320</w:t>
            </w:r>
            <w:r>
              <w:rPr>
                <w:rFonts w:ascii="Arial" w:hAnsi="Arial" w:cs="Arial"/>
                <w:b/>
                <w:sz w:val="18"/>
                <w:lang w:val="fr-CA"/>
              </w:rPr>
              <w:t>*</w:t>
            </w:r>
          </w:p>
        </w:tc>
        <w:tc>
          <w:tcPr>
            <w:tcW w:w="4050" w:type="dxa"/>
          </w:tcPr>
          <w:p w14:paraId="4138DB4D" w14:textId="3527DF05" w:rsidR="005D5DB5" w:rsidRPr="005E05E4" w:rsidRDefault="005D5DB5" w:rsidP="005D5DB5">
            <w:pPr>
              <w:autoSpaceDE w:val="0"/>
              <w:autoSpaceDN w:val="0"/>
              <w:adjustRightInd w:val="0"/>
              <w:spacing w:before="60" w:after="60"/>
              <w:rPr>
                <w:rFonts w:ascii="Arial" w:hAnsi="Arial" w:cs="Arial"/>
                <w:color w:val="000000" w:themeColor="text1"/>
                <w:sz w:val="16"/>
                <w:szCs w:val="16"/>
              </w:rPr>
            </w:pPr>
            <w:r w:rsidRPr="005E05E4">
              <w:rPr>
                <w:rFonts w:ascii="Arial" w:hAnsi="Arial" w:cs="Arial"/>
                <w:color w:val="000000" w:themeColor="text1"/>
                <w:sz w:val="16"/>
                <w:szCs w:val="16"/>
              </w:rPr>
              <w:t>Electrical circuits involving a risk must not be routed via the same harness or pass through the same feed-</w:t>
            </w:r>
            <w:proofErr w:type="spellStart"/>
            <w:r w:rsidRPr="005E05E4">
              <w:rPr>
                <w:rFonts w:ascii="Arial" w:hAnsi="Arial" w:cs="Arial"/>
                <w:color w:val="000000" w:themeColor="text1"/>
                <w:sz w:val="16"/>
                <w:szCs w:val="16"/>
              </w:rPr>
              <w:t>throughs</w:t>
            </w:r>
            <w:proofErr w:type="spellEnd"/>
            <w:r w:rsidRPr="005E05E4">
              <w:rPr>
                <w:rFonts w:ascii="Arial" w:hAnsi="Arial" w:cs="Arial"/>
                <w:color w:val="000000" w:themeColor="text1"/>
                <w:sz w:val="16"/>
                <w:szCs w:val="16"/>
              </w:rPr>
              <w:t xml:space="preserve"> as those used for other circuits; they should be kept separate as far as possible. They must have specific connectors and sockets that must under no circumstances be shared with other circuits.</w:t>
            </w:r>
          </w:p>
          <w:p w14:paraId="3CFC0C14" w14:textId="73E20724" w:rsidR="005D5DB5" w:rsidRPr="005E05E4" w:rsidRDefault="005D5DB5" w:rsidP="005D5DB5">
            <w:pPr>
              <w:autoSpaceDE w:val="0"/>
              <w:autoSpaceDN w:val="0"/>
              <w:adjustRightInd w:val="0"/>
              <w:spacing w:before="60" w:after="60"/>
              <w:rPr>
                <w:rFonts w:ascii="Arial" w:hAnsi="Arial" w:cs="Arial"/>
                <w:i/>
                <w:color w:val="000000" w:themeColor="text1"/>
                <w:sz w:val="16"/>
                <w:szCs w:val="16"/>
                <w:lang w:val="fr-CA"/>
              </w:rPr>
            </w:pPr>
            <w:r w:rsidRPr="005E05E4">
              <w:rPr>
                <w:rFonts w:ascii="Arial" w:hAnsi="Arial" w:cs="Arial"/>
                <w:i/>
                <w:color w:val="000000" w:themeColor="text1"/>
                <w:sz w:val="16"/>
                <w:szCs w:val="16"/>
                <w:lang w:val="fr-CA"/>
              </w:rPr>
              <w:t>Les circuits électriques présentant un risque ne doivent pas être routés dans les mêmes harnais ou passer dans les mêmes passages que ceux utilisés pour d'autres circuits, une ségrégation maximale devra être respectée. Ils doivent disposer de connecteurs et d'embases spécifiques qui ne peuvent en aucun cas être communs avec d'autres circuits</w:t>
            </w:r>
          </w:p>
        </w:tc>
        <w:tc>
          <w:tcPr>
            <w:tcW w:w="1620" w:type="dxa"/>
            <w:vAlign w:val="center"/>
          </w:tcPr>
          <w:p w14:paraId="2C683F5F" w14:textId="41A58971"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812173428"/>
                <w:placeholder>
                  <w:docPart w:val="CAABC05B4E934C05B656A01A9F9747AD"/>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NA: Not Applicable / Non Applicable</w:t>
                </w:r>
              </w:sdtContent>
            </w:sdt>
          </w:p>
        </w:tc>
        <w:tc>
          <w:tcPr>
            <w:tcW w:w="3510" w:type="dxa"/>
            <w:vAlign w:val="center"/>
          </w:tcPr>
          <w:p w14:paraId="03A7A5BC" w14:textId="77777777" w:rsidR="005D5DB5" w:rsidRPr="00E91AC2" w:rsidRDefault="005D5DB5" w:rsidP="005D5DB5">
            <w:pPr>
              <w:rPr>
                <w:rFonts w:ascii="Arial" w:hAnsi="Arial" w:cs="Arial"/>
                <w:sz w:val="16"/>
                <w:szCs w:val="16"/>
              </w:rPr>
            </w:pPr>
            <w:r w:rsidRPr="00E91AC2">
              <w:rPr>
                <w:rFonts w:ascii="Arial" w:hAnsi="Arial" w:cs="Arial"/>
                <w:sz w:val="16"/>
                <w:szCs w:val="16"/>
              </w:rPr>
              <w:t>No electrical circuits at risk.</w:t>
            </w:r>
          </w:p>
          <w:p w14:paraId="518DDB43" w14:textId="77777777" w:rsidR="005D5DB5" w:rsidRPr="00E91AC2" w:rsidRDefault="005D5DB5" w:rsidP="005D5DB5">
            <w:pPr>
              <w:rPr>
                <w:rFonts w:ascii="Arial" w:hAnsi="Arial" w:cs="Arial"/>
                <w:sz w:val="16"/>
                <w:szCs w:val="16"/>
              </w:rPr>
            </w:pPr>
            <w:r w:rsidRPr="00E91AC2">
              <w:rPr>
                <w:rFonts w:ascii="Arial" w:hAnsi="Arial" w:cs="Arial"/>
                <w:sz w:val="16"/>
                <w:szCs w:val="16"/>
              </w:rPr>
              <w:t>External cables are equipped with locking systems</w:t>
            </w:r>
          </w:p>
          <w:p w14:paraId="4A217B7F" w14:textId="77777777" w:rsidR="005D5DB5" w:rsidRPr="00E91AC2" w:rsidRDefault="005D5DB5" w:rsidP="005D5DB5">
            <w:pPr>
              <w:rPr>
                <w:rFonts w:ascii="Arial" w:hAnsi="Arial" w:cs="Arial"/>
                <w:sz w:val="16"/>
                <w:szCs w:val="16"/>
              </w:rPr>
            </w:pPr>
          </w:p>
          <w:p w14:paraId="13B8C84C" w14:textId="018B8F08" w:rsidR="005D5DB5" w:rsidRPr="009C0DA2" w:rsidRDefault="005D5DB5" w:rsidP="005D5DB5">
            <w:pPr>
              <w:rPr>
                <w:rFonts w:ascii="Arial" w:hAnsi="Arial" w:cs="Arial"/>
                <w:sz w:val="16"/>
                <w:szCs w:val="16"/>
              </w:rPr>
            </w:pPr>
            <w:r w:rsidRPr="00E91AC2">
              <w:rPr>
                <w:rFonts w:ascii="Arial" w:hAnsi="Arial" w:cs="Arial"/>
                <w:sz w:val="16"/>
                <w:szCs w:val="16"/>
              </w:rPr>
              <w:t xml:space="preserve">In the event of a failure, the </w:t>
            </w:r>
            <w:r>
              <w:rPr>
                <w:rFonts w:ascii="Arial" w:hAnsi="Arial" w:cs="Arial"/>
                <w:sz w:val="16"/>
                <w:szCs w:val="16"/>
              </w:rPr>
              <w:t>instrument</w:t>
            </w:r>
            <w:r w:rsidRPr="00E91AC2">
              <w:rPr>
                <w:rFonts w:ascii="Arial" w:hAnsi="Arial" w:cs="Arial"/>
                <w:sz w:val="16"/>
                <w:szCs w:val="16"/>
              </w:rPr>
              <w:t xml:space="preserve"> will remain in </w:t>
            </w:r>
            <w:r>
              <w:rPr>
                <w:rFonts w:ascii="Arial" w:hAnsi="Arial" w:cs="Arial"/>
                <w:sz w:val="16"/>
                <w:szCs w:val="16"/>
              </w:rPr>
              <w:t>a passive</w:t>
            </w:r>
            <w:r w:rsidRPr="00E91AC2">
              <w:rPr>
                <w:rFonts w:ascii="Arial" w:hAnsi="Arial" w:cs="Arial"/>
                <w:sz w:val="16"/>
                <w:szCs w:val="16"/>
              </w:rPr>
              <w:t xml:space="preserve"> </w:t>
            </w:r>
            <w:r>
              <w:rPr>
                <w:rFonts w:ascii="Arial" w:hAnsi="Arial" w:cs="Arial"/>
                <w:sz w:val="16"/>
                <w:szCs w:val="16"/>
              </w:rPr>
              <w:t>secure</w:t>
            </w:r>
            <w:r w:rsidRPr="00E91AC2">
              <w:rPr>
                <w:rFonts w:ascii="Arial" w:hAnsi="Arial" w:cs="Arial"/>
                <w:sz w:val="16"/>
                <w:szCs w:val="16"/>
              </w:rPr>
              <w:t xml:space="preserve"> state</w:t>
            </w:r>
          </w:p>
        </w:tc>
        <w:tc>
          <w:tcPr>
            <w:tcW w:w="2741" w:type="dxa"/>
          </w:tcPr>
          <w:p w14:paraId="32E8C12F" w14:textId="77777777" w:rsidR="005D5DB5" w:rsidRPr="004D521D" w:rsidRDefault="005D5DB5" w:rsidP="005D5DB5">
            <w:pPr>
              <w:rPr>
                <w:rFonts w:ascii="Arial" w:hAnsi="Arial" w:cs="Arial"/>
                <w:sz w:val="16"/>
                <w:szCs w:val="16"/>
              </w:rPr>
            </w:pPr>
          </w:p>
        </w:tc>
      </w:tr>
      <w:tr w:rsidR="005D5DB5" w:rsidRPr="00A517AD" w14:paraId="5EE3986A" w14:textId="77777777" w:rsidTr="007E4751">
        <w:tc>
          <w:tcPr>
            <w:tcW w:w="1975" w:type="dxa"/>
          </w:tcPr>
          <w:p w14:paraId="32C36816" w14:textId="405EB404" w:rsidR="005D5DB5" w:rsidRPr="00A517AD" w:rsidRDefault="005D5DB5" w:rsidP="005D5DB5">
            <w:pPr>
              <w:rPr>
                <w:rFonts w:ascii="Arial" w:hAnsi="Arial" w:cs="Arial"/>
                <w:b/>
                <w:sz w:val="18"/>
                <w:lang w:val="fr-CA"/>
              </w:rPr>
            </w:pPr>
            <w:r w:rsidRPr="00A517AD">
              <w:rPr>
                <w:rFonts w:ascii="Arial" w:hAnsi="Arial" w:cs="Arial"/>
                <w:b/>
                <w:sz w:val="18"/>
                <w:lang w:val="fr-CA"/>
              </w:rPr>
              <w:t>EX-0-MNU-20330</w:t>
            </w:r>
            <w:r>
              <w:rPr>
                <w:rFonts w:ascii="Arial" w:hAnsi="Arial" w:cs="Arial"/>
                <w:b/>
                <w:sz w:val="18"/>
                <w:lang w:val="fr-CA"/>
              </w:rPr>
              <w:t>*</w:t>
            </w:r>
          </w:p>
        </w:tc>
        <w:tc>
          <w:tcPr>
            <w:tcW w:w="4050" w:type="dxa"/>
          </w:tcPr>
          <w:p w14:paraId="520F8D74" w14:textId="55CF16D6" w:rsidR="005D5DB5" w:rsidRPr="00856C35" w:rsidRDefault="005D5DB5" w:rsidP="005D5DB5">
            <w:pPr>
              <w:autoSpaceDE w:val="0"/>
              <w:autoSpaceDN w:val="0"/>
              <w:adjustRightInd w:val="0"/>
              <w:spacing w:before="60" w:after="60"/>
              <w:rPr>
                <w:rFonts w:ascii="Arial" w:hAnsi="Arial" w:cs="Arial"/>
                <w:sz w:val="16"/>
                <w:szCs w:val="16"/>
              </w:rPr>
            </w:pPr>
            <w:r w:rsidRPr="00856C35">
              <w:rPr>
                <w:rFonts w:ascii="Arial" w:hAnsi="Arial" w:cs="Arial"/>
                <w:sz w:val="16"/>
                <w:szCs w:val="16"/>
              </w:rPr>
              <w:t>Electrical equip</w:t>
            </w:r>
            <w:r>
              <w:rPr>
                <w:rFonts w:ascii="Arial" w:hAnsi="Arial" w:cs="Arial"/>
                <w:sz w:val="16"/>
                <w:szCs w:val="16"/>
              </w:rPr>
              <w:t xml:space="preserve">ment operating in a potentially </w:t>
            </w:r>
            <w:r w:rsidRPr="00856C35">
              <w:rPr>
                <w:rFonts w:ascii="Arial" w:hAnsi="Arial" w:cs="Arial"/>
                <w:sz w:val="16"/>
                <w:szCs w:val="16"/>
              </w:rPr>
              <w:t>explosive atmosph</w:t>
            </w:r>
            <w:r>
              <w:rPr>
                <w:rFonts w:ascii="Arial" w:hAnsi="Arial" w:cs="Arial"/>
                <w:sz w:val="16"/>
                <w:szCs w:val="16"/>
              </w:rPr>
              <w:t xml:space="preserve">ere must be protected by one of </w:t>
            </w:r>
            <w:r w:rsidRPr="00856C35">
              <w:rPr>
                <w:rFonts w:ascii="Arial" w:hAnsi="Arial" w:cs="Arial"/>
                <w:sz w:val="16"/>
                <w:szCs w:val="16"/>
              </w:rPr>
              <w:t>the protection modes laid down in the most stringent regulations.</w:t>
            </w:r>
          </w:p>
          <w:p w14:paraId="0C91B7FE" w14:textId="05F2E388"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Le matériel électrique fonctionnant en atmosphère explosible doit être protégé par l'un des modes de protection prévus par la réglementation la plus contraignante.</w:t>
            </w:r>
          </w:p>
        </w:tc>
        <w:tc>
          <w:tcPr>
            <w:tcW w:w="1620" w:type="dxa"/>
            <w:vAlign w:val="center"/>
          </w:tcPr>
          <w:p w14:paraId="4D4C55C0" w14:textId="57474716"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429897215"/>
                <w:placeholder>
                  <w:docPart w:val="9FCAB1E151A94AB28DF293FDDE09D85D"/>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NA: Not Applicable / Non Applicable</w:t>
                </w:r>
              </w:sdtContent>
            </w:sdt>
          </w:p>
        </w:tc>
        <w:tc>
          <w:tcPr>
            <w:tcW w:w="3510" w:type="dxa"/>
            <w:vAlign w:val="center"/>
          </w:tcPr>
          <w:p w14:paraId="13B50FBC" w14:textId="284BD2CD" w:rsidR="005D5DB5" w:rsidRPr="009C0DA2" w:rsidRDefault="005D5DB5" w:rsidP="005D5DB5">
            <w:pPr>
              <w:rPr>
                <w:rFonts w:ascii="Arial" w:hAnsi="Arial" w:cs="Arial"/>
                <w:sz w:val="16"/>
                <w:szCs w:val="16"/>
              </w:rPr>
            </w:pPr>
            <w:r>
              <w:rPr>
                <w:rFonts w:ascii="Arial" w:hAnsi="Arial" w:cs="Arial"/>
                <w:sz w:val="16"/>
                <w:szCs w:val="16"/>
              </w:rPr>
              <w:t>No explosive atmosphere</w:t>
            </w:r>
          </w:p>
        </w:tc>
        <w:tc>
          <w:tcPr>
            <w:tcW w:w="2741" w:type="dxa"/>
          </w:tcPr>
          <w:p w14:paraId="24294909" w14:textId="77777777" w:rsidR="005D5DB5" w:rsidRPr="004D521D" w:rsidRDefault="005D5DB5" w:rsidP="005D5DB5">
            <w:pPr>
              <w:rPr>
                <w:rFonts w:ascii="Arial" w:hAnsi="Arial" w:cs="Arial"/>
                <w:sz w:val="16"/>
                <w:szCs w:val="16"/>
              </w:rPr>
            </w:pPr>
          </w:p>
        </w:tc>
      </w:tr>
      <w:tr w:rsidR="005D5DB5" w:rsidRPr="00144CDA" w14:paraId="567C74A7" w14:textId="77777777" w:rsidTr="00E410EE">
        <w:tc>
          <w:tcPr>
            <w:tcW w:w="13896" w:type="dxa"/>
            <w:gridSpan w:val="5"/>
          </w:tcPr>
          <w:p w14:paraId="4EA18A74" w14:textId="77777777" w:rsidR="005D5DB5" w:rsidRDefault="005D5DB5" w:rsidP="005D5DB5">
            <w:pPr>
              <w:autoSpaceDE w:val="0"/>
              <w:autoSpaceDN w:val="0"/>
              <w:adjustRightInd w:val="0"/>
              <w:rPr>
                <w:rFonts w:ascii="Arial" w:eastAsiaTheme="minorHAnsi" w:hAnsi="Arial" w:cs="Arial"/>
                <w:b/>
                <w:bCs/>
                <w:color w:val="33CD33"/>
                <w:sz w:val="19"/>
                <w:szCs w:val="19"/>
                <w:lang w:val="fr-CA"/>
              </w:rPr>
            </w:pPr>
            <w:r>
              <w:rPr>
                <w:rFonts w:ascii="Arial" w:eastAsiaTheme="minorHAnsi" w:hAnsi="Arial" w:cs="Arial"/>
                <w:b/>
                <w:bCs/>
                <w:color w:val="33CD33"/>
                <w:lang w:val="fr-CA"/>
              </w:rPr>
              <w:t>L</w:t>
            </w:r>
            <w:r>
              <w:rPr>
                <w:rFonts w:ascii="Arial" w:eastAsiaTheme="minorHAnsi" w:hAnsi="Arial" w:cs="Arial"/>
                <w:b/>
                <w:bCs/>
                <w:color w:val="33CD33"/>
                <w:sz w:val="19"/>
                <w:szCs w:val="19"/>
                <w:lang w:val="fr-CA"/>
              </w:rPr>
              <w:t>ABELLING</w:t>
            </w:r>
          </w:p>
          <w:p w14:paraId="78BBC4DE" w14:textId="337D2814" w:rsidR="005D5DB5" w:rsidRPr="00B37A95" w:rsidRDefault="005D5DB5" w:rsidP="005D5DB5">
            <w:pPr>
              <w:autoSpaceDE w:val="0"/>
              <w:autoSpaceDN w:val="0"/>
              <w:adjustRightInd w:val="0"/>
              <w:rPr>
                <w:rFonts w:ascii="Arial" w:hAnsi="Arial" w:cs="Arial"/>
                <w:color w:val="9BBB59" w:themeColor="accent3"/>
                <w:sz w:val="16"/>
                <w:szCs w:val="16"/>
              </w:rPr>
            </w:pPr>
            <w:r>
              <w:rPr>
                <w:rFonts w:ascii="Arial" w:eastAsiaTheme="minorHAnsi" w:hAnsi="Arial" w:cs="Arial"/>
                <w:b/>
                <w:bCs/>
                <w:color w:val="51B948"/>
                <w:sz w:val="23"/>
                <w:szCs w:val="23"/>
                <w:lang w:val="fr-CA"/>
              </w:rPr>
              <w:t>S</w:t>
            </w:r>
            <w:r>
              <w:rPr>
                <w:rFonts w:ascii="Arial" w:eastAsiaTheme="minorHAnsi" w:hAnsi="Arial" w:cs="Arial"/>
                <w:b/>
                <w:bCs/>
                <w:color w:val="51B948"/>
                <w:sz w:val="18"/>
                <w:szCs w:val="18"/>
                <w:lang w:val="fr-CA"/>
              </w:rPr>
              <w:t>IGNALETIQUE</w:t>
            </w:r>
          </w:p>
        </w:tc>
      </w:tr>
      <w:tr w:rsidR="005D5DB5" w:rsidRPr="00144CDA" w14:paraId="6B8B1119" w14:textId="77777777" w:rsidTr="007E4751">
        <w:tc>
          <w:tcPr>
            <w:tcW w:w="1975" w:type="dxa"/>
          </w:tcPr>
          <w:p w14:paraId="5C5AF28C" w14:textId="27065CF8" w:rsidR="005D5DB5" w:rsidRPr="00A517AD" w:rsidRDefault="005D5DB5" w:rsidP="005D5DB5">
            <w:pPr>
              <w:rPr>
                <w:rFonts w:ascii="Arial" w:hAnsi="Arial" w:cs="Arial"/>
                <w:b/>
                <w:sz w:val="18"/>
                <w:lang w:val="fr-CA"/>
              </w:rPr>
            </w:pPr>
            <w:r w:rsidRPr="00A517AD">
              <w:rPr>
                <w:rFonts w:ascii="Arial" w:hAnsi="Arial" w:cs="Arial"/>
                <w:b/>
                <w:sz w:val="18"/>
                <w:lang w:val="fr-CA"/>
              </w:rPr>
              <w:t>EX-0-MNU-20400</w:t>
            </w:r>
            <w:r>
              <w:rPr>
                <w:rFonts w:ascii="Arial" w:hAnsi="Arial" w:cs="Arial"/>
                <w:b/>
                <w:sz w:val="18"/>
                <w:lang w:val="fr-CA"/>
              </w:rPr>
              <w:t>*</w:t>
            </w:r>
          </w:p>
        </w:tc>
        <w:tc>
          <w:tcPr>
            <w:tcW w:w="4050" w:type="dxa"/>
          </w:tcPr>
          <w:p w14:paraId="251DDA5B" w14:textId="789FCF20" w:rsidR="005D5DB5" w:rsidRPr="00461A3C" w:rsidRDefault="005D5DB5" w:rsidP="005D5DB5">
            <w:pPr>
              <w:autoSpaceDE w:val="0"/>
              <w:autoSpaceDN w:val="0"/>
              <w:adjustRightInd w:val="0"/>
              <w:spacing w:before="60" w:after="60"/>
              <w:rPr>
                <w:rFonts w:ascii="Arial" w:hAnsi="Arial" w:cs="Arial"/>
                <w:sz w:val="16"/>
                <w:szCs w:val="16"/>
              </w:rPr>
            </w:pPr>
            <w:r w:rsidRPr="00856C35">
              <w:rPr>
                <w:rFonts w:ascii="Arial" w:hAnsi="Arial" w:cs="Arial"/>
                <w:sz w:val="16"/>
                <w:szCs w:val="16"/>
              </w:rPr>
              <w:t xml:space="preserve">Any electrical hazard must be clearly indicated on the equipment at </w:t>
            </w:r>
            <w:r>
              <w:rPr>
                <w:rFonts w:ascii="Arial" w:hAnsi="Arial" w:cs="Arial"/>
                <w:sz w:val="16"/>
                <w:szCs w:val="16"/>
              </w:rPr>
              <w:t xml:space="preserve">risk, as well as on the outside </w:t>
            </w:r>
            <w:r w:rsidRPr="00856C35">
              <w:rPr>
                <w:rFonts w:ascii="Arial" w:hAnsi="Arial" w:cs="Arial"/>
                <w:sz w:val="16"/>
                <w:szCs w:val="16"/>
              </w:rPr>
              <w:t>of the gondola by labelling stipulated under</w:t>
            </w:r>
            <w:r>
              <w:rPr>
                <w:rFonts w:ascii="Arial" w:hAnsi="Arial" w:cs="Arial"/>
                <w:sz w:val="16"/>
                <w:szCs w:val="16"/>
              </w:rPr>
              <w:t xml:space="preserve"> the most stringent regulations</w:t>
            </w:r>
            <w:r w:rsidRPr="00461A3C">
              <w:rPr>
                <w:rFonts w:ascii="Arial" w:hAnsi="Arial" w:cs="Arial"/>
                <w:sz w:val="16"/>
                <w:szCs w:val="16"/>
              </w:rPr>
              <w:t>.</w:t>
            </w:r>
          </w:p>
          <w:p w14:paraId="34712E61" w14:textId="5C0774EF"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L’existence d’un risque électrique devra être clairement indiquée sur l’équipement à risque ainsi qu’à l’extérieur de la nacelle par la signalisation prévue par la réglementation la plus contraignante.</w:t>
            </w:r>
          </w:p>
        </w:tc>
        <w:tc>
          <w:tcPr>
            <w:tcW w:w="1620" w:type="dxa"/>
            <w:vAlign w:val="center"/>
          </w:tcPr>
          <w:p w14:paraId="750D0478" w14:textId="10922E77"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1120736501"/>
                <w:placeholder>
                  <w:docPart w:val="CA9FC906EB744CCA92F1244AA0788F28"/>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NA: Not Applicable / Non Applicable</w:t>
                </w:r>
              </w:sdtContent>
            </w:sdt>
          </w:p>
        </w:tc>
        <w:tc>
          <w:tcPr>
            <w:tcW w:w="3510" w:type="dxa"/>
            <w:vAlign w:val="center"/>
          </w:tcPr>
          <w:p w14:paraId="5DE7370A" w14:textId="77777777" w:rsidR="005D5DB5" w:rsidRDefault="005D5DB5" w:rsidP="005D5DB5">
            <w:pPr>
              <w:autoSpaceDE w:val="0"/>
              <w:autoSpaceDN w:val="0"/>
              <w:adjustRightInd w:val="0"/>
              <w:rPr>
                <w:rFonts w:ascii="Arial" w:hAnsi="Arial" w:cs="Arial"/>
                <w:sz w:val="16"/>
                <w:szCs w:val="16"/>
              </w:rPr>
            </w:pPr>
            <w:r>
              <w:rPr>
                <w:rFonts w:ascii="Arial" w:hAnsi="Arial" w:cs="Arial"/>
                <w:sz w:val="16"/>
                <w:szCs w:val="16"/>
              </w:rPr>
              <w:t xml:space="preserve">No electrical hazard </w:t>
            </w:r>
          </w:p>
          <w:p w14:paraId="486DFA01" w14:textId="77777777" w:rsidR="005D5DB5" w:rsidRDefault="005D5DB5" w:rsidP="005D5DB5">
            <w:pPr>
              <w:autoSpaceDE w:val="0"/>
              <w:autoSpaceDN w:val="0"/>
              <w:adjustRightInd w:val="0"/>
              <w:rPr>
                <w:rFonts w:ascii="Arial" w:hAnsi="Arial" w:cs="Arial"/>
                <w:sz w:val="16"/>
                <w:szCs w:val="16"/>
              </w:rPr>
            </w:pPr>
          </w:p>
          <w:p w14:paraId="0F716981" w14:textId="0D56725C" w:rsidR="005D5DB5" w:rsidRPr="009C0DA2" w:rsidRDefault="005D5DB5" w:rsidP="005D5DB5">
            <w:pPr>
              <w:autoSpaceDE w:val="0"/>
              <w:autoSpaceDN w:val="0"/>
              <w:adjustRightInd w:val="0"/>
              <w:rPr>
                <w:rFonts w:ascii="Arial" w:hAnsi="Arial" w:cs="Arial"/>
                <w:sz w:val="16"/>
                <w:szCs w:val="16"/>
              </w:rPr>
            </w:pPr>
            <w:r>
              <w:rPr>
                <w:rFonts w:ascii="Arial" w:hAnsi="Arial" w:cs="Arial"/>
                <w:sz w:val="16"/>
                <w:szCs w:val="16"/>
              </w:rPr>
              <w:t>The payload will use the STRATOS power subsystem.</w:t>
            </w:r>
          </w:p>
        </w:tc>
        <w:tc>
          <w:tcPr>
            <w:tcW w:w="2741" w:type="dxa"/>
          </w:tcPr>
          <w:p w14:paraId="0CE941B9" w14:textId="77777777" w:rsidR="005D5DB5" w:rsidRPr="00B37A95" w:rsidRDefault="005D5DB5" w:rsidP="005D5DB5">
            <w:pPr>
              <w:autoSpaceDE w:val="0"/>
              <w:autoSpaceDN w:val="0"/>
              <w:adjustRightInd w:val="0"/>
              <w:rPr>
                <w:rFonts w:ascii="Arial" w:hAnsi="Arial" w:cs="Arial"/>
                <w:color w:val="9BBB59" w:themeColor="accent3"/>
                <w:sz w:val="16"/>
                <w:szCs w:val="16"/>
              </w:rPr>
            </w:pPr>
          </w:p>
        </w:tc>
      </w:tr>
      <w:tr w:rsidR="005D5DB5" w:rsidRPr="00F663C7" w14:paraId="053807F7" w14:textId="77777777" w:rsidTr="00973506">
        <w:tc>
          <w:tcPr>
            <w:tcW w:w="13896" w:type="dxa"/>
            <w:gridSpan w:val="5"/>
          </w:tcPr>
          <w:p w14:paraId="57EA6EF2" w14:textId="77777777" w:rsidR="005D5DB5" w:rsidRPr="00856C35" w:rsidRDefault="005D5DB5" w:rsidP="005D5DB5">
            <w:pPr>
              <w:rPr>
                <w:rFonts w:ascii="Arial" w:eastAsiaTheme="minorHAnsi" w:hAnsi="Arial" w:cs="Arial"/>
                <w:b/>
                <w:bCs/>
                <w:color w:val="33CD33"/>
                <w:sz w:val="19"/>
                <w:szCs w:val="19"/>
              </w:rPr>
            </w:pPr>
            <w:r w:rsidRPr="00856C35">
              <w:rPr>
                <w:rFonts w:ascii="Arial" w:eastAsiaTheme="minorHAnsi" w:hAnsi="Arial" w:cs="Arial"/>
                <w:b/>
                <w:bCs/>
                <w:color w:val="33CD33"/>
              </w:rPr>
              <w:t>F</w:t>
            </w:r>
            <w:r w:rsidRPr="00856C35">
              <w:rPr>
                <w:rFonts w:ascii="Arial" w:eastAsiaTheme="minorHAnsi" w:hAnsi="Arial" w:cs="Arial"/>
                <w:b/>
                <w:bCs/>
                <w:color w:val="33CD33"/>
                <w:sz w:val="19"/>
                <w:szCs w:val="19"/>
              </w:rPr>
              <w:t>REQUENCY PLAN</w:t>
            </w:r>
          </w:p>
          <w:p w14:paraId="35F14D87" w14:textId="048614D0" w:rsidR="005D5DB5" w:rsidRPr="00856C35" w:rsidRDefault="005D5DB5" w:rsidP="005D5DB5">
            <w:pPr>
              <w:rPr>
                <w:rFonts w:eastAsiaTheme="minorHAnsi"/>
                <w:sz w:val="22"/>
              </w:rPr>
            </w:pPr>
            <w:r w:rsidRPr="00856C35">
              <w:rPr>
                <w:rFonts w:ascii="Arial" w:eastAsiaTheme="minorHAnsi" w:hAnsi="Arial" w:cs="Arial"/>
                <w:b/>
                <w:bCs/>
                <w:color w:val="51B948"/>
                <w:sz w:val="23"/>
                <w:szCs w:val="23"/>
              </w:rPr>
              <w:t>P</w:t>
            </w:r>
            <w:r w:rsidRPr="00856C35">
              <w:rPr>
                <w:rFonts w:ascii="Arial" w:eastAsiaTheme="minorHAnsi" w:hAnsi="Arial" w:cs="Arial"/>
                <w:b/>
                <w:bCs/>
                <w:color w:val="51B948"/>
                <w:sz w:val="18"/>
                <w:szCs w:val="18"/>
              </w:rPr>
              <w:t>LAN DE FREQUENCE</w:t>
            </w:r>
          </w:p>
        </w:tc>
      </w:tr>
      <w:tr w:rsidR="005D5DB5" w:rsidRPr="00677FCF" w14:paraId="6195A430" w14:textId="77777777" w:rsidTr="00E410EE">
        <w:tc>
          <w:tcPr>
            <w:tcW w:w="13896" w:type="dxa"/>
            <w:gridSpan w:val="5"/>
          </w:tcPr>
          <w:p w14:paraId="707D2C06" w14:textId="77777777" w:rsidR="005D5DB5" w:rsidRDefault="005D5DB5" w:rsidP="005D5DB5">
            <w:pPr>
              <w:spacing w:before="60" w:after="60"/>
              <w:rPr>
                <w:rFonts w:ascii="Arial" w:eastAsiaTheme="minorHAnsi" w:hAnsi="Arial" w:cs="Arial"/>
                <w:b/>
                <w:bCs/>
                <w:sz w:val="22"/>
                <w:szCs w:val="22"/>
                <w:lang w:val="fr-CA"/>
              </w:rPr>
            </w:pPr>
            <w:r>
              <w:rPr>
                <w:rFonts w:ascii="Arial" w:eastAsiaTheme="minorHAnsi" w:hAnsi="Arial" w:cs="Arial"/>
                <w:b/>
                <w:bCs/>
                <w:sz w:val="22"/>
                <w:szCs w:val="22"/>
                <w:lang w:val="fr-CA"/>
              </w:rPr>
              <w:t>Compatibility</w:t>
            </w:r>
          </w:p>
          <w:p w14:paraId="51526911" w14:textId="385E1FFE" w:rsidR="005D5DB5" w:rsidRPr="009C0DA2" w:rsidRDefault="005D5DB5" w:rsidP="005D5DB5">
            <w:pPr>
              <w:spacing w:before="60" w:after="60"/>
              <w:rPr>
                <w:rFonts w:ascii="Arial" w:hAnsi="Arial" w:cs="Arial"/>
                <w:sz w:val="16"/>
                <w:szCs w:val="16"/>
              </w:rPr>
            </w:pPr>
            <w:r>
              <w:rPr>
                <w:rFonts w:ascii="Arial" w:eastAsiaTheme="minorHAnsi" w:hAnsi="Arial" w:cs="Arial"/>
                <w:b/>
                <w:bCs/>
                <w:sz w:val="21"/>
                <w:szCs w:val="21"/>
                <w:lang w:val="fr-CA"/>
              </w:rPr>
              <w:t>Compatibilité</w:t>
            </w:r>
          </w:p>
        </w:tc>
      </w:tr>
      <w:tr w:rsidR="005D5DB5" w:rsidRPr="00677FCF" w14:paraId="7382A2F3" w14:textId="77777777" w:rsidTr="005D5DB5">
        <w:tc>
          <w:tcPr>
            <w:tcW w:w="1975" w:type="dxa"/>
          </w:tcPr>
          <w:p w14:paraId="519652FD" w14:textId="32C8BF50" w:rsidR="005D5DB5" w:rsidRPr="00A517AD" w:rsidRDefault="005D5DB5" w:rsidP="005D5DB5">
            <w:pPr>
              <w:rPr>
                <w:rFonts w:ascii="Arial" w:hAnsi="Arial" w:cs="Arial"/>
                <w:b/>
                <w:sz w:val="18"/>
                <w:lang w:val="fr-CA"/>
              </w:rPr>
            </w:pPr>
            <w:r w:rsidRPr="00A517AD">
              <w:rPr>
                <w:rFonts w:ascii="Arial" w:hAnsi="Arial" w:cs="Arial"/>
                <w:b/>
                <w:sz w:val="18"/>
                <w:lang w:val="fr-CA"/>
              </w:rPr>
              <w:t>EX-0-MNU-20500</w:t>
            </w:r>
            <w:r>
              <w:rPr>
                <w:rFonts w:ascii="Arial" w:hAnsi="Arial" w:cs="Arial"/>
                <w:b/>
                <w:sz w:val="18"/>
                <w:lang w:val="fr-CA"/>
              </w:rPr>
              <w:t>*</w:t>
            </w:r>
          </w:p>
        </w:tc>
        <w:tc>
          <w:tcPr>
            <w:tcW w:w="4050" w:type="dxa"/>
          </w:tcPr>
          <w:p w14:paraId="7F89D7C3" w14:textId="58BC6DE7" w:rsidR="005D5DB5" w:rsidRPr="0012582D" w:rsidRDefault="005D5DB5" w:rsidP="005D5DB5">
            <w:pPr>
              <w:autoSpaceDE w:val="0"/>
              <w:autoSpaceDN w:val="0"/>
              <w:adjustRightInd w:val="0"/>
              <w:spacing w:before="60" w:after="60"/>
              <w:rPr>
                <w:rFonts w:ascii="Arial" w:hAnsi="Arial" w:cs="Arial"/>
                <w:sz w:val="16"/>
                <w:szCs w:val="16"/>
              </w:rPr>
            </w:pPr>
            <w:r w:rsidRPr="0012582D">
              <w:rPr>
                <w:rFonts w:ascii="Arial" w:hAnsi="Arial" w:cs="Arial"/>
                <w:sz w:val="16"/>
                <w:szCs w:val="16"/>
              </w:rPr>
              <w:t>The PLG’s frequency plan listing all the frequencies of the electr</w:t>
            </w:r>
            <w:r>
              <w:rPr>
                <w:rFonts w:ascii="Arial" w:hAnsi="Arial" w:cs="Arial"/>
                <w:sz w:val="16"/>
                <w:szCs w:val="16"/>
              </w:rPr>
              <w:t xml:space="preserve">omagnetic emissions used by the </w:t>
            </w:r>
            <w:r w:rsidRPr="0012582D">
              <w:rPr>
                <w:rFonts w:ascii="Arial" w:hAnsi="Arial" w:cs="Arial"/>
                <w:sz w:val="16"/>
                <w:szCs w:val="16"/>
              </w:rPr>
              <w:t xml:space="preserve">PLG must </w:t>
            </w:r>
            <w:r>
              <w:rPr>
                <w:rFonts w:ascii="Arial" w:hAnsi="Arial" w:cs="Arial"/>
                <w:sz w:val="16"/>
                <w:szCs w:val="16"/>
              </w:rPr>
              <w:t xml:space="preserve">be submitted to CSA/CNES before the </w:t>
            </w:r>
            <w:r w:rsidRPr="0012582D">
              <w:rPr>
                <w:rFonts w:ascii="Arial" w:hAnsi="Arial" w:cs="Arial"/>
                <w:sz w:val="16"/>
                <w:szCs w:val="16"/>
              </w:rPr>
              <w:t>campaign to c</w:t>
            </w:r>
            <w:r>
              <w:rPr>
                <w:rFonts w:ascii="Arial" w:hAnsi="Arial" w:cs="Arial"/>
                <w:sz w:val="16"/>
                <w:szCs w:val="16"/>
              </w:rPr>
              <w:t xml:space="preserve">heck its compatibility with the </w:t>
            </w:r>
            <w:r w:rsidRPr="0012582D">
              <w:rPr>
                <w:rFonts w:ascii="Arial" w:hAnsi="Arial" w:cs="Arial"/>
                <w:sz w:val="16"/>
                <w:szCs w:val="16"/>
              </w:rPr>
              <w:t>campaign’s frequency plan.</w:t>
            </w:r>
          </w:p>
          <w:p w14:paraId="3FD750FF" w14:textId="2704D5C6"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Le plan de fréquences de la NCU listant toutes les fréquences des émissions électromagnétiques utilisée</w:t>
            </w:r>
            <w:r>
              <w:rPr>
                <w:rFonts w:ascii="Arial" w:hAnsi="Arial" w:cs="Arial"/>
                <w:i/>
                <w:sz w:val="16"/>
                <w:szCs w:val="16"/>
                <w:lang w:val="fr-CA"/>
              </w:rPr>
              <w:t>s par la NCU doit être soumis à</w:t>
            </w:r>
            <w:r w:rsidRPr="009C0DA2">
              <w:rPr>
                <w:rFonts w:ascii="Arial" w:hAnsi="Arial" w:cs="Arial"/>
                <w:i/>
                <w:sz w:val="16"/>
                <w:szCs w:val="16"/>
                <w:lang w:val="fr-CA"/>
              </w:rPr>
              <w:t xml:space="preserve"> </w:t>
            </w:r>
            <w:r>
              <w:rPr>
                <w:rFonts w:ascii="Arial" w:hAnsi="Arial" w:cs="Arial"/>
                <w:i/>
                <w:sz w:val="16"/>
                <w:szCs w:val="16"/>
                <w:lang w:val="fr-CA"/>
              </w:rPr>
              <w:t>ASC/</w:t>
            </w:r>
            <w:r w:rsidRPr="009C0DA2">
              <w:rPr>
                <w:rFonts w:ascii="Arial" w:hAnsi="Arial" w:cs="Arial"/>
                <w:i/>
                <w:sz w:val="16"/>
                <w:szCs w:val="16"/>
                <w:lang w:val="fr-CA"/>
              </w:rPr>
              <w:t xml:space="preserve">CNES </w:t>
            </w:r>
            <w:r w:rsidRPr="009C0DA2">
              <w:rPr>
                <w:rFonts w:ascii="Arial" w:hAnsi="Arial" w:cs="Arial"/>
                <w:i/>
                <w:sz w:val="16"/>
                <w:szCs w:val="16"/>
                <w:lang w:val="fr-CA"/>
              </w:rPr>
              <w:lastRenderedPageBreak/>
              <w:t>avant la campagne pour vérifier sa compatibilité avec le plan de fréquences associé à la campagne.</w:t>
            </w:r>
          </w:p>
        </w:tc>
        <w:tc>
          <w:tcPr>
            <w:tcW w:w="1620" w:type="dxa"/>
            <w:vAlign w:val="center"/>
          </w:tcPr>
          <w:p w14:paraId="424B1C0E" w14:textId="00C641DC"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978962001"/>
                <w:placeholder>
                  <w:docPart w:val="BF3D44FF9EDC4656B9DBFDB09EA6F8F5"/>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C: Compliant / Conforme</w:t>
                </w:r>
              </w:sdtContent>
            </w:sdt>
          </w:p>
        </w:tc>
        <w:tc>
          <w:tcPr>
            <w:tcW w:w="3510" w:type="dxa"/>
            <w:vAlign w:val="center"/>
          </w:tcPr>
          <w:p w14:paraId="0C96B71E" w14:textId="42DEE71D" w:rsidR="005D5DB5" w:rsidRPr="009C0DA2" w:rsidRDefault="005D5DB5" w:rsidP="005D5DB5">
            <w:pPr>
              <w:rPr>
                <w:rFonts w:ascii="Arial" w:hAnsi="Arial" w:cs="Arial"/>
                <w:sz w:val="16"/>
                <w:szCs w:val="16"/>
              </w:rPr>
            </w:pPr>
            <w:r>
              <w:rPr>
                <w:rFonts w:ascii="Arial" w:hAnsi="Arial" w:cs="Arial"/>
                <w:sz w:val="16"/>
                <w:szCs w:val="16"/>
              </w:rPr>
              <w:t>Payload not emitting RF frequencies and compatible with CNES frequencies</w:t>
            </w:r>
          </w:p>
        </w:tc>
        <w:tc>
          <w:tcPr>
            <w:tcW w:w="2741" w:type="dxa"/>
            <w:vAlign w:val="center"/>
          </w:tcPr>
          <w:p w14:paraId="69260B0B" w14:textId="55267E6D" w:rsidR="005D5DB5" w:rsidRPr="009C0DA2" w:rsidRDefault="005D5DB5" w:rsidP="005D5DB5">
            <w:pPr>
              <w:spacing w:before="60" w:after="60"/>
              <w:rPr>
                <w:rFonts w:ascii="Arial" w:hAnsi="Arial" w:cs="Arial"/>
                <w:sz w:val="16"/>
                <w:szCs w:val="16"/>
              </w:rPr>
            </w:pPr>
            <w:r>
              <w:rPr>
                <w:rFonts w:ascii="Arial" w:hAnsi="Arial" w:cs="Arial"/>
                <w:sz w:val="16"/>
                <w:szCs w:val="16"/>
              </w:rPr>
              <w:t xml:space="preserve">Section </w:t>
            </w:r>
            <w:r>
              <w:rPr>
                <w:rFonts w:ascii="Arial" w:hAnsi="Arial" w:cs="Arial"/>
                <w:sz w:val="16"/>
                <w:szCs w:val="16"/>
              </w:rPr>
              <w:fldChar w:fldCharType="begin"/>
            </w:r>
            <w:r>
              <w:rPr>
                <w:rFonts w:ascii="Arial" w:hAnsi="Arial" w:cs="Arial"/>
                <w:sz w:val="16"/>
                <w:szCs w:val="16"/>
              </w:rPr>
              <w:instrText xml:space="preserve"> REF _Ref500359118 \r \h  \* MERGEFORMAT </w:instrText>
            </w:r>
            <w:r>
              <w:rPr>
                <w:rFonts w:ascii="Arial" w:hAnsi="Arial" w:cs="Arial"/>
                <w:sz w:val="16"/>
                <w:szCs w:val="16"/>
              </w:rPr>
            </w:r>
            <w:r>
              <w:rPr>
                <w:rFonts w:ascii="Arial" w:hAnsi="Arial" w:cs="Arial"/>
                <w:sz w:val="16"/>
                <w:szCs w:val="16"/>
              </w:rPr>
              <w:fldChar w:fldCharType="separate"/>
            </w:r>
            <w:r>
              <w:rPr>
                <w:rFonts w:ascii="Arial" w:hAnsi="Arial" w:cs="Arial"/>
                <w:sz w:val="16"/>
                <w:szCs w:val="16"/>
              </w:rPr>
              <w:t>7.2</w:t>
            </w:r>
            <w:r>
              <w:rPr>
                <w:rFonts w:ascii="Arial" w:hAnsi="Arial" w:cs="Arial"/>
                <w:sz w:val="16"/>
                <w:szCs w:val="16"/>
              </w:rPr>
              <w:fldChar w:fldCharType="end"/>
            </w:r>
          </w:p>
        </w:tc>
      </w:tr>
      <w:tr w:rsidR="005D5DB5" w:rsidRPr="00677FCF" w14:paraId="23ED0B44" w14:textId="77777777" w:rsidTr="005E05E4">
        <w:tc>
          <w:tcPr>
            <w:tcW w:w="1975" w:type="dxa"/>
          </w:tcPr>
          <w:p w14:paraId="75B22B13" w14:textId="54A0990E" w:rsidR="005D5DB5" w:rsidRPr="00A517AD" w:rsidRDefault="005D5DB5" w:rsidP="005D5DB5">
            <w:pPr>
              <w:rPr>
                <w:rFonts w:ascii="Arial" w:hAnsi="Arial" w:cs="Arial"/>
                <w:b/>
                <w:sz w:val="18"/>
                <w:lang w:val="fr-CA"/>
              </w:rPr>
            </w:pPr>
            <w:r w:rsidRPr="00A517AD">
              <w:rPr>
                <w:rFonts w:ascii="Arial" w:hAnsi="Arial" w:cs="Arial"/>
                <w:b/>
                <w:sz w:val="18"/>
                <w:lang w:val="fr-CA"/>
              </w:rPr>
              <w:t>EX-0-MNU-20510</w:t>
            </w:r>
            <w:r>
              <w:rPr>
                <w:rFonts w:ascii="Arial" w:hAnsi="Arial" w:cs="Arial"/>
                <w:b/>
                <w:sz w:val="18"/>
                <w:lang w:val="fr-CA"/>
              </w:rPr>
              <w:t>*</w:t>
            </w:r>
          </w:p>
        </w:tc>
        <w:tc>
          <w:tcPr>
            <w:tcW w:w="4050" w:type="dxa"/>
          </w:tcPr>
          <w:p w14:paraId="4F2B8032" w14:textId="356B4021" w:rsidR="005D5DB5" w:rsidRPr="009C0DA2" w:rsidRDefault="005D5DB5" w:rsidP="005D5DB5">
            <w:pPr>
              <w:autoSpaceDE w:val="0"/>
              <w:autoSpaceDN w:val="0"/>
              <w:adjustRightInd w:val="0"/>
              <w:spacing w:before="60" w:after="60"/>
              <w:rPr>
                <w:rFonts w:ascii="Arial" w:hAnsi="Arial" w:cs="Arial"/>
                <w:sz w:val="16"/>
                <w:szCs w:val="16"/>
              </w:rPr>
            </w:pPr>
            <w:r w:rsidRPr="001273F1">
              <w:rPr>
                <w:rFonts w:ascii="Arial" w:hAnsi="Arial" w:cs="Arial"/>
                <w:sz w:val="16"/>
                <w:szCs w:val="16"/>
              </w:rPr>
              <w:t>The system design must guarantee that the various on-board RF links (PLG and flight control) do</w:t>
            </w:r>
            <w:r>
              <w:rPr>
                <w:rFonts w:ascii="Arial" w:hAnsi="Arial" w:cs="Arial"/>
                <w:sz w:val="16"/>
                <w:szCs w:val="16"/>
              </w:rPr>
              <w:t xml:space="preserve"> </w:t>
            </w:r>
            <w:r w:rsidRPr="001273F1">
              <w:rPr>
                <w:rFonts w:ascii="Arial" w:hAnsi="Arial" w:cs="Arial"/>
                <w:sz w:val="16"/>
                <w:szCs w:val="16"/>
              </w:rPr>
              <w:t>not cause any malfunction of t</w:t>
            </w:r>
            <w:r>
              <w:rPr>
                <w:rFonts w:ascii="Arial" w:hAnsi="Arial" w:cs="Arial"/>
                <w:sz w:val="16"/>
                <w:szCs w:val="16"/>
              </w:rPr>
              <w:t>he critical elements of the PLG</w:t>
            </w:r>
            <w:r w:rsidRPr="009C0DA2">
              <w:rPr>
                <w:rFonts w:ascii="Arial" w:hAnsi="Arial" w:cs="Arial"/>
                <w:sz w:val="16"/>
                <w:szCs w:val="16"/>
              </w:rPr>
              <w:t>.</w:t>
            </w:r>
          </w:p>
          <w:p w14:paraId="52E1E796" w14:textId="77777777"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La conception du système devra garantir que les diverses liaisons RF bord (NCU et servitudes) ne généreront pas de dysfonctionnement des éléments critiques de la NCU.</w:t>
            </w:r>
          </w:p>
        </w:tc>
        <w:tc>
          <w:tcPr>
            <w:tcW w:w="1620" w:type="dxa"/>
            <w:vAlign w:val="center"/>
          </w:tcPr>
          <w:p w14:paraId="3F7E5523" w14:textId="5A5A9181"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197596512"/>
                <w:placeholder>
                  <w:docPart w:val="342D0EC3BE644EFBB74C821E331B98E4"/>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C: Compliant / Conforme</w:t>
                </w:r>
              </w:sdtContent>
            </w:sdt>
          </w:p>
        </w:tc>
        <w:tc>
          <w:tcPr>
            <w:tcW w:w="3510" w:type="dxa"/>
            <w:vAlign w:val="center"/>
          </w:tcPr>
          <w:p w14:paraId="6C94EBEA" w14:textId="1FBEC2E4" w:rsidR="005D5DB5" w:rsidRPr="00772B62" w:rsidRDefault="005D5DB5" w:rsidP="005D5DB5">
            <w:pPr>
              <w:autoSpaceDE w:val="0"/>
              <w:autoSpaceDN w:val="0"/>
              <w:adjustRightInd w:val="0"/>
              <w:rPr>
                <w:rFonts w:ascii="Arial" w:hAnsi="Arial" w:cs="Arial"/>
                <w:sz w:val="16"/>
                <w:szCs w:val="16"/>
              </w:rPr>
            </w:pPr>
            <w:r>
              <w:rPr>
                <w:rFonts w:ascii="Arial" w:hAnsi="Arial" w:cs="Arial"/>
                <w:sz w:val="16"/>
                <w:szCs w:val="16"/>
              </w:rPr>
              <w:t>Not susceptible to listed RF frequencies</w:t>
            </w:r>
          </w:p>
        </w:tc>
        <w:tc>
          <w:tcPr>
            <w:tcW w:w="2741" w:type="dxa"/>
          </w:tcPr>
          <w:p w14:paraId="282B65CC" w14:textId="77777777" w:rsidR="005D5DB5" w:rsidRPr="00772B62" w:rsidRDefault="005D5DB5" w:rsidP="005D5DB5">
            <w:pPr>
              <w:spacing w:before="60" w:after="60"/>
              <w:rPr>
                <w:rFonts w:ascii="Arial" w:hAnsi="Arial" w:cs="Arial"/>
                <w:sz w:val="16"/>
                <w:szCs w:val="16"/>
              </w:rPr>
            </w:pPr>
          </w:p>
        </w:tc>
      </w:tr>
      <w:tr w:rsidR="005D5DB5" w:rsidRPr="00144CDA" w14:paraId="18A58A61" w14:textId="77777777" w:rsidTr="007E4751">
        <w:tc>
          <w:tcPr>
            <w:tcW w:w="1975" w:type="dxa"/>
          </w:tcPr>
          <w:p w14:paraId="57D60678" w14:textId="093732CE" w:rsidR="005D5DB5" w:rsidRPr="00A517AD" w:rsidRDefault="005D5DB5" w:rsidP="005D5DB5">
            <w:pPr>
              <w:rPr>
                <w:rFonts w:ascii="Arial" w:hAnsi="Arial" w:cs="Arial"/>
                <w:b/>
                <w:sz w:val="18"/>
                <w:lang w:val="fr-CA"/>
              </w:rPr>
            </w:pPr>
            <w:r w:rsidRPr="00A517AD">
              <w:rPr>
                <w:rFonts w:ascii="Arial" w:hAnsi="Arial" w:cs="Arial"/>
                <w:b/>
                <w:sz w:val="18"/>
                <w:lang w:val="fr-CA"/>
              </w:rPr>
              <w:t>EX-0-MNU-20520</w:t>
            </w:r>
            <w:r>
              <w:rPr>
                <w:rFonts w:ascii="Arial" w:hAnsi="Arial" w:cs="Arial"/>
                <w:b/>
                <w:sz w:val="18"/>
                <w:lang w:val="fr-CA"/>
              </w:rPr>
              <w:t>*</w:t>
            </w:r>
          </w:p>
        </w:tc>
        <w:tc>
          <w:tcPr>
            <w:tcW w:w="4050" w:type="dxa"/>
          </w:tcPr>
          <w:p w14:paraId="2A65048C" w14:textId="16502738" w:rsidR="005D5DB5" w:rsidRPr="00B24E96" w:rsidRDefault="005D5DB5" w:rsidP="005D5DB5">
            <w:pPr>
              <w:autoSpaceDE w:val="0"/>
              <w:autoSpaceDN w:val="0"/>
              <w:adjustRightInd w:val="0"/>
              <w:spacing w:before="60" w:after="60"/>
              <w:rPr>
                <w:rFonts w:ascii="Arial" w:hAnsi="Arial" w:cs="Arial"/>
                <w:sz w:val="16"/>
                <w:szCs w:val="16"/>
              </w:rPr>
            </w:pPr>
            <w:r w:rsidRPr="00B24E96">
              <w:rPr>
                <w:rFonts w:ascii="Arial" w:hAnsi="Arial" w:cs="Arial"/>
                <w:sz w:val="16"/>
                <w:szCs w:val="16"/>
              </w:rPr>
              <w:t>The PLG must not e</w:t>
            </w:r>
            <w:r>
              <w:rPr>
                <w:rFonts w:ascii="Arial" w:hAnsi="Arial" w:cs="Arial"/>
                <w:sz w:val="16"/>
                <w:szCs w:val="16"/>
              </w:rPr>
              <w:t xml:space="preserve">mit in the following wavebands: </w:t>
            </w:r>
            <w:r w:rsidRPr="00B24E96">
              <w:rPr>
                <w:rFonts w:ascii="Arial" w:hAnsi="Arial" w:cs="Arial"/>
                <w:sz w:val="16"/>
                <w:szCs w:val="16"/>
              </w:rPr>
              <w:t xml:space="preserve">Argos, Transponder (RX/TX), INMARSAT, GPS, IRIDIUM and </w:t>
            </w:r>
            <w:proofErr w:type="spellStart"/>
            <w:r w:rsidRPr="00B24E96">
              <w:rPr>
                <w:rFonts w:ascii="Arial" w:hAnsi="Arial" w:cs="Arial"/>
                <w:sz w:val="16"/>
                <w:szCs w:val="16"/>
              </w:rPr>
              <w:t>WiFi</w:t>
            </w:r>
            <w:proofErr w:type="spellEnd"/>
            <w:r w:rsidRPr="00B24E96">
              <w:rPr>
                <w:rFonts w:ascii="Arial" w:hAnsi="Arial" w:cs="Arial"/>
                <w:sz w:val="16"/>
                <w:szCs w:val="16"/>
              </w:rPr>
              <w:t>.</w:t>
            </w:r>
          </w:p>
          <w:p w14:paraId="7E5BB47D" w14:textId="546B1081"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La NCU ne devra pas émettre dans les bandes suivantes : Argos, Transpondeur (</w:t>
            </w:r>
            <w:proofErr w:type="spellStart"/>
            <w:r w:rsidRPr="009C0DA2">
              <w:rPr>
                <w:rFonts w:ascii="Arial" w:hAnsi="Arial" w:cs="Arial"/>
                <w:i/>
                <w:sz w:val="16"/>
                <w:szCs w:val="16"/>
                <w:lang w:val="fr-CA"/>
              </w:rPr>
              <w:t>Rx</w:t>
            </w:r>
            <w:proofErr w:type="spellEnd"/>
            <w:r w:rsidRPr="009C0DA2">
              <w:rPr>
                <w:rFonts w:ascii="Arial" w:hAnsi="Arial" w:cs="Arial"/>
                <w:i/>
                <w:sz w:val="16"/>
                <w:szCs w:val="16"/>
                <w:lang w:val="fr-CA"/>
              </w:rPr>
              <w:t>/</w:t>
            </w:r>
            <w:proofErr w:type="spellStart"/>
            <w:r w:rsidRPr="009C0DA2">
              <w:rPr>
                <w:rFonts w:ascii="Arial" w:hAnsi="Arial" w:cs="Arial"/>
                <w:i/>
                <w:sz w:val="16"/>
                <w:szCs w:val="16"/>
                <w:lang w:val="fr-CA"/>
              </w:rPr>
              <w:t>Tx</w:t>
            </w:r>
            <w:proofErr w:type="spellEnd"/>
            <w:r w:rsidRPr="009C0DA2">
              <w:rPr>
                <w:rFonts w:ascii="Arial" w:hAnsi="Arial" w:cs="Arial"/>
                <w:i/>
                <w:sz w:val="16"/>
                <w:szCs w:val="16"/>
                <w:lang w:val="fr-CA"/>
              </w:rPr>
              <w:t xml:space="preserve">), INMARSAT, GPS, IRIDIUM et WIFI. </w:t>
            </w:r>
          </w:p>
        </w:tc>
        <w:tc>
          <w:tcPr>
            <w:tcW w:w="1620" w:type="dxa"/>
            <w:vAlign w:val="center"/>
          </w:tcPr>
          <w:p w14:paraId="1F282B01" w14:textId="4710C92B"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1773731637"/>
                <w:placeholder>
                  <w:docPart w:val="BCB607F482B74655A4E54FA316FA4D75"/>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C: Compliant / Conforme</w:t>
                </w:r>
              </w:sdtContent>
            </w:sdt>
          </w:p>
        </w:tc>
        <w:tc>
          <w:tcPr>
            <w:tcW w:w="3510" w:type="dxa"/>
            <w:vAlign w:val="center"/>
          </w:tcPr>
          <w:p w14:paraId="6306881F" w14:textId="33CAE7B5" w:rsidR="005D5DB5" w:rsidRPr="009C0DA2" w:rsidRDefault="005D5DB5" w:rsidP="005D5DB5">
            <w:pPr>
              <w:autoSpaceDE w:val="0"/>
              <w:autoSpaceDN w:val="0"/>
              <w:adjustRightInd w:val="0"/>
              <w:rPr>
                <w:rFonts w:ascii="Arial" w:hAnsi="Arial" w:cs="Arial"/>
                <w:sz w:val="16"/>
                <w:szCs w:val="16"/>
              </w:rPr>
            </w:pPr>
            <w:r>
              <w:rPr>
                <w:rFonts w:ascii="Arial" w:hAnsi="Arial" w:cs="Arial"/>
                <w:sz w:val="16"/>
                <w:szCs w:val="16"/>
              </w:rPr>
              <w:t>No RF emissions</w:t>
            </w:r>
          </w:p>
        </w:tc>
        <w:tc>
          <w:tcPr>
            <w:tcW w:w="2741" w:type="dxa"/>
          </w:tcPr>
          <w:p w14:paraId="0CA10766" w14:textId="0EE7CE0D" w:rsidR="005D5DB5" w:rsidRPr="009C0DA2" w:rsidRDefault="005D5DB5" w:rsidP="005D5DB5">
            <w:pPr>
              <w:spacing w:before="60" w:after="60"/>
              <w:rPr>
                <w:rFonts w:ascii="Arial" w:hAnsi="Arial" w:cs="Arial"/>
                <w:sz w:val="16"/>
                <w:szCs w:val="16"/>
              </w:rPr>
            </w:pPr>
          </w:p>
        </w:tc>
      </w:tr>
      <w:tr w:rsidR="005D5DB5" w:rsidRPr="00A517AD" w14:paraId="24AAEEA4" w14:textId="77777777" w:rsidTr="007E4751">
        <w:tc>
          <w:tcPr>
            <w:tcW w:w="1975" w:type="dxa"/>
          </w:tcPr>
          <w:p w14:paraId="21BA792A" w14:textId="02A17394" w:rsidR="005D5DB5" w:rsidRPr="00A26BA7" w:rsidRDefault="005D5DB5" w:rsidP="005D5DB5">
            <w:pPr>
              <w:rPr>
                <w:rFonts w:ascii="Arial" w:hAnsi="Arial" w:cs="Arial"/>
                <w:b/>
                <w:sz w:val="18"/>
              </w:rPr>
            </w:pPr>
            <w:r w:rsidRPr="00A26BA7">
              <w:rPr>
                <w:rFonts w:ascii="Arial" w:hAnsi="Arial" w:cs="Arial"/>
                <w:b/>
                <w:sz w:val="18"/>
              </w:rPr>
              <w:t>EX-0-MNU-20530</w:t>
            </w:r>
            <w:r>
              <w:rPr>
                <w:rFonts w:ascii="Arial" w:hAnsi="Arial" w:cs="Arial"/>
                <w:b/>
                <w:sz w:val="18"/>
              </w:rPr>
              <w:t>*</w:t>
            </w:r>
          </w:p>
        </w:tc>
        <w:tc>
          <w:tcPr>
            <w:tcW w:w="4050" w:type="dxa"/>
          </w:tcPr>
          <w:p w14:paraId="352AAC5E" w14:textId="63F29E7B" w:rsidR="005D5DB5" w:rsidRPr="00341C7E" w:rsidRDefault="005D5DB5" w:rsidP="005D5DB5">
            <w:pPr>
              <w:autoSpaceDE w:val="0"/>
              <w:autoSpaceDN w:val="0"/>
              <w:adjustRightInd w:val="0"/>
              <w:spacing w:before="60" w:after="60"/>
              <w:rPr>
                <w:rFonts w:ascii="Arial" w:hAnsi="Arial" w:cs="Arial"/>
                <w:sz w:val="16"/>
                <w:szCs w:val="16"/>
              </w:rPr>
            </w:pPr>
            <w:r w:rsidRPr="00341C7E">
              <w:rPr>
                <w:rFonts w:ascii="Arial" w:hAnsi="Arial" w:cs="Arial"/>
                <w:sz w:val="16"/>
                <w:szCs w:val="16"/>
              </w:rPr>
              <w:t>Irrespective of the altitude, the system must comply with the ma</w:t>
            </w:r>
            <w:r>
              <w:rPr>
                <w:rFonts w:ascii="Arial" w:hAnsi="Arial" w:cs="Arial"/>
                <w:sz w:val="16"/>
                <w:szCs w:val="16"/>
              </w:rPr>
              <w:t xml:space="preserve">ximum levels of electromagnetic </w:t>
            </w:r>
            <w:r w:rsidRPr="00341C7E">
              <w:rPr>
                <w:rFonts w:ascii="Arial" w:hAnsi="Arial" w:cs="Arial"/>
                <w:sz w:val="16"/>
                <w:szCs w:val="16"/>
              </w:rPr>
              <w:t>flux in all frequency bands, as def</w:t>
            </w:r>
            <w:r>
              <w:rPr>
                <w:rFonts w:ascii="Arial" w:hAnsi="Arial" w:cs="Arial"/>
                <w:sz w:val="16"/>
                <w:szCs w:val="16"/>
              </w:rPr>
              <w:t xml:space="preserve">ined in the International Radio </w:t>
            </w:r>
            <w:r w:rsidRPr="00341C7E">
              <w:rPr>
                <w:rFonts w:ascii="Arial" w:hAnsi="Arial" w:cs="Arial"/>
                <w:sz w:val="16"/>
                <w:szCs w:val="16"/>
              </w:rPr>
              <w:t>Regulations.</w:t>
            </w:r>
          </w:p>
          <w:p w14:paraId="35B708F6" w14:textId="3F016FCC"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Quelle que soit l’altitude le système devra être compatible des niveaux maximaux de flux électromagnétique dans toutes les bandes de fréquence, tels que définis dans le règlement international des radiocommunications.</w:t>
            </w:r>
          </w:p>
        </w:tc>
        <w:tc>
          <w:tcPr>
            <w:tcW w:w="1620" w:type="dxa"/>
            <w:vAlign w:val="center"/>
          </w:tcPr>
          <w:p w14:paraId="49DFA4C0" w14:textId="58969471"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3211679"/>
                <w:placeholder>
                  <w:docPart w:val="93A18F95EA574DB3848E2D448D0DBBE9"/>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NA: Not Applicable / Non Applicable</w:t>
                </w:r>
              </w:sdtContent>
            </w:sdt>
          </w:p>
        </w:tc>
        <w:tc>
          <w:tcPr>
            <w:tcW w:w="3510" w:type="dxa"/>
            <w:vAlign w:val="center"/>
          </w:tcPr>
          <w:p w14:paraId="23C03C5C" w14:textId="0AAAB180" w:rsidR="005D5DB5" w:rsidRPr="009C0DA2" w:rsidRDefault="005D5DB5" w:rsidP="005D5DB5">
            <w:pPr>
              <w:autoSpaceDE w:val="0"/>
              <w:autoSpaceDN w:val="0"/>
              <w:adjustRightInd w:val="0"/>
              <w:rPr>
                <w:rFonts w:ascii="Arial" w:hAnsi="Arial" w:cs="Arial"/>
                <w:sz w:val="16"/>
                <w:szCs w:val="16"/>
              </w:rPr>
            </w:pPr>
            <w:r>
              <w:rPr>
                <w:rFonts w:ascii="Arial" w:hAnsi="Arial" w:cs="Arial"/>
                <w:sz w:val="16"/>
                <w:szCs w:val="16"/>
              </w:rPr>
              <w:t>No RF emissions</w:t>
            </w:r>
          </w:p>
        </w:tc>
        <w:tc>
          <w:tcPr>
            <w:tcW w:w="2741" w:type="dxa"/>
          </w:tcPr>
          <w:p w14:paraId="20D84A66" w14:textId="77777777" w:rsidR="005D5DB5" w:rsidRPr="009C0DA2" w:rsidRDefault="005D5DB5" w:rsidP="005D5DB5">
            <w:pPr>
              <w:rPr>
                <w:rFonts w:ascii="Arial" w:hAnsi="Arial" w:cs="Arial"/>
                <w:sz w:val="16"/>
                <w:szCs w:val="16"/>
              </w:rPr>
            </w:pPr>
          </w:p>
        </w:tc>
      </w:tr>
      <w:tr w:rsidR="005D5DB5" w:rsidRPr="00F663C7" w14:paraId="1A8D2FDB" w14:textId="77777777" w:rsidTr="00973506">
        <w:tc>
          <w:tcPr>
            <w:tcW w:w="13896" w:type="dxa"/>
            <w:gridSpan w:val="5"/>
          </w:tcPr>
          <w:p w14:paraId="35396C02" w14:textId="77777777" w:rsidR="005D5DB5" w:rsidRDefault="005D5DB5" w:rsidP="005D5DB5">
            <w:pPr>
              <w:rPr>
                <w:rFonts w:ascii="Arial" w:eastAsiaTheme="minorHAnsi" w:hAnsi="Arial" w:cs="Arial"/>
                <w:b/>
                <w:bCs/>
                <w:color w:val="0000FF"/>
                <w:lang w:val="fr-CA"/>
              </w:rPr>
            </w:pPr>
            <w:r>
              <w:rPr>
                <w:rFonts w:ascii="Arial" w:eastAsiaTheme="minorHAnsi" w:hAnsi="Arial" w:cs="Arial"/>
                <w:b/>
                <w:bCs/>
                <w:color w:val="0000FF"/>
                <w:lang w:val="fr-CA"/>
              </w:rPr>
              <w:t>OTHER RISKS</w:t>
            </w:r>
          </w:p>
          <w:p w14:paraId="12E29C27" w14:textId="7588094A" w:rsidR="005D5DB5" w:rsidRPr="00F663C7" w:rsidRDefault="005D5DB5" w:rsidP="005D5DB5">
            <w:pPr>
              <w:rPr>
                <w:rFonts w:eastAsiaTheme="minorHAnsi"/>
                <w:sz w:val="22"/>
              </w:rPr>
            </w:pPr>
            <w:r>
              <w:rPr>
                <w:rFonts w:ascii="Arial" w:eastAsiaTheme="minorHAnsi" w:hAnsi="Arial" w:cs="Arial"/>
                <w:b/>
                <w:bCs/>
                <w:color w:val="3953A5"/>
                <w:sz w:val="23"/>
                <w:szCs w:val="23"/>
                <w:lang w:val="fr-CA"/>
              </w:rPr>
              <w:t>AUTRES RISQUES</w:t>
            </w:r>
          </w:p>
        </w:tc>
      </w:tr>
      <w:tr w:rsidR="005D5DB5" w:rsidRPr="00FB3222" w14:paraId="483920B1" w14:textId="77777777" w:rsidTr="00E410EE">
        <w:tc>
          <w:tcPr>
            <w:tcW w:w="13896" w:type="dxa"/>
            <w:gridSpan w:val="5"/>
          </w:tcPr>
          <w:p w14:paraId="37A13B59" w14:textId="77777777" w:rsidR="005D5DB5" w:rsidRDefault="005D5DB5" w:rsidP="005D5DB5">
            <w:pPr>
              <w:rPr>
                <w:rFonts w:ascii="Arial" w:eastAsiaTheme="minorHAnsi" w:hAnsi="Arial" w:cs="Arial"/>
                <w:b/>
                <w:bCs/>
                <w:color w:val="33CD33"/>
                <w:sz w:val="19"/>
                <w:szCs w:val="19"/>
              </w:rPr>
            </w:pPr>
            <w:r w:rsidRPr="0070098F">
              <w:rPr>
                <w:rFonts w:ascii="Arial" w:eastAsiaTheme="minorHAnsi" w:hAnsi="Arial" w:cs="Arial"/>
                <w:b/>
                <w:bCs/>
                <w:color w:val="33CD33"/>
              </w:rPr>
              <w:t>L</w:t>
            </w:r>
            <w:r w:rsidRPr="0070098F">
              <w:rPr>
                <w:rFonts w:ascii="Arial" w:eastAsiaTheme="minorHAnsi" w:hAnsi="Arial" w:cs="Arial"/>
                <w:b/>
                <w:bCs/>
                <w:color w:val="33CD33"/>
                <w:sz w:val="19"/>
                <w:szCs w:val="19"/>
              </w:rPr>
              <w:t>IST OF ITEMS AT RISK</w:t>
            </w:r>
          </w:p>
          <w:p w14:paraId="6F0259BA" w14:textId="5985D92C" w:rsidR="005D5DB5" w:rsidRPr="00FB3222" w:rsidRDefault="005D5DB5" w:rsidP="005D5DB5">
            <w:pPr>
              <w:rPr>
                <w:rFonts w:ascii="Arial" w:hAnsi="Arial" w:cs="Arial"/>
                <w:sz w:val="16"/>
                <w:szCs w:val="16"/>
              </w:rPr>
            </w:pPr>
            <w:r w:rsidRPr="00FB3222">
              <w:rPr>
                <w:rFonts w:ascii="Arial" w:eastAsiaTheme="minorHAnsi" w:hAnsi="Arial" w:cs="Arial"/>
                <w:b/>
                <w:bCs/>
                <w:color w:val="51B948"/>
                <w:sz w:val="23"/>
                <w:szCs w:val="23"/>
              </w:rPr>
              <w:t>L</w:t>
            </w:r>
            <w:r w:rsidRPr="00FB3222">
              <w:rPr>
                <w:rFonts w:ascii="Arial" w:eastAsiaTheme="minorHAnsi" w:hAnsi="Arial" w:cs="Arial"/>
                <w:b/>
                <w:bCs/>
                <w:color w:val="51B948"/>
                <w:sz w:val="18"/>
                <w:szCs w:val="18"/>
              </w:rPr>
              <w:t>ISTE DES ELEMENTS A RISQUES</w:t>
            </w:r>
          </w:p>
        </w:tc>
      </w:tr>
      <w:tr w:rsidR="005D5DB5" w:rsidRPr="000106BD" w14:paraId="233ABDD8" w14:textId="77777777" w:rsidTr="005E05E4">
        <w:tc>
          <w:tcPr>
            <w:tcW w:w="1975" w:type="dxa"/>
          </w:tcPr>
          <w:p w14:paraId="35719410" w14:textId="13FAE519" w:rsidR="005D5DB5" w:rsidRPr="00A517AD" w:rsidRDefault="005D5DB5" w:rsidP="005D5DB5">
            <w:pPr>
              <w:rPr>
                <w:rFonts w:ascii="Arial" w:hAnsi="Arial" w:cs="Arial"/>
                <w:b/>
                <w:sz w:val="18"/>
                <w:lang w:val="fr-CA"/>
              </w:rPr>
            </w:pPr>
            <w:r w:rsidRPr="00A517AD">
              <w:rPr>
                <w:rFonts w:ascii="Arial" w:hAnsi="Arial" w:cs="Arial"/>
                <w:b/>
                <w:sz w:val="18"/>
                <w:lang w:val="fr-CA"/>
              </w:rPr>
              <w:t>EX-0-MNU-30000</w:t>
            </w:r>
            <w:r>
              <w:rPr>
                <w:rFonts w:ascii="Arial" w:hAnsi="Arial" w:cs="Arial"/>
                <w:b/>
                <w:sz w:val="18"/>
                <w:lang w:val="fr-CA"/>
              </w:rPr>
              <w:t>*</w:t>
            </w:r>
          </w:p>
        </w:tc>
        <w:tc>
          <w:tcPr>
            <w:tcW w:w="4050" w:type="dxa"/>
          </w:tcPr>
          <w:p w14:paraId="460228E2" w14:textId="132E35B7" w:rsidR="005D5DB5" w:rsidRPr="0070098F" w:rsidRDefault="005D5DB5" w:rsidP="005D5DB5">
            <w:pPr>
              <w:autoSpaceDE w:val="0"/>
              <w:autoSpaceDN w:val="0"/>
              <w:adjustRightInd w:val="0"/>
              <w:spacing w:before="60" w:after="60"/>
              <w:rPr>
                <w:rFonts w:ascii="Arial" w:hAnsi="Arial" w:cs="Arial"/>
                <w:sz w:val="16"/>
                <w:szCs w:val="16"/>
              </w:rPr>
            </w:pPr>
            <w:r w:rsidRPr="0070098F">
              <w:rPr>
                <w:rFonts w:ascii="Arial" w:hAnsi="Arial" w:cs="Arial"/>
                <w:sz w:val="16"/>
                <w:szCs w:val="16"/>
              </w:rPr>
              <w:t>Systems at risk must comply with the most stringent applicable r</w:t>
            </w:r>
            <w:r>
              <w:rPr>
                <w:rFonts w:ascii="Arial" w:hAnsi="Arial" w:cs="Arial"/>
                <w:sz w:val="16"/>
                <w:szCs w:val="16"/>
              </w:rPr>
              <w:t xml:space="preserve">egulations and their compliance </w:t>
            </w:r>
            <w:r w:rsidRPr="0070098F">
              <w:rPr>
                <w:rFonts w:ascii="Arial" w:hAnsi="Arial" w:cs="Arial"/>
                <w:sz w:val="16"/>
                <w:szCs w:val="16"/>
              </w:rPr>
              <w:t>must be proven by the submission of a dossier approved by a recognised inspection body.</w:t>
            </w:r>
            <w:r w:rsidRPr="0070098F">
              <w:rPr>
                <w:rFonts w:ascii="Arial" w:hAnsi="Arial" w:cs="Arial"/>
                <w:i/>
                <w:sz w:val="16"/>
                <w:szCs w:val="16"/>
              </w:rPr>
              <w:t xml:space="preserve"> </w:t>
            </w:r>
          </w:p>
          <w:p w14:paraId="7066A4BC" w14:textId="3A50BA26"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Les systèmes à risque doivent se conformer aux règlementations applicables les plus contraignantes et la conformité de ces systèmes doit être prouvée par la remise d'un dossier approuvé par un organisme de contrôle agréé.</w:t>
            </w:r>
          </w:p>
        </w:tc>
        <w:tc>
          <w:tcPr>
            <w:tcW w:w="1620" w:type="dxa"/>
            <w:vAlign w:val="center"/>
          </w:tcPr>
          <w:p w14:paraId="2CCAA108" w14:textId="68C33B8B"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1679884387"/>
                <w:placeholder>
                  <w:docPart w:val="E8C1F86B025B40F186D2EEE2CBC05A3E"/>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C: Compliant / Conforme</w:t>
                </w:r>
              </w:sdtContent>
            </w:sdt>
          </w:p>
        </w:tc>
        <w:tc>
          <w:tcPr>
            <w:tcW w:w="3510" w:type="dxa"/>
            <w:vAlign w:val="center"/>
          </w:tcPr>
          <w:p w14:paraId="02F45783" w14:textId="77777777" w:rsidR="005D5DB5" w:rsidRPr="00B22242" w:rsidRDefault="005D5DB5" w:rsidP="005D5DB5">
            <w:pPr>
              <w:rPr>
                <w:rFonts w:ascii="Arial" w:hAnsi="Arial" w:cs="Arial"/>
                <w:sz w:val="16"/>
                <w:szCs w:val="16"/>
              </w:rPr>
            </w:pPr>
            <w:r w:rsidRPr="00B22242">
              <w:rPr>
                <w:rFonts w:ascii="Arial" w:hAnsi="Arial" w:cs="Arial"/>
                <w:sz w:val="16"/>
                <w:szCs w:val="16"/>
              </w:rPr>
              <w:t>No risk system associated with the following:</w:t>
            </w:r>
          </w:p>
          <w:p w14:paraId="72CDE8DF" w14:textId="77777777" w:rsidR="005D5DB5" w:rsidRPr="00B22242" w:rsidRDefault="005D5DB5" w:rsidP="005D5DB5">
            <w:pPr>
              <w:rPr>
                <w:rFonts w:ascii="Arial" w:hAnsi="Arial" w:cs="Arial"/>
                <w:sz w:val="16"/>
                <w:szCs w:val="16"/>
              </w:rPr>
            </w:pPr>
            <w:r w:rsidRPr="00B22242">
              <w:rPr>
                <w:rFonts w:ascii="Arial" w:hAnsi="Arial" w:cs="Arial"/>
                <w:sz w:val="16"/>
                <w:szCs w:val="16"/>
              </w:rPr>
              <w:t>• Fluidic and thermodynamic systems</w:t>
            </w:r>
          </w:p>
          <w:p w14:paraId="606B9A43" w14:textId="77777777" w:rsidR="005D5DB5" w:rsidRPr="00B22242" w:rsidRDefault="005D5DB5" w:rsidP="005D5DB5">
            <w:pPr>
              <w:rPr>
                <w:rFonts w:ascii="Arial" w:hAnsi="Arial" w:cs="Arial"/>
                <w:sz w:val="16"/>
                <w:szCs w:val="16"/>
              </w:rPr>
            </w:pPr>
            <w:r w:rsidRPr="00B22242">
              <w:rPr>
                <w:rFonts w:ascii="Arial" w:hAnsi="Arial" w:cs="Arial"/>
                <w:sz w:val="16"/>
                <w:szCs w:val="16"/>
              </w:rPr>
              <w:t>• Pyrotechnic systems</w:t>
            </w:r>
          </w:p>
          <w:p w14:paraId="1B09F8CC" w14:textId="77777777" w:rsidR="005D5DB5" w:rsidRPr="00B22242" w:rsidRDefault="005D5DB5" w:rsidP="005D5DB5">
            <w:pPr>
              <w:rPr>
                <w:rFonts w:ascii="Arial" w:hAnsi="Arial" w:cs="Arial"/>
                <w:sz w:val="16"/>
                <w:szCs w:val="16"/>
              </w:rPr>
            </w:pPr>
            <w:r w:rsidRPr="00B22242">
              <w:rPr>
                <w:rFonts w:ascii="Arial" w:hAnsi="Arial" w:cs="Arial"/>
                <w:sz w:val="16"/>
                <w:szCs w:val="16"/>
              </w:rPr>
              <w:t>• Ionizing radiation</w:t>
            </w:r>
          </w:p>
          <w:p w14:paraId="689A78A2" w14:textId="77777777" w:rsidR="005D5DB5" w:rsidRPr="00B22242" w:rsidRDefault="005D5DB5" w:rsidP="005D5DB5">
            <w:pPr>
              <w:rPr>
                <w:rFonts w:ascii="Arial" w:hAnsi="Arial" w:cs="Arial"/>
                <w:sz w:val="16"/>
                <w:szCs w:val="16"/>
              </w:rPr>
            </w:pPr>
            <w:r w:rsidRPr="00B22242">
              <w:rPr>
                <w:rFonts w:ascii="Arial" w:hAnsi="Arial" w:cs="Arial"/>
                <w:sz w:val="16"/>
                <w:szCs w:val="16"/>
              </w:rPr>
              <w:t>• Radioactive material</w:t>
            </w:r>
          </w:p>
          <w:p w14:paraId="0912C67B" w14:textId="77777777" w:rsidR="005D5DB5" w:rsidRPr="00B22242" w:rsidRDefault="005D5DB5" w:rsidP="005D5DB5">
            <w:pPr>
              <w:rPr>
                <w:rFonts w:ascii="Arial" w:hAnsi="Arial" w:cs="Arial"/>
                <w:sz w:val="16"/>
                <w:szCs w:val="16"/>
              </w:rPr>
            </w:pPr>
            <w:r w:rsidRPr="00B22242">
              <w:rPr>
                <w:rFonts w:ascii="Arial" w:hAnsi="Arial" w:cs="Arial"/>
                <w:sz w:val="16"/>
                <w:szCs w:val="16"/>
              </w:rPr>
              <w:t>• Non-ionizing radiation</w:t>
            </w:r>
          </w:p>
          <w:p w14:paraId="3055182E" w14:textId="77777777" w:rsidR="005D5DB5" w:rsidRPr="00B22242" w:rsidRDefault="005D5DB5" w:rsidP="005D5DB5">
            <w:pPr>
              <w:rPr>
                <w:rFonts w:ascii="Arial" w:hAnsi="Arial" w:cs="Arial"/>
                <w:sz w:val="16"/>
                <w:szCs w:val="16"/>
              </w:rPr>
            </w:pPr>
            <w:r w:rsidRPr="00B22242">
              <w:rPr>
                <w:rFonts w:ascii="Arial" w:hAnsi="Arial" w:cs="Arial"/>
                <w:sz w:val="16"/>
                <w:szCs w:val="16"/>
              </w:rPr>
              <w:t>• Chemical and biological products</w:t>
            </w:r>
          </w:p>
          <w:p w14:paraId="4B8D58BA" w14:textId="77777777" w:rsidR="005D5DB5" w:rsidRPr="00B22242" w:rsidRDefault="005D5DB5" w:rsidP="005D5DB5">
            <w:pPr>
              <w:rPr>
                <w:rFonts w:ascii="Arial" w:hAnsi="Arial" w:cs="Arial"/>
                <w:sz w:val="16"/>
                <w:szCs w:val="16"/>
              </w:rPr>
            </w:pPr>
            <w:r w:rsidRPr="00B22242">
              <w:rPr>
                <w:rFonts w:ascii="Arial" w:hAnsi="Arial" w:cs="Arial"/>
                <w:sz w:val="16"/>
                <w:szCs w:val="16"/>
              </w:rPr>
              <w:t>• High or low temperatures (cryogenics, ...)</w:t>
            </w:r>
          </w:p>
          <w:p w14:paraId="0891C45F" w14:textId="77777777" w:rsidR="005D5DB5" w:rsidRPr="00B22242" w:rsidRDefault="005D5DB5" w:rsidP="005D5DB5">
            <w:pPr>
              <w:rPr>
                <w:rFonts w:ascii="Arial" w:hAnsi="Arial" w:cs="Arial"/>
                <w:sz w:val="16"/>
                <w:szCs w:val="16"/>
              </w:rPr>
            </w:pPr>
            <w:r w:rsidRPr="00B22242">
              <w:rPr>
                <w:rFonts w:ascii="Arial" w:hAnsi="Arial" w:cs="Arial"/>
                <w:sz w:val="16"/>
                <w:szCs w:val="16"/>
              </w:rPr>
              <w:t>• Noise (frequency and intensity)</w:t>
            </w:r>
          </w:p>
          <w:p w14:paraId="5B271A18" w14:textId="77777777" w:rsidR="005D5DB5" w:rsidRPr="00B22242" w:rsidRDefault="005D5DB5" w:rsidP="005D5DB5">
            <w:pPr>
              <w:rPr>
                <w:rFonts w:ascii="Arial" w:hAnsi="Arial" w:cs="Arial"/>
                <w:sz w:val="16"/>
                <w:szCs w:val="16"/>
              </w:rPr>
            </w:pPr>
            <w:r w:rsidRPr="00B22242">
              <w:rPr>
                <w:rFonts w:ascii="Arial" w:hAnsi="Arial" w:cs="Arial"/>
                <w:sz w:val="16"/>
                <w:szCs w:val="16"/>
              </w:rPr>
              <w:t xml:space="preserve">• </w:t>
            </w:r>
            <w:r>
              <w:rPr>
                <w:rFonts w:ascii="Arial" w:hAnsi="Arial" w:cs="Arial"/>
                <w:sz w:val="16"/>
                <w:szCs w:val="16"/>
              </w:rPr>
              <w:t>Jettisoning</w:t>
            </w:r>
          </w:p>
          <w:p w14:paraId="2E77C112" w14:textId="062103A8" w:rsidR="005D5DB5" w:rsidRPr="00BD5B88" w:rsidRDefault="005D5DB5" w:rsidP="005D5DB5">
            <w:pPr>
              <w:rPr>
                <w:rFonts w:ascii="Arial" w:hAnsi="Arial" w:cs="Arial"/>
                <w:sz w:val="16"/>
                <w:szCs w:val="16"/>
              </w:rPr>
            </w:pPr>
            <w:r w:rsidRPr="00B22242">
              <w:rPr>
                <w:rFonts w:ascii="Arial" w:hAnsi="Arial" w:cs="Arial"/>
                <w:sz w:val="16"/>
                <w:szCs w:val="16"/>
              </w:rPr>
              <w:t>• Other sources of risk / Pollution</w:t>
            </w:r>
          </w:p>
        </w:tc>
        <w:tc>
          <w:tcPr>
            <w:tcW w:w="2741" w:type="dxa"/>
          </w:tcPr>
          <w:p w14:paraId="4336AA94" w14:textId="77777777" w:rsidR="005D5DB5" w:rsidRPr="000106BD" w:rsidRDefault="005D5DB5" w:rsidP="005D5DB5">
            <w:pPr>
              <w:rPr>
                <w:rFonts w:ascii="Arial" w:hAnsi="Arial" w:cs="Arial"/>
                <w:sz w:val="16"/>
                <w:szCs w:val="16"/>
              </w:rPr>
            </w:pPr>
          </w:p>
        </w:tc>
      </w:tr>
      <w:tr w:rsidR="005D5DB5" w:rsidRPr="00A517AD" w14:paraId="125E9098" w14:textId="77777777" w:rsidTr="007E4751">
        <w:tc>
          <w:tcPr>
            <w:tcW w:w="1975" w:type="dxa"/>
          </w:tcPr>
          <w:p w14:paraId="1F91C549" w14:textId="0E7C7371" w:rsidR="005D5DB5" w:rsidRPr="00A517AD" w:rsidRDefault="005D5DB5" w:rsidP="005D5DB5">
            <w:pPr>
              <w:rPr>
                <w:rFonts w:ascii="Arial" w:hAnsi="Arial" w:cs="Arial"/>
                <w:b/>
                <w:sz w:val="18"/>
                <w:lang w:val="fr-CA"/>
              </w:rPr>
            </w:pPr>
            <w:r w:rsidRPr="00A517AD">
              <w:rPr>
                <w:rFonts w:ascii="Arial" w:hAnsi="Arial" w:cs="Arial"/>
                <w:b/>
                <w:sz w:val="18"/>
                <w:lang w:val="fr-CA"/>
              </w:rPr>
              <w:t>EX-0-MNU-30010</w:t>
            </w:r>
            <w:r>
              <w:rPr>
                <w:rFonts w:ascii="Arial" w:hAnsi="Arial" w:cs="Arial"/>
                <w:b/>
                <w:sz w:val="18"/>
                <w:lang w:val="fr-CA"/>
              </w:rPr>
              <w:t>*</w:t>
            </w:r>
          </w:p>
        </w:tc>
        <w:tc>
          <w:tcPr>
            <w:tcW w:w="4050" w:type="dxa"/>
          </w:tcPr>
          <w:p w14:paraId="1EC5FB71" w14:textId="77777777" w:rsidR="005D5DB5" w:rsidRPr="0070098F" w:rsidRDefault="005D5DB5" w:rsidP="005D5DB5">
            <w:pPr>
              <w:autoSpaceDE w:val="0"/>
              <w:autoSpaceDN w:val="0"/>
              <w:adjustRightInd w:val="0"/>
              <w:spacing w:before="60" w:after="60"/>
              <w:rPr>
                <w:rFonts w:ascii="Arial" w:hAnsi="Arial" w:cs="Arial"/>
                <w:sz w:val="16"/>
                <w:szCs w:val="16"/>
              </w:rPr>
            </w:pPr>
            <w:r w:rsidRPr="0070098F">
              <w:rPr>
                <w:rFonts w:ascii="Arial" w:hAnsi="Arial" w:cs="Arial"/>
                <w:sz w:val="16"/>
                <w:szCs w:val="16"/>
              </w:rPr>
              <w:t>Systems at risk must include:</w:t>
            </w:r>
          </w:p>
          <w:p w14:paraId="2C4BDF3D" w14:textId="20A27C71" w:rsidR="005D5DB5" w:rsidRPr="0070098F" w:rsidRDefault="005D5DB5" w:rsidP="005D5DB5">
            <w:pPr>
              <w:pStyle w:val="ListParagraph"/>
              <w:numPr>
                <w:ilvl w:val="0"/>
                <w:numId w:val="23"/>
              </w:numPr>
              <w:autoSpaceDE w:val="0"/>
              <w:autoSpaceDN w:val="0"/>
              <w:adjustRightInd w:val="0"/>
              <w:spacing w:before="60" w:after="60"/>
              <w:rPr>
                <w:rFonts w:ascii="Arial" w:hAnsi="Arial" w:cs="Arial"/>
                <w:sz w:val="16"/>
                <w:szCs w:val="16"/>
              </w:rPr>
            </w:pPr>
            <w:r w:rsidRPr="0070098F">
              <w:rPr>
                <w:rFonts w:ascii="Arial" w:hAnsi="Arial" w:cs="Arial"/>
                <w:sz w:val="16"/>
                <w:szCs w:val="16"/>
              </w:rPr>
              <w:t>at least two barriers, excluding the control system, on electric circuits that could cause the</w:t>
            </w:r>
          </w:p>
          <w:p w14:paraId="75C0020C" w14:textId="77777777" w:rsidR="005D5DB5" w:rsidRPr="0070098F" w:rsidRDefault="005D5DB5" w:rsidP="005D5DB5">
            <w:pPr>
              <w:autoSpaceDE w:val="0"/>
              <w:autoSpaceDN w:val="0"/>
              <w:adjustRightInd w:val="0"/>
              <w:spacing w:before="60" w:after="60"/>
              <w:rPr>
                <w:rFonts w:ascii="Arial" w:hAnsi="Arial" w:cs="Arial"/>
                <w:sz w:val="16"/>
                <w:szCs w:val="16"/>
              </w:rPr>
            </w:pPr>
            <w:r w:rsidRPr="0070098F">
              <w:rPr>
                <w:rFonts w:ascii="Arial" w:hAnsi="Arial" w:cs="Arial"/>
                <w:sz w:val="16"/>
                <w:szCs w:val="16"/>
              </w:rPr>
              <w:lastRenderedPageBreak/>
              <w:t>loss of human lives if opened,</w:t>
            </w:r>
          </w:p>
          <w:p w14:paraId="621B6CDC" w14:textId="6F529EDE" w:rsidR="005D5DB5" w:rsidRPr="0070098F" w:rsidRDefault="005D5DB5" w:rsidP="005D5DB5">
            <w:pPr>
              <w:pStyle w:val="ListParagraph"/>
              <w:numPr>
                <w:ilvl w:val="0"/>
                <w:numId w:val="23"/>
              </w:numPr>
              <w:autoSpaceDE w:val="0"/>
              <w:autoSpaceDN w:val="0"/>
              <w:adjustRightInd w:val="0"/>
              <w:spacing w:before="60" w:after="60"/>
              <w:rPr>
                <w:rFonts w:ascii="Arial" w:hAnsi="Arial" w:cs="Arial"/>
                <w:sz w:val="16"/>
                <w:szCs w:val="16"/>
              </w:rPr>
            </w:pPr>
            <w:r w:rsidRPr="0070098F">
              <w:rPr>
                <w:rFonts w:ascii="Arial" w:hAnsi="Arial" w:cs="Arial"/>
                <w:sz w:val="16"/>
                <w:szCs w:val="16"/>
              </w:rPr>
              <w:t>at least one barrier on circuits that could cause serious injury or considerable damage if</w:t>
            </w:r>
          </w:p>
          <w:p w14:paraId="1F6938EB" w14:textId="77777777" w:rsidR="005D5DB5" w:rsidRDefault="005D5DB5" w:rsidP="005D5DB5">
            <w:pPr>
              <w:autoSpaceDE w:val="0"/>
              <w:autoSpaceDN w:val="0"/>
              <w:adjustRightInd w:val="0"/>
              <w:spacing w:before="60" w:after="60"/>
              <w:rPr>
                <w:rFonts w:ascii="Arial" w:hAnsi="Arial" w:cs="Arial"/>
                <w:i/>
                <w:sz w:val="16"/>
                <w:szCs w:val="16"/>
              </w:rPr>
            </w:pPr>
            <w:r w:rsidRPr="0070098F">
              <w:rPr>
                <w:rFonts w:ascii="Arial" w:hAnsi="Arial" w:cs="Arial"/>
                <w:sz w:val="16"/>
                <w:szCs w:val="16"/>
              </w:rPr>
              <w:t>opened.</w:t>
            </w:r>
            <w:r w:rsidRPr="0070098F">
              <w:rPr>
                <w:rFonts w:ascii="Arial" w:hAnsi="Arial" w:cs="Arial"/>
                <w:i/>
                <w:sz w:val="16"/>
                <w:szCs w:val="16"/>
              </w:rPr>
              <w:t xml:space="preserve"> </w:t>
            </w:r>
          </w:p>
          <w:p w14:paraId="291C198C" w14:textId="0F03CA01" w:rsidR="005D5DB5" w:rsidRPr="0070098F" w:rsidRDefault="005D5DB5" w:rsidP="005D5DB5">
            <w:pPr>
              <w:autoSpaceDE w:val="0"/>
              <w:autoSpaceDN w:val="0"/>
              <w:adjustRightInd w:val="0"/>
              <w:spacing w:before="60" w:after="60"/>
              <w:rPr>
                <w:rFonts w:ascii="Arial" w:hAnsi="Arial" w:cs="Arial"/>
                <w:i/>
                <w:sz w:val="16"/>
                <w:szCs w:val="16"/>
                <w:lang w:val="fr-CA"/>
              </w:rPr>
            </w:pPr>
            <w:r w:rsidRPr="0070098F">
              <w:rPr>
                <w:rFonts w:ascii="Arial" w:hAnsi="Arial" w:cs="Arial"/>
                <w:i/>
                <w:sz w:val="16"/>
                <w:szCs w:val="16"/>
                <w:lang w:val="fr-CA"/>
              </w:rPr>
              <w:t>Ils doivent comporter:</w:t>
            </w:r>
          </w:p>
          <w:p w14:paraId="360CC7C2" w14:textId="28F1DC7E" w:rsidR="005D5DB5" w:rsidRPr="0070098F" w:rsidRDefault="005D5DB5" w:rsidP="005D5DB5">
            <w:pPr>
              <w:pStyle w:val="ListParagraph"/>
              <w:numPr>
                <w:ilvl w:val="0"/>
                <w:numId w:val="23"/>
              </w:numPr>
              <w:autoSpaceDE w:val="0"/>
              <w:autoSpaceDN w:val="0"/>
              <w:adjustRightInd w:val="0"/>
              <w:spacing w:before="60" w:after="60"/>
              <w:rPr>
                <w:rFonts w:ascii="Arial" w:hAnsi="Arial" w:cs="Arial"/>
                <w:i/>
                <w:sz w:val="16"/>
                <w:szCs w:val="16"/>
                <w:lang w:val="fr-CA"/>
              </w:rPr>
            </w:pPr>
            <w:r w:rsidRPr="0070098F">
              <w:rPr>
                <w:rFonts w:ascii="Arial" w:hAnsi="Arial" w:cs="Arial"/>
                <w:i/>
                <w:sz w:val="16"/>
                <w:szCs w:val="16"/>
                <w:lang w:val="fr-CA"/>
              </w:rPr>
              <w:t>deux barrières au moins, hormis l'organe de commande, sur les lignes dont l’ouverture</w:t>
            </w:r>
          </w:p>
          <w:p w14:paraId="23582449" w14:textId="77777777" w:rsidR="005D5DB5" w:rsidRPr="0070098F" w:rsidRDefault="005D5DB5" w:rsidP="005D5DB5">
            <w:pPr>
              <w:autoSpaceDE w:val="0"/>
              <w:autoSpaceDN w:val="0"/>
              <w:adjustRightInd w:val="0"/>
              <w:spacing w:before="60" w:after="60"/>
              <w:rPr>
                <w:rFonts w:ascii="Arial" w:hAnsi="Arial" w:cs="Arial"/>
                <w:i/>
                <w:sz w:val="16"/>
                <w:szCs w:val="16"/>
                <w:lang w:val="fr-CA"/>
              </w:rPr>
            </w:pPr>
            <w:r w:rsidRPr="0070098F">
              <w:rPr>
                <w:rFonts w:ascii="Arial" w:hAnsi="Arial" w:cs="Arial"/>
                <w:i/>
                <w:sz w:val="16"/>
                <w:szCs w:val="16"/>
                <w:lang w:val="fr-CA"/>
              </w:rPr>
              <w:t>peut provoquer la perte de vies humaines,</w:t>
            </w:r>
          </w:p>
          <w:p w14:paraId="79DC9631" w14:textId="7294376A" w:rsidR="005D5DB5" w:rsidRPr="0070098F" w:rsidRDefault="005D5DB5" w:rsidP="005D5DB5">
            <w:pPr>
              <w:pStyle w:val="ListParagraph"/>
              <w:numPr>
                <w:ilvl w:val="0"/>
                <w:numId w:val="23"/>
              </w:numPr>
              <w:autoSpaceDE w:val="0"/>
              <w:autoSpaceDN w:val="0"/>
              <w:adjustRightInd w:val="0"/>
              <w:spacing w:before="60" w:after="60"/>
              <w:rPr>
                <w:rFonts w:ascii="Arial" w:hAnsi="Arial" w:cs="Arial"/>
                <w:i/>
                <w:sz w:val="16"/>
                <w:szCs w:val="16"/>
                <w:lang w:val="fr-CA"/>
              </w:rPr>
            </w:pPr>
            <w:r w:rsidRPr="0070098F">
              <w:rPr>
                <w:rFonts w:ascii="Arial" w:hAnsi="Arial" w:cs="Arial"/>
                <w:i/>
                <w:sz w:val="16"/>
                <w:szCs w:val="16"/>
                <w:lang w:val="fr-CA"/>
              </w:rPr>
              <w:t>une barrière au moins sur celles dont l'ouverture peut engendrer des blessures graves, ou des dommages importants.</w:t>
            </w:r>
          </w:p>
        </w:tc>
        <w:tc>
          <w:tcPr>
            <w:tcW w:w="1620" w:type="dxa"/>
            <w:vAlign w:val="center"/>
          </w:tcPr>
          <w:p w14:paraId="1E7AE0F2" w14:textId="64494121"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598913054"/>
                <w:placeholder>
                  <w:docPart w:val="38F2BFA7E94441D9BE4C586B174182CF"/>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C: Compliant / Conforme</w:t>
                </w:r>
              </w:sdtContent>
            </w:sdt>
          </w:p>
        </w:tc>
        <w:tc>
          <w:tcPr>
            <w:tcW w:w="3510" w:type="dxa"/>
            <w:vAlign w:val="center"/>
          </w:tcPr>
          <w:p w14:paraId="2AF02CD2" w14:textId="77777777" w:rsidR="005D5DB5" w:rsidRPr="00774BC1" w:rsidRDefault="005D5DB5" w:rsidP="005D5DB5">
            <w:pPr>
              <w:rPr>
                <w:rFonts w:ascii="Arial" w:hAnsi="Arial" w:cs="Arial"/>
                <w:sz w:val="16"/>
                <w:szCs w:val="16"/>
              </w:rPr>
            </w:pPr>
            <w:r w:rsidRPr="00774BC1">
              <w:rPr>
                <w:rFonts w:ascii="Arial" w:hAnsi="Arial" w:cs="Arial"/>
                <w:sz w:val="16"/>
                <w:szCs w:val="16"/>
              </w:rPr>
              <w:t xml:space="preserve">No at risk items </w:t>
            </w:r>
          </w:p>
          <w:p w14:paraId="082F9492" w14:textId="5AF43C25" w:rsidR="005D5DB5" w:rsidRPr="009C0DA2" w:rsidRDefault="005D5DB5" w:rsidP="005D5DB5">
            <w:pPr>
              <w:rPr>
                <w:rFonts w:ascii="Arial" w:hAnsi="Arial" w:cs="Arial"/>
                <w:sz w:val="16"/>
                <w:szCs w:val="16"/>
              </w:rPr>
            </w:pPr>
            <w:r w:rsidRPr="00CE468F">
              <w:rPr>
                <w:rFonts w:ascii="Arial" w:hAnsi="Arial" w:cs="Arial"/>
                <w:i/>
                <w:sz w:val="16"/>
                <w:szCs w:val="16"/>
                <w:lang w:val="fr-CA"/>
              </w:rPr>
              <w:t>Aucun système à risque</w:t>
            </w:r>
          </w:p>
        </w:tc>
        <w:tc>
          <w:tcPr>
            <w:tcW w:w="2741" w:type="dxa"/>
          </w:tcPr>
          <w:p w14:paraId="2463591E" w14:textId="77777777" w:rsidR="005D5DB5" w:rsidRPr="00D00DC7" w:rsidRDefault="005D5DB5" w:rsidP="005D5DB5">
            <w:pPr>
              <w:rPr>
                <w:rFonts w:ascii="Arial" w:hAnsi="Arial" w:cs="Arial"/>
                <w:sz w:val="16"/>
                <w:szCs w:val="16"/>
              </w:rPr>
            </w:pPr>
          </w:p>
        </w:tc>
      </w:tr>
      <w:tr w:rsidR="005D5DB5" w:rsidRPr="00A517AD" w14:paraId="11029AB2" w14:textId="77777777" w:rsidTr="007E4751">
        <w:tc>
          <w:tcPr>
            <w:tcW w:w="1975" w:type="dxa"/>
          </w:tcPr>
          <w:p w14:paraId="50DDCFA4" w14:textId="04BF34FF" w:rsidR="005D5DB5" w:rsidRPr="00A517AD" w:rsidRDefault="005D5DB5" w:rsidP="005D5DB5">
            <w:pPr>
              <w:rPr>
                <w:rFonts w:ascii="Arial" w:hAnsi="Arial" w:cs="Arial"/>
                <w:b/>
                <w:sz w:val="18"/>
                <w:lang w:val="fr-CA"/>
              </w:rPr>
            </w:pPr>
            <w:r w:rsidRPr="00A517AD">
              <w:rPr>
                <w:rFonts w:ascii="Arial" w:hAnsi="Arial" w:cs="Arial"/>
                <w:b/>
                <w:sz w:val="18"/>
                <w:lang w:val="fr-CA"/>
              </w:rPr>
              <w:t>EX-0-MNU-30020</w:t>
            </w:r>
            <w:r>
              <w:rPr>
                <w:rFonts w:ascii="Arial" w:hAnsi="Arial" w:cs="Arial"/>
                <w:b/>
                <w:sz w:val="18"/>
                <w:lang w:val="fr-CA"/>
              </w:rPr>
              <w:t>*</w:t>
            </w:r>
          </w:p>
        </w:tc>
        <w:tc>
          <w:tcPr>
            <w:tcW w:w="4050" w:type="dxa"/>
          </w:tcPr>
          <w:p w14:paraId="1AEF4B9D" w14:textId="2F25BFFB" w:rsidR="005D5DB5" w:rsidRPr="00ED1183" w:rsidRDefault="005D5DB5" w:rsidP="005D5DB5">
            <w:pPr>
              <w:autoSpaceDE w:val="0"/>
              <w:autoSpaceDN w:val="0"/>
              <w:adjustRightInd w:val="0"/>
              <w:spacing w:before="60" w:after="60"/>
              <w:rPr>
                <w:rFonts w:ascii="Arial" w:hAnsi="Arial" w:cs="Arial"/>
                <w:sz w:val="16"/>
                <w:szCs w:val="16"/>
              </w:rPr>
            </w:pPr>
            <w:r w:rsidRPr="00ED1183">
              <w:rPr>
                <w:rFonts w:ascii="Arial" w:hAnsi="Arial" w:cs="Arial"/>
                <w:sz w:val="16"/>
                <w:szCs w:val="16"/>
              </w:rPr>
              <w:t>If it is not possible to comply with the rule concerning the number o</w:t>
            </w:r>
            <w:r>
              <w:rPr>
                <w:rFonts w:ascii="Arial" w:hAnsi="Arial" w:cs="Arial"/>
                <w:sz w:val="16"/>
                <w:szCs w:val="16"/>
              </w:rPr>
              <w:t xml:space="preserve">f barriers, the designer of the </w:t>
            </w:r>
            <w:r w:rsidRPr="00ED1183">
              <w:rPr>
                <w:rFonts w:ascii="Arial" w:hAnsi="Arial" w:cs="Arial"/>
                <w:sz w:val="16"/>
                <w:szCs w:val="16"/>
              </w:rPr>
              <w:t xml:space="preserve">PLG must provide workarounds (applicable during operation, via </w:t>
            </w:r>
            <w:r>
              <w:rPr>
                <w:rFonts w:ascii="Arial" w:hAnsi="Arial" w:cs="Arial"/>
                <w:sz w:val="16"/>
                <w:szCs w:val="16"/>
              </w:rPr>
              <w:t xml:space="preserve">the design principles, etc.) to </w:t>
            </w:r>
            <w:r w:rsidRPr="00ED1183">
              <w:rPr>
                <w:rFonts w:ascii="Arial" w:hAnsi="Arial" w:cs="Arial"/>
                <w:sz w:val="16"/>
                <w:szCs w:val="16"/>
              </w:rPr>
              <w:t>ensure that in the case of a simple breakdown there will be no risk of loss of life.</w:t>
            </w:r>
            <w:r w:rsidRPr="00ED1183">
              <w:rPr>
                <w:rFonts w:ascii="Arial" w:hAnsi="Arial" w:cs="Arial"/>
                <w:i/>
                <w:sz w:val="16"/>
                <w:szCs w:val="16"/>
              </w:rPr>
              <w:t xml:space="preserve"> </w:t>
            </w:r>
          </w:p>
          <w:p w14:paraId="3593696B" w14:textId="2E9B67F1"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Si la règle relative au nombre des barrières ne peut pas être respectée, le concepteur de la NCU devra prévoir des contournements (opérationnels, conceptuels,…) permettant de garantir qu’en cas de simple panne il n’y aura aucun risque de perte de vie humaine.</w:t>
            </w:r>
          </w:p>
        </w:tc>
        <w:tc>
          <w:tcPr>
            <w:tcW w:w="1620" w:type="dxa"/>
            <w:vAlign w:val="center"/>
          </w:tcPr>
          <w:p w14:paraId="733FEE75" w14:textId="69263D94"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928813392"/>
                <w:placeholder>
                  <w:docPart w:val="12FCF344CA674EC7887FDE97DCC1A039"/>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NA: Not Applicable / Non Applicable</w:t>
                </w:r>
              </w:sdtContent>
            </w:sdt>
          </w:p>
        </w:tc>
        <w:tc>
          <w:tcPr>
            <w:tcW w:w="3510" w:type="dxa"/>
            <w:vAlign w:val="center"/>
          </w:tcPr>
          <w:p w14:paraId="3CE493B2" w14:textId="15FBC69F" w:rsidR="005D5DB5" w:rsidRPr="009C0DA2" w:rsidRDefault="005D5DB5" w:rsidP="005D5DB5">
            <w:pPr>
              <w:rPr>
                <w:rFonts w:ascii="Arial" w:hAnsi="Arial" w:cs="Arial"/>
                <w:sz w:val="16"/>
                <w:szCs w:val="16"/>
              </w:rPr>
            </w:pPr>
            <w:r>
              <w:rPr>
                <w:rFonts w:ascii="Arial" w:hAnsi="Arial" w:cs="Arial"/>
                <w:sz w:val="16"/>
                <w:szCs w:val="16"/>
              </w:rPr>
              <w:t>None of the identified risks have been identified as catastrophic.</w:t>
            </w:r>
          </w:p>
        </w:tc>
        <w:tc>
          <w:tcPr>
            <w:tcW w:w="2741" w:type="dxa"/>
          </w:tcPr>
          <w:p w14:paraId="2802DDC5" w14:textId="77777777" w:rsidR="005D5DB5" w:rsidRPr="00866BF1" w:rsidRDefault="005D5DB5" w:rsidP="005D5DB5">
            <w:pPr>
              <w:rPr>
                <w:rFonts w:ascii="Arial" w:hAnsi="Arial" w:cs="Arial"/>
                <w:sz w:val="16"/>
                <w:szCs w:val="16"/>
              </w:rPr>
            </w:pPr>
          </w:p>
        </w:tc>
      </w:tr>
      <w:tr w:rsidR="005D5DB5" w:rsidRPr="0071524A" w14:paraId="5BD86FB3" w14:textId="77777777" w:rsidTr="007E4751">
        <w:tc>
          <w:tcPr>
            <w:tcW w:w="1975" w:type="dxa"/>
          </w:tcPr>
          <w:p w14:paraId="2BF5671F" w14:textId="4A7991DD" w:rsidR="005D5DB5" w:rsidRPr="00A517AD" w:rsidRDefault="005D5DB5" w:rsidP="005D5DB5">
            <w:pPr>
              <w:rPr>
                <w:rFonts w:ascii="Arial" w:hAnsi="Arial" w:cs="Arial"/>
                <w:b/>
                <w:sz w:val="18"/>
                <w:lang w:val="fr-CA"/>
              </w:rPr>
            </w:pPr>
            <w:r w:rsidRPr="00A517AD">
              <w:rPr>
                <w:rFonts w:ascii="Arial" w:hAnsi="Arial" w:cs="Arial"/>
                <w:b/>
                <w:sz w:val="18"/>
                <w:lang w:val="fr-CA"/>
              </w:rPr>
              <w:t>EX-0-MNU-30030</w:t>
            </w:r>
            <w:r>
              <w:rPr>
                <w:rFonts w:ascii="Arial" w:hAnsi="Arial" w:cs="Arial"/>
                <w:b/>
                <w:sz w:val="18"/>
                <w:lang w:val="fr-CA"/>
              </w:rPr>
              <w:t>*</w:t>
            </w:r>
          </w:p>
        </w:tc>
        <w:tc>
          <w:tcPr>
            <w:tcW w:w="4050" w:type="dxa"/>
          </w:tcPr>
          <w:p w14:paraId="0081DC8B" w14:textId="1D82FDE0" w:rsidR="005D5DB5" w:rsidRPr="0020686E" w:rsidRDefault="005D5DB5" w:rsidP="005D5DB5">
            <w:pPr>
              <w:autoSpaceDE w:val="0"/>
              <w:autoSpaceDN w:val="0"/>
              <w:adjustRightInd w:val="0"/>
              <w:spacing w:before="60" w:after="60"/>
              <w:rPr>
                <w:rFonts w:ascii="Arial" w:hAnsi="Arial" w:cs="Arial"/>
                <w:sz w:val="16"/>
                <w:szCs w:val="16"/>
              </w:rPr>
            </w:pPr>
            <w:r w:rsidRPr="0020686E">
              <w:rPr>
                <w:rFonts w:ascii="Arial" w:hAnsi="Arial" w:cs="Arial"/>
                <w:sz w:val="16"/>
                <w:szCs w:val="16"/>
              </w:rPr>
              <w:t>If (non-lethal) parts of the PLG are to be jettisoned without sa</w:t>
            </w:r>
            <w:r>
              <w:rPr>
                <w:rFonts w:ascii="Arial" w:hAnsi="Arial" w:cs="Arial"/>
                <w:sz w:val="16"/>
                <w:szCs w:val="16"/>
              </w:rPr>
              <w:t xml:space="preserve">fety constraints concerning the </w:t>
            </w:r>
            <w:r w:rsidRPr="0020686E">
              <w:rPr>
                <w:rFonts w:ascii="Arial" w:hAnsi="Arial" w:cs="Arial"/>
                <w:sz w:val="16"/>
                <w:szCs w:val="16"/>
              </w:rPr>
              <w:t>landing area, the flight train comprising the elements dropped mu</w:t>
            </w:r>
            <w:r>
              <w:rPr>
                <w:rFonts w:ascii="Arial" w:hAnsi="Arial" w:cs="Arial"/>
                <w:sz w:val="16"/>
                <w:szCs w:val="16"/>
              </w:rPr>
              <w:t xml:space="preserve">st comply with the requirements </w:t>
            </w:r>
            <w:r w:rsidRPr="0020686E">
              <w:rPr>
                <w:rFonts w:ascii="Arial" w:hAnsi="Arial" w:cs="Arial"/>
                <w:sz w:val="16"/>
                <w:szCs w:val="16"/>
              </w:rPr>
              <w:t>listed in Appendix 4 of the Standardised European Rules of th</w:t>
            </w:r>
            <w:r>
              <w:rPr>
                <w:rFonts w:ascii="Arial" w:hAnsi="Arial" w:cs="Arial"/>
                <w:sz w:val="16"/>
                <w:szCs w:val="16"/>
              </w:rPr>
              <w:t>e Air (SERA) for light balloons</w:t>
            </w:r>
            <w:r w:rsidRPr="009C0DA2">
              <w:rPr>
                <w:rFonts w:ascii="Arial" w:hAnsi="Arial" w:cs="Arial"/>
                <w:sz w:val="16"/>
                <w:szCs w:val="16"/>
              </w:rPr>
              <w:t>.</w:t>
            </w:r>
          </w:p>
          <w:p w14:paraId="10F67087" w14:textId="77777777"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Dans le cas du largage de parties de NCU sans contrainte sur la zone de retombée (non létales) la chaine de vol constituée des éléments largués doit respecter les exigences relatives aux règles de l’air (appendice 4) pour les ballons légers.</w:t>
            </w:r>
          </w:p>
        </w:tc>
        <w:tc>
          <w:tcPr>
            <w:tcW w:w="1620" w:type="dxa"/>
            <w:vAlign w:val="center"/>
          </w:tcPr>
          <w:p w14:paraId="5947AF14" w14:textId="420D8DA6"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228856141"/>
                <w:placeholder>
                  <w:docPart w:val="FB1955D7736645469F9941C9FA41F52D"/>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NA: Not Applicable / Non Applicable</w:t>
                </w:r>
              </w:sdtContent>
            </w:sdt>
          </w:p>
        </w:tc>
        <w:tc>
          <w:tcPr>
            <w:tcW w:w="3510" w:type="dxa"/>
            <w:vAlign w:val="center"/>
          </w:tcPr>
          <w:p w14:paraId="61D5DA52" w14:textId="0741DD5A" w:rsidR="005D5DB5" w:rsidRPr="009C0DA2" w:rsidRDefault="005D5DB5" w:rsidP="005D5DB5">
            <w:pPr>
              <w:spacing w:before="60" w:after="60"/>
              <w:rPr>
                <w:rFonts w:ascii="Arial" w:hAnsi="Arial" w:cs="Arial"/>
                <w:sz w:val="16"/>
                <w:szCs w:val="16"/>
              </w:rPr>
            </w:pPr>
            <w:r>
              <w:rPr>
                <w:rFonts w:ascii="Arial" w:hAnsi="Arial" w:cs="Arial"/>
                <w:sz w:val="16"/>
                <w:szCs w:val="16"/>
              </w:rPr>
              <w:t>No jettisoned component is part of this mission.</w:t>
            </w:r>
          </w:p>
        </w:tc>
        <w:tc>
          <w:tcPr>
            <w:tcW w:w="2741" w:type="dxa"/>
          </w:tcPr>
          <w:p w14:paraId="64256729" w14:textId="77777777" w:rsidR="005D5DB5" w:rsidRPr="0071524A" w:rsidRDefault="005D5DB5" w:rsidP="005D5DB5">
            <w:pPr>
              <w:rPr>
                <w:rFonts w:ascii="Arial" w:hAnsi="Arial" w:cs="Arial"/>
                <w:sz w:val="16"/>
                <w:szCs w:val="16"/>
              </w:rPr>
            </w:pPr>
          </w:p>
          <w:p w14:paraId="09F374E7" w14:textId="77777777" w:rsidR="005D5DB5" w:rsidRPr="0071524A" w:rsidRDefault="005D5DB5" w:rsidP="005D5DB5">
            <w:pPr>
              <w:rPr>
                <w:rFonts w:ascii="Arial" w:hAnsi="Arial" w:cs="Arial"/>
                <w:sz w:val="16"/>
                <w:szCs w:val="16"/>
              </w:rPr>
            </w:pPr>
          </w:p>
        </w:tc>
      </w:tr>
      <w:tr w:rsidR="005D5DB5" w:rsidRPr="0071524A" w14:paraId="23C29850" w14:textId="77777777" w:rsidTr="007E4751">
        <w:tc>
          <w:tcPr>
            <w:tcW w:w="1975" w:type="dxa"/>
          </w:tcPr>
          <w:p w14:paraId="1941FF32" w14:textId="77777777" w:rsidR="005D5DB5" w:rsidRPr="0071524A" w:rsidRDefault="005D5DB5" w:rsidP="005D5DB5">
            <w:pPr>
              <w:rPr>
                <w:rFonts w:ascii="Arial" w:hAnsi="Arial" w:cs="Arial"/>
                <w:b/>
                <w:sz w:val="18"/>
              </w:rPr>
            </w:pPr>
            <w:r w:rsidRPr="0071524A">
              <w:rPr>
                <w:rFonts w:ascii="Arial" w:hAnsi="Arial" w:cs="Arial"/>
                <w:b/>
                <w:sz w:val="18"/>
              </w:rPr>
              <w:t>EX-0-MNU-30040*</w:t>
            </w:r>
          </w:p>
        </w:tc>
        <w:tc>
          <w:tcPr>
            <w:tcW w:w="4050" w:type="dxa"/>
          </w:tcPr>
          <w:p w14:paraId="13E7DA7D" w14:textId="5A9BF654" w:rsidR="005D5DB5" w:rsidRPr="00947787" w:rsidRDefault="005D5DB5" w:rsidP="005D5DB5">
            <w:pPr>
              <w:autoSpaceDE w:val="0"/>
              <w:autoSpaceDN w:val="0"/>
              <w:adjustRightInd w:val="0"/>
              <w:spacing w:before="60" w:after="60"/>
              <w:rPr>
                <w:rFonts w:ascii="Arial" w:hAnsi="Arial" w:cs="Arial"/>
                <w:sz w:val="16"/>
                <w:szCs w:val="16"/>
              </w:rPr>
            </w:pPr>
            <w:r w:rsidRPr="00947787">
              <w:rPr>
                <w:rFonts w:ascii="Arial" w:hAnsi="Arial" w:cs="Arial"/>
                <w:sz w:val="16"/>
                <w:szCs w:val="16"/>
              </w:rPr>
              <w:t>If (potentially let</w:t>
            </w:r>
            <w:r>
              <w:rPr>
                <w:rFonts w:ascii="Arial" w:hAnsi="Arial" w:cs="Arial"/>
                <w:sz w:val="16"/>
                <w:szCs w:val="16"/>
              </w:rPr>
              <w:t xml:space="preserve">hal) parts of the PLG are to be </w:t>
            </w:r>
            <w:r w:rsidRPr="00947787">
              <w:rPr>
                <w:rFonts w:ascii="Arial" w:hAnsi="Arial" w:cs="Arial"/>
                <w:sz w:val="16"/>
                <w:szCs w:val="16"/>
              </w:rPr>
              <w:t>jettisoned with sa</w:t>
            </w:r>
            <w:r>
              <w:rPr>
                <w:rFonts w:ascii="Arial" w:hAnsi="Arial" w:cs="Arial"/>
                <w:sz w:val="16"/>
                <w:szCs w:val="16"/>
              </w:rPr>
              <w:t xml:space="preserve">fety constraints concerning the </w:t>
            </w:r>
            <w:r w:rsidRPr="00947787">
              <w:rPr>
                <w:rFonts w:ascii="Arial" w:hAnsi="Arial" w:cs="Arial"/>
                <w:sz w:val="16"/>
                <w:szCs w:val="16"/>
              </w:rPr>
              <w:t>landing area, the fligh</w:t>
            </w:r>
            <w:r>
              <w:rPr>
                <w:rFonts w:ascii="Arial" w:hAnsi="Arial" w:cs="Arial"/>
                <w:sz w:val="16"/>
                <w:szCs w:val="16"/>
              </w:rPr>
              <w:t xml:space="preserve">t train comprising the elements </w:t>
            </w:r>
            <w:r w:rsidRPr="00947787">
              <w:rPr>
                <w:rFonts w:ascii="Arial" w:hAnsi="Arial" w:cs="Arial"/>
                <w:sz w:val="16"/>
                <w:szCs w:val="16"/>
              </w:rPr>
              <w:t>dropped mu</w:t>
            </w:r>
            <w:r>
              <w:rPr>
                <w:rFonts w:ascii="Arial" w:hAnsi="Arial" w:cs="Arial"/>
                <w:sz w:val="16"/>
                <w:szCs w:val="16"/>
              </w:rPr>
              <w:t xml:space="preserve">st comply with the requirements </w:t>
            </w:r>
            <w:r w:rsidRPr="00947787">
              <w:rPr>
                <w:rFonts w:ascii="Arial" w:hAnsi="Arial" w:cs="Arial"/>
                <w:sz w:val="16"/>
                <w:szCs w:val="16"/>
              </w:rPr>
              <w:t>listed in Appendix 4 of the Standardised European Rule</w:t>
            </w:r>
            <w:r>
              <w:rPr>
                <w:rFonts w:ascii="Arial" w:hAnsi="Arial" w:cs="Arial"/>
                <w:sz w:val="16"/>
                <w:szCs w:val="16"/>
              </w:rPr>
              <w:t>s of the Air for heavy balloons</w:t>
            </w:r>
            <w:r w:rsidRPr="009C0DA2">
              <w:rPr>
                <w:rFonts w:ascii="Arial" w:hAnsi="Arial" w:cs="Arial"/>
                <w:sz w:val="16"/>
                <w:szCs w:val="16"/>
              </w:rPr>
              <w:t>.</w:t>
            </w:r>
          </w:p>
          <w:p w14:paraId="40B59F2A" w14:textId="77777777" w:rsidR="005D5DB5" w:rsidRPr="009C0DA2" w:rsidRDefault="005D5DB5" w:rsidP="005D5DB5">
            <w:pPr>
              <w:autoSpaceDE w:val="0"/>
              <w:autoSpaceDN w:val="0"/>
              <w:adjustRightInd w:val="0"/>
              <w:spacing w:before="60" w:after="60"/>
              <w:rPr>
                <w:rFonts w:ascii="Arial" w:hAnsi="Arial" w:cs="Arial"/>
                <w:i/>
                <w:sz w:val="16"/>
                <w:szCs w:val="16"/>
                <w:lang w:val="fr-CA"/>
              </w:rPr>
            </w:pPr>
            <w:r w:rsidRPr="009C0DA2">
              <w:rPr>
                <w:rFonts w:ascii="Arial" w:hAnsi="Arial" w:cs="Arial"/>
                <w:i/>
                <w:sz w:val="16"/>
                <w:szCs w:val="16"/>
                <w:lang w:val="fr-CA"/>
              </w:rPr>
              <w:t>Dans le cas du largage de parties de NCU avec contraintes sur la zone de retombée (potentiellement létales) la chaîne de vol constituée des éléments largués doit respecter les exigences relatives aux règles de l’air (appendice 4) pour les ballons lourds.</w:t>
            </w:r>
          </w:p>
        </w:tc>
        <w:tc>
          <w:tcPr>
            <w:tcW w:w="1620" w:type="dxa"/>
            <w:vAlign w:val="center"/>
          </w:tcPr>
          <w:p w14:paraId="12A7D91D" w14:textId="23FAF8BE" w:rsidR="005D5DB5" w:rsidRPr="009C0DA2" w:rsidRDefault="000E0B19" w:rsidP="005D5DB5">
            <w:pPr>
              <w:jc w:val="center"/>
              <w:rPr>
                <w:rFonts w:ascii="Arial" w:hAnsi="Arial" w:cs="Arial"/>
                <w:sz w:val="16"/>
                <w:szCs w:val="16"/>
                <w:lang w:val="fr-CA"/>
              </w:rPr>
            </w:pPr>
            <w:sdt>
              <w:sdtPr>
                <w:rPr>
                  <w:rFonts w:ascii="Arial" w:hAnsi="Arial" w:cs="Arial"/>
                  <w:sz w:val="16"/>
                  <w:szCs w:val="16"/>
                  <w:lang w:val="fr-CA"/>
                </w:rPr>
                <w:id w:val="-1060715270"/>
                <w:placeholder>
                  <w:docPart w:val="CD166C4F70C54ECA8B536AD43B14D89A"/>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NA: Not Applicable / Non Applicable</w:t>
                </w:r>
              </w:sdtContent>
            </w:sdt>
          </w:p>
        </w:tc>
        <w:tc>
          <w:tcPr>
            <w:tcW w:w="3510" w:type="dxa"/>
            <w:vAlign w:val="center"/>
          </w:tcPr>
          <w:p w14:paraId="72A8835E" w14:textId="2B5F1F05" w:rsidR="005D5DB5" w:rsidRPr="009C0DA2" w:rsidRDefault="005D5DB5" w:rsidP="005D5DB5">
            <w:pPr>
              <w:spacing w:before="60" w:after="60"/>
              <w:rPr>
                <w:rFonts w:ascii="Arial" w:hAnsi="Arial" w:cs="Arial"/>
                <w:sz w:val="16"/>
                <w:szCs w:val="16"/>
              </w:rPr>
            </w:pPr>
            <w:r>
              <w:rPr>
                <w:rFonts w:ascii="Arial" w:hAnsi="Arial" w:cs="Arial"/>
                <w:sz w:val="16"/>
                <w:szCs w:val="16"/>
              </w:rPr>
              <w:t>No jettisoned component is part of this mission.</w:t>
            </w:r>
          </w:p>
        </w:tc>
        <w:tc>
          <w:tcPr>
            <w:tcW w:w="2741" w:type="dxa"/>
          </w:tcPr>
          <w:p w14:paraId="45C4A389" w14:textId="77777777" w:rsidR="005D5DB5" w:rsidRPr="0071524A" w:rsidRDefault="005D5DB5" w:rsidP="005D5DB5">
            <w:pPr>
              <w:rPr>
                <w:rFonts w:ascii="Arial" w:hAnsi="Arial" w:cs="Arial"/>
                <w:sz w:val="16"/>
                <w:szCs w:val="16"/>
              </w:rPr>
            </w:pPr>
          </w:p>
        </w:tc>
      </w:tr>
      <w:tr w:rsidR="005D5DB5" w:rsidRPr="00267F54" w14:paraId="0A4FBAED" w14:textId="77777777" w:rsidTr="00E410EE">
        <w:tc>
          <w:tcPr>
            <w:tcW w:w="13896" w:type="dxa"/>
            <w:gridSpan w:val="5"/>
          </w:tcPr>
          <w:p w14:paraId="1B3F9098" w14:textId="77777777" w:rsidR="005D5DB5" w:rsidRDefault="005D5DB5" w:rsidP="005D5DB5">
            <w:pPr>
              <w:rPr>
                <w:rFonts w:ascii="Arial" w:eastAsiaTheme="minorHAnsi" w:hAnsi="Arial" w:cs="Arial"/>
                <w:b/>
                <w:bCs/>
                <w:color w:val="33CD33"/>
                <w:sz w:val="19"/>
                <w:szCs w:val="19"/>
                <w:lang w:val="fr-CA"/>
              </w:rPr>
            </w:pPr>
            <w:r>
              <w:rPr>
                <w:rFonts w:ascii="Arial" w:eastAsiaTheme="minorHAnsi" w:hAnsi="Arial" w:cs="Arial"/>
                <w:b/>
                <w:bCs/>
                <w:color w:val="33CD33"/>
                <w:lang w:val="fr-CA"/>
              </w:rPr>
              <w:lastRenderedPageBreak/>
              <w:t>L</w:t>
            </w:r>
            <w:r>
              <w:rPr>
                <w:rFonts w:ascii="Arial" w:eastAsiaTheme="minorHAnsi" w:hAnsi="Arial" w:cs="Arial"/>
                <w:b/>
                <w:bCs/>
                <w:color w:val="33CD33"/>
                <w:sz w:val="19"/>
                <w:szCs w:val="19"/>
                <w:lang w:val="fr-CA"/>
              </w:rPr>
              <w:t>ABELLING</w:t>
            </w:r>
          </w:p>
          <w:p w14:paraId="4FA50F7B" w14:textId="37456A5D" w:rsidR="005D5DB5" w:rsidRPr="00267F54" w:rsidRDefault="005D5DB5" w:rsidP="005D5DB5">
            <w:pPr>
              <w:rPr>
                <w:rFonts w:ascii="Arial" w:hAnsi="Arial" w:cs="Arial"/>
                <w:sz w:val="16"/>
                <w:szCs w:val="16"/>
              </w:rPr>
            </w:pPr>
            <w:r>
              <w:rPr>
                <w:rFonts w:ascii="Arial" w:eastAsiaTheme="minorHAnsi" w:hAnsi="Arial" w:cs="Arial"/>
                <w:b/>
                <w:bCs/>
                <w:color w:val="51B948"/>
                <w:sz w:val="23"/>
                <w:szCs w:val="23"/>
                <w:lang w:val="fr-CA"/>
              </w:rPr>
              <w:t>S</w:t>
            </w:r>
            <w:r>
              <w:rPr>
                <w:rFonts w:ascii="Arial" w:eastAsiaTheme="minorHAnsi" w:hAnsi="Arial" w:cs="Arial"/>
                <w:b/>
                <w:bCs/>
                <w:color w:val="51B948"/>
                <w:sz w:val="18"/>
                <w:szCs w:val="18"/>
                <w:lang w:val="fr-CA"/>
              </w:rPr>
              <w:t>IGNALETIQUE</w:t>
            </w:r>
          </w:p>
        </w:tc>
      </w:tr>
    </w:tbl>
    <w:p w14:paraId="2EC644F2" w14:textId="77777777" w:rsidR="00A10725" w:rsidRDefault="00A10725">
      <w:r>
        <w:br w:type="page"/>
      </w:r>
    </w:p>
    <w:tbl>
      <w:tblPr>
        <w:tblW w:w="13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4050"/>
        <w:gridCol w:w="1620"/>
        <w:gridCol w:w="3510"/>
        <w:gridCol w:w="2741"/>
      </w:tblGrid>
      <w:tr w:rsidR="0051783A" w:rsidRPr="005D5DB5" w14:paraId="7A60F9E1" w14:textId="77777777" w:rsidTr="007E4751">
        <w:tc>
          <w:tcPr>
            <w:tcW w:w="1975" w:type="dxa"/>
          </w:tcPr>
          <w:p w14:paraId="7B59EADC" w14:textId="7812DBC8" w:rsidR="0051783A" w:rsidRPr="00A517AD" w:rsidRDefault="0051783A" w:rsidP="0051783A">
            <w:pPr>
              <w:rPr>
                <w:rFonts w:ascii="Arial" w:hAnsi="Arial" w:cs="Arial"/>
                <w:b/>
                <w:sz w:val="18"/>
                <w:lang w:val="fr-CA"/>
              </w:rPr>
            </w:pPr>
            <w:r w:rsidRPr="00A517AD">
              <w:rPr>
                <w:rFonts w:ascii="Arial" w:hAnsi="Arial" w:cs="Arial"/>
                <w:b/>
                <w:sz w:val="18"/>
                <w:lang w:val="fr-CA"/>
              </w:rPr>
              <w:lastRenderedPageBreak/>
              <w:t>EX-0-MNU-30100</w:t>
            </w:r>
            <w:r>
              <w:rPr>
                <w:rFonts w:ascii="Arial" w:hAnsi="Arial" w:cs="Arial"/>
                <w:b/>
                <w:sz w:val="18"/>
                <w:lang w:val="fr-CA"/>
              </w:rPr>
              <w:t>*</w:t>
            </w:r>
          </w:p>
        </w:tc>
        <w:tc>
          <w:tcPr>
            <w:tcW w:w="4050" w:type="dxa"/>
          </w:tcPr>
          <w:p w14:paraId="35E4D7C3" w14:textId="38294D1D" w:rsidR="0051783A" w:rsidRDefault="0051783A" w:rsidP="0051783A">
            <w:pPr>
              <w:autoSpaceDE w:val="0"/>
              <w:autoSpaceDN w:val="0"/>
              <w:adjustRightInd w:val="0"/>
              <w:spacing w:before="60" w:after="60"/>
              <w:rPr>
                <w:rFonts w:ascii="Arial" w:hAnsi="Arial" w:cs="Arial"/>
                <w:sz w:val="16"/>
                <w:szCs w:val="16"/>
              </w:rPr>
            </w:pPr>
            <w:r w:rsidRPr="00E94F8D">
              <w:rPr>
                <w:rFonts w:ascii="Arial" w:hAnsi="Arial" w:cs="Arial"/>
                <w:sz w:val="16"/>
                <w:szCs w:val="16"/>
              </w:rPr>
              <w:t>The use of any system i</w:t>
            </w:r>
            <w:r>
              <w:rPr>
                <w:rFonts w:ascii="Arial" w:hAnsi="Arial" w:cs="Arial"/>
                <w:sz w:val="16"/>
                <w:szCs w:val="16"/>
              </w:rPr>
              <w:t xml:space="preserve">nvolving a risk must be clearly </w:t>
            </w:r>
            <w:r w:rsidRPr="00E94F8D">
              <w:rPr>
                <w:rFonts w:ascii="Arial" w:hAnsi="Arial" w:cs="Arial"/>
                <w:sz w:val="16"/>
                <w:szCs w:val="16"/>
              </w:rPr>
              <w:t>indicated on the equipment concerned, as</w:t>
            </w:r>
            <w:r>
              <w:rPr>
                <w:rFonts w:ascii="Arial" w:hAnsi="Arial" w:cs="Arial"/>
                <w:sz w:val="16"/>
                <w:szCs w:val="16"/>
              </w:rPr>
              <w:t xml:space="preserve"> </w:t>
            </w:r>
            <w:r w:rsidRPr="00E94F8D">
              <w:rPr>
                <w:rFonts w:ascii="Arial" w:hAnsi="Arial" w:cs="Arial"/>
                <w:sz w:val="16"/>
                <w:szCs w:val="16"/>
              </w:rPr>
              <w:t>well as on</w:t>
            </w:r>
            <w:r>
              <w:rPr>
                <w:rFonts w:ascii="Arial" w:hAnsi="Arial" w:cs="Arial"/>
                <w:sz w:val="16"/>
                <w:szCs w:val="16"/>
              </w:rPr>
              <w:t xml:space="preserve"> </w:t>
            </w:r>
            <w:r w:rsidRPr="00E94F8D">
              <w:rPr>
                <w:rFonts w:ascii="Arial" w:hAnsi="Arial" w:cs="Arial"/>
                <w:sz w:val="16"/>
                <w:szCs w:val="16"/>
              </w:rPr>
              <w:t>the outside of the g</w:t>
            </w:r>
            <w:r>
              <w:rPr>
                <w:rFonts w:ascii="Arial" w:hAnsi="Arial" w:cs="Arial"/>
                <w:sz w:val="16"/>
                <w:szCs w:val="16"/>
              </w:rPr>
              <w:t xml:space="preserve">ondola, by labelling stipulated </w:t>
            </w:r>
            <w:r w:rsidRPr="00E94F8D">
              <w:rPr>
                <w:rFonts w:ascii="Arial" w:hAnsi="Arial" w:cs="Arial"/>
                <w:sz w:val="16"/>
                <w:szCs w:val="16"/>
              </w:rPr>
              <w:t>under the most stringent regulations.</w:t>
            </w:r>
          </w:p>
          <w:p w14:paraId="1B96D5EA" w14:textId="4246EC52" w:rsidR="0051783A" w:rsidRPr="009C0DA2" w:rsidRDefault="0051783A" w:rsidP="0051783A">
            <w:pPr>
              <w:autoSpaceDE w:val="0"/>
              <w:autoSpaceDN w:val="0"/>
              <w:adjustRightInd w:val="0"/>
              <w:spacing w:before="60" w:after="60"/>
              <w:rPr>
                <w:rFonts w:ascii="Arial" w:hAnsi="Arial" w:cs="Arial"/>
                <w:sz w:val="16"/>
                <w:szCs w:val="16"/>
                <w:lang w:val="fr-CA"/>
              </w:rPr>
            </w:pPr>
            <w:r w:rsidRPr="009C0DA2">
              <w:rPr>
                <w:rFonts w:ascii="Arial" w:hAnsi="Arial" w:cs="Arial"/>
                <w:sz w:val="16"/>
                <w:szCs w:val="16"/>
                <w:lang w:val="fr-CA"/>
              </w:rPr>
              <w:t>La présence de ces systèmes à risques devra être clairement indiquée sur l’équipement à risque ainsi qu’à l’extérieur de la nacelle par la signalisation prévue par la réglementation la plus contraignante.</w:t>
            </w:r>
          </w:p>
        </w:tc>
        <w:tc>
          <w:tcPr>
            <w:tcW w:w="1620" w:type="dxa"/>
            <w:vAlign w:val="center"/>
          </w:tcPr>
          <w:p w14:paraId="04992C75" w14:textId="784FDF13" w:rsidR="0051783A" w:rsidRPr="009C0DA2" w:rsidRDefault="000E0B19" w:rsidP="0051783A">
            <w:pPr>
              <w:jc w:val="center"/>
              <w:rPr>
                <w:rFonts w:ascii="Arial" w:hAnsi="Arial" w:cs="Arial"/>
                <w:sz w:val="16"/>
                <w:szCs w:val="16"/>
                <w:lang w:val="fr-CA"/>
              </w:rPr>
            </w:pPr>
            <w:sdt>
              <w:sdtPr>
                <w:rPr>
                  <w:rFonts w:ascii="Arial" w:hAnsi="Arial" w:cs="Arial"/>
                  <w:sz w:val="16"/>
                  <w:szCs w:val="16"/>
                  <w:lang w:val="fr-CA"/>
                </w:rPr>
                <w:id w:val="-1164306556"/>
                <w:placeholder>
                  <w:docPart w:val="60E0DC17811B28469F88B68DE95751C9"/>
                </w:placeholder>
                <w:dropDownList>
                  <w:listItem w:value="Choose an item."/>
                  <w:listItem w:displayText="C: Compliant / Conforme" w:value="C: Compliant / Conforme"/>
                  <w:listItem w:displayText="PC : Partially Compliant / Partiellement conforme" w:value="PC : Partially Compliant / Partiellement conforme"/>
                  <w:listItem w:displayText="NC: Not Compliant / Non Conforme" w:value="NC: Not Compliant / Non Conforme"/>
                  <w:listItem w:displayText="NA: Not Applicable / Non Applicable" w:value="NA: Not Applicable / Non Applicable"/>
                </w:dropDownList>
              </w:sdtPr>
              <w:sdtEndPr/>
              <w:sdtContent>
                <w:r w:rsidR="005D5DB5">
                  <w:rPr>
                    <w:rFonts w:ascii="Arial" w:hAnsi="Arial" w:cs="Arial"/>
                    <w:sz w:val="16"/>
                    <w:szCs w:val="16"/>
                    <w:lang w:val="fr-CA"/>
                  </w:rPr>
                  <w:t>NA: Not Applicable / Non Applicable</w:t>
                </w:r>
              </w:sdtContent>
            </w:sdt>
          </w:p>
        </w:tc>
        <w:tc>
          <w:tcPr>
            <w:tcW w:w="3510" w:type="dxa"/>
            <w:vAlign w:val="center"/>
          </w:tcPr>
          <w:p w14:paraId="671A2BC2" w14:textId="77777777" w:rsidR="005D5DB5" w:rsidRPr="00BA1A08" w:rsidRDefault="005D5DB5" w:rsidP="005D5DB5">
            <w:pPr>
              <w:rPr>
                <w:rFonts w:ascii="Arial" w:hAnsi="Arial" w:cs="Arial"/>
                <w:sz w:val="16"/>
                <w:szCs w:val="16"/>
                <w:lang w:val="fr-CA"/>
              </w:rPr>
            </w:pPr>
            <w:r w:rsidRPr="00BA1A08">
              <w:rPr>
                <w:rFonts w:ascii="Arial" w:hAnsi="Arial" w:cs="Arial"/>
                <w:sz w:val="16"/>
                <w:szCs w:val="16"/>
                <w:lang w:val="fr-CA"/>
              </w:rPr>
              <w:t xml:space="preserve">No </w:t>
            </w:r>
            <w:proofErr w:type="spellStart"/>
            <w:r w:rsidRPr="00BA1A08">
              <w:rPr>
                <w:rFonts w:ascii="Arial" w:hAnsi="Arial" w:cs="Arial"/>
                <w:sz w:val="16"/>
                <w:szCs w:val="16"/>
                <w:lang w:val="fr-CA"/>
              </w:rPr>
              <w:t>risk</w:t>
            </w:r>
            <w:proofErr w:type="spellEnd"/>
            <w:r>
              <w:rPr>
                <w:rFonts w:ascii="Arial" w:hAnsi="Arial" w:cs="Arial"/>
                <w:sz w:val="16"/>
                <w:szCs w:val="16"/>
                <w:lang w:val="fr-CA"/>
              </w:rPr>
              <w:t xml:space="preserve"> </w:t>
            </w:r>
            <w:proofErr w:type="spellStart"/>
            <w:r>
              <w:rPr>
                <w:rFonts w:ascii="Arial" w:hAnsi="Arial" w:cs="Arial"/>
                <w:sz w:val="16"/>
                <w:szCs w:val="16"/>
                <w:lang w:val="fr-CA"/>
              </w:rPr>
              <w:t>needing</w:t>
            </w:r>
            <w:proofErr w:type="spellEnd"/>
            <w:r>
              <w:rPr>
                <w:rFonts w:ascii="Arial" w:hAnsi="Arial" w:cs="Arial"/>
                <w:sz w:val="16"/>
                <w:szCs w:val="16"/>
                <w:lang w:val="fr-CA"/>
              </w:rPr>
              <w:t xml:space="preserve"> labelling </w:t>
            </w:r>
            <w:proofErr w:type="spellStart"/>
            <w:r>
              <w:rPr>
                <w:rFonts w:ascii="Arial" w:hAnsi="Arial" w:cs="Arial"/>
                <w:sz w:val="16"/>
                <w:szCs w:val="16"/>
                <w:lang w:val="fr-CA"/>
              </w:rPr>
              <w:t>required</w:t>
            </w:r>
            <w:proofErr w:type="spellEnd"/>
            <w:r w:rsidRPr="00BA1A08">
              <w:rPr>
                <w:rFonts w:ascii="Arial" w:hAnsi="Arial" w:cs="Arial"/>
                <w:sz w:val="16"/>
                <w:szCs w:val="16"/>
                <w:lang w:val="fr-CA"/>
              </w:rPr>
              <w:t xml:space="preserve"> </w:t>
            </w:r>
          </w:p>
          <w:p w14:paraId="034B2BB2" w14:textId="720DACCE" w:rsidR="00A10725" w:rsidRPr="005D5DB5" w:rsidRDefault="005D5DB5" w:rsidP="005D5DB5">
            <w:pPr>
              <w:rPr>
                <w:rFonts w:ascii="Arial" w:hAnsi="Arial" w:cs="Arial"/>
                <w:sz w:val="16"/>
                <w:szCs w:val="16"/>
                <w:lang w:val="fr-CA"/>
              </w:rPr>
            </w:pPr>
            <w:r w:rsidRPr="00CE468F">
              <w:rPr>
                <w:rFonts w:ascii="Arial" w:hAnsi="Arial" w:cs="Arial"/>
                <w:i/>
                <w:sz w:val="16"/>
                <w:szCs w:val="16"/>
                <w:lang w:val="fr-CA"/>
              </w:rPr>
              <w:t>Aucun risque</w:t>
            </w:r>
            <w:r>
              <w:rPr>
                <w:rFonts w:ascii="Arial" w:hAnsi="Arial" w:cs="Arial"/>
                <w:i/>
                <w:sz w:val="16"/>
                <w:szCs w:val="16"/>
                <w:lang w:val="fr-CA"/>
              </w:rPr>
              <w:t xml:space="preserve"> requérant une signalétique</w:t>
            </w:r>
          </w:p>
        </w:tc>
        <w:tc>
          <w:tcPr>
            <w:tcW w:w="2741" w:type="dxa"/>
          </w:tcPr>
          <w:p w14:paraId="75D7FF10" w14:textId="77777777" w:rsidR="0051783A" w:rsidRPr="005D5DB5" w:rsidRDefault="0051783A" w:rsidP="0051783A">
            <w:pPr>
              <w:rPr>
                <w:rFonts w:ascii="Arial" w:hAnsi="Arial" w:cs="Arial"/>
                <w:sz w:val="16"/>
                <w:szCs w:val="16"/>
                <w:lang w:val="fr-CA"/>
              </w:rPr>
            </w:pPr>
          </w:p>
        </w:tc>
      </w:tr>
    </w:tbl>
    <w:p w14:paraId="755F2140" w14:textId="77777777" w:rsidR="00A517AD" w:rsidRPr="005D5DB5" w:rsidRDefault="00A517AD" w:rsidP="00A517AD">
      <w:pPr>
        <w:rPr>
          <w:rFonts w:ascii="Arial" w:hAnsi="Arial" w:cs="Arial"/>
          <w:lang w:val="fr-CA"/>
        </w:rPr>
      </w:pPr>
    </w:p>
    <w:p w14:paraId="5D8B7F79" w14:textId="77777777" w:rsidR="005E1FEE" w:rsidRPr="005D5DB5" w:rsidRDefault="005E1FEE" w:rsidP="00604972">
      <w:pPr>
        <w:pStyle w:val="BodyText"/>
        <w:rPr>
          <w:lang w:val="fr-CA"/>
        </w:rPr>
      </w:pPr>
    </w:p>
    <w:p w14:paraId="4BA61C19" w14:textId="79244007" w:rsidR="0047532D" w:rsidRPr="005D5DB5" w:rsidRDefault="0047532D" w:rsidP="00604972">
      <w:pPr>
        <w:pStyle w:val="BodyText"/>
        <w:rPr>
          <w:lang w:val="fr-CA"/>
        </w:rPr>
      </w:pPr>
    </w:p>
    <w:p w14:paraId="2B70F163" w14:textId="04E44333" w:rsidR="00244059" w:rsidRDefault="00244059" w:rsidP="00244059">
      <w:pPr>
        <w:spacing w:after="200" w:line="276" w:lineRule="auto"/>
      </w:pPr>
      <w:r>
        <w:t>(**)</w:t>
      </w:r>
    </w:p>
    <w:p w14:paraId="2D979838" w14:textId="5BC2F68B" w:rsidR="00C6743D" w:rsidRDefault="0047532D" w:rsidP="00943444">
      <w:pPr>
        <w:spacing w:after="200" w:line="276" w:lineRule="auto"/>
        <w:jc w:val="center"/>
      </w:pPr>
      <w:r>
        <w:rPr>
          <w:noProof/>
          <w:lang w:val="fr-CA" w:eastAsia="fr-CA"/>
        </w:rPr>
        <w:drawing>
          <wp:inline distT="0" distB="0" distL="0" distR="0" wp14:anchorId="08CEC79A" wp14:editId="59A99381">
            <wp:extent cx="4120309" cy="24016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4464" cy="2415726"/>
                    </a:xfrm>
                    <a:prstGeom prst="rect">
                      <a:avLst/>
                    </a:prstGeom>
                  </pic:spPr>
                </pic:pic>
              </a:graphicData>
            </a:graphic>
          </wp:inline>
        </w:drawing>
      </w:r>
    </w:p>
    <w:p w14:paraId="506FC830" w14:textId="77777777" w:rsidR="00943444" w:rsidRDefault="00943444" w:rsidP="00C6743D">
      <w:pPr>
        <w:pStyle w:val="BodyText"/>
        <w:rPr>
          <w:rFonts w:ascii="Arial" w:hAnsi="Arial" w:cs="Arial"/>
          <w:i/>
          <w:sz w:val="22"/>
          <w:szCs w:val="16"/>
          <w:lang w:val="fr-CA"/>
        </w:rPr>
      </w:pPr>
    </w:p>
    <w:p w14:paraId="55055314" w14:textId="77777777" w:rsidR="00943444" w:rsidRDefault="00943444" w:rsidP="00C6743D">
      <w:pPr>
        <w:pStyle w:val="BodyText"/>
        <w:rPr>
          <w:rFonts w:ascii="Arial" w:hAnsi="Arial" w:cs="Arial"/>
          <w:i/>
          <w:sz w:val="22"/>
          <w:szCs w:val="16"/>
          <w:lang w:val="fr-CA"/>
        </w:rPr>
      </w:pPr>
    </w:p>
    <w:p w14:paraId="6A0A349C" w14:textId="77777777" w:rsidR="00943444" w:rsidRDefault="00943444" w:rsidP="00C6743D">
      <w:pPr>
        <w:pStyle w:val="BodyText"/>
        <w:rPr>
          <w:rFonts w:ascii="Arial" w:hAnsi="Arial" w:cs="Arial"/>
          <w:i/>
          <w:sz w:val="22"/>
          <w:szCs w:val="16"/>
          <w:lang w:val="fr-CA"/>
        </w:rPr>
      </w:pPr>
    </w:p>
    <w:p w14:paraId="744B5433" w14:textId="77777777" w:rsidR="00943444" w:rsidRDefault="00943444" w:rsidP="00C6743D">
      <w:pPr>
        <w:pStyle w:val="BodyText"/>
        <w:rPr>
          <w:rFonts w:ascii="Arial" w:hAnsi="Arial" w:cs="Arial"/>
          <w:i/>
          <w:sz w:val="22"/>
          <w:szCs w:val="16"/>
          <w:lang w:val="fr-CA"/>
        </w:rPr>
      </w:pPr>
    </w:p>
    <w:p w14:paraId="18017884" w14:textId="77777777" w:rsidR="00943444" w:rsidRDefault="00943444" w:rsidP="00C6743D">
      <w:pPr>
        <w:pStyle w:val="BodyText"/>
        <w:rPr>
          <w:rFonts w:ascii="Arial" w:hAnsi="Arial" w:cs="Arial"/>
          <w:i/>
          <w:sz w:val="22"/>
          <w:szCs w:val="16"/>
          <w:lang w:val="fr-CA"/>
        </w:rPr>
      </w:pPr>
    </w:p>
    <w:p w14:paraId="3DBD6236" w14:textId="77777777" w:rsidR="00943444" w:rsidRDefault="00943444" w:rsidP="00C6743D">
      <w:pPr>
        <w:pStyle w:val="BodyText"/>
        <w:rPr>
          <w:rFonts w:ascii="Arial" w:hAnsi="Arial" w:cs="Arial"/>
          <w:i/>
          <w:sz w:val="22"/>
          <w:szCs w:val="16"/>
          <w:lang w:val="fr-CA"/>
        </w:rPr>
      </w:pPr>
    </w:p>
    <w:p w14:paraId="7815A774" w14:textId="77777777" w:rsidR="00943444" w:rsidRDefault="00943444" w:rsidP="00C6743D">
      <w:pPr>
        <w:pStyle w:val="BodyText"/>
        <w:rPr>
          <w:rFonts w:ascii="Arial" w:hAnsi="Arial" w:cs="Arial"/>
          <w:i/>
          <w:sz w:val="22"/>
          <w:szCs w:val="16"/>
          <w:lang w:val="fr-CA"/>
        </w:rPr>
      </w:pPr>
    </w:p>
    <w:p w14:paraId="578A48D0" w14:textId="77777777" w:rsidR="00943444" w:rsidRDefault="00943444" w:rsidP="00C6743D">
      <w:pPr>
        <w:pStyle w:val="BodyText"/>
        <w:rPr>
          <w:rFonts w:ascii="Arial" w:hAnsi="Arial" w:cs="Arial"/>
          <w:i/>
          <w:sz w:val="22"/>
          <w:szCs w:val="16"/>
          <w:lang w:val="fr-CA"/>
        </w:rPr>
      </w:pPr>
    </w:p>
    <w:p w14:paraId="0FFF7E29" w14:textId="77777777" w:rsidR="00943444" w:rsidRDefault="00943444" w:rsidP="00C6743D">
      <w:pPr>
        <w:pStyle w:val="BodyText"/>
        <w:rPr>
          <w:rFonts w:ascii="Arial" w:hAnsi="Arial" w:cs="Arial"/>
          <w:i/>
          <w:sz w:val="22"/>
          <w:szCs w:val="16"/>
          <w:lang w:val="fr-CA"/>
        </w:rPr>
      </w:pPr>
    </w:p>
    <w:p w14:paraId="6D6D0226" w14:textId="77777777" w:rsidR="00943444" w:rsidRDefault="00943444" w:rsidP="00C6743D">
      <w:pPr>
        <w:pStyle w:val="BodyText"/>
        <w:rPr>
          <w:rFonts w:ascii="Arial" w:hAnsi="Arial" w:cs="Arial"/>
          <w:i/>
          <w:sz w:val="22"/>
          <w:szCs w:val="16"/>
          <w:lang w:val="fr-CA"/>
        </w:rPr>
      </w:pPr>
    </w:p>
    <w:p w14:paraId="41BB4012" w14:textId="09F85C47" w:rsidR="00C6743D" w:rsidRDefault="00C6743D" w:rsidP="00C6743D">
      <w:pPr>
        <w:pStyle w:val="BodyText"/>
        <w:rPr>
          <w:sz w:val="36"/>
        </w:rPr>
      </w:pPr>
      <w:r>
        <w:rPr>
          <w:rFonts w:ascii="Arial" w:hAnsi="Arial" w:cs="Arial"/>
          <w:i/>
          <w:sz w:val="22"/>
          <w:szCs w:val="16"/>
          <w:lang w:val="fr-CA"/>
        </w:rPr>
        <w:t>(</w:t>
      </w:r>
      <w:r w:rsidRPr="00C6743D">
        <w:rPr>
          <w:rFonts w:ascii="Arial" w:hAnsi="Arial" w:cs="Arial"/>
          <w:i/>
          <w:sz w:val="22"/>
          <w:szCs w:val="16"/>
          <w:lang w:val="fr-CA"/>
        </w:rPr>
        <w:t>*</w:t>
      </w:r>
      <w:r w:rsidRPr="00C6743D">
        <w:rPr>
          <w:rFonts w:ascii="Arial" w:hAnsi="Arial" w:cs="Arial"/>
          <w:i/>
          <w:sz w:val="22"/>
          <w:szCs w:val="16"/>
          <w:vertAlign w:val="superscript"/>
          <w:lang w:val="fr-CA"/>
        </w:rPr>
        <w:t>3</w:t>
      </w:r>
      <w:r w:rsidRPr="00C6743D">
        <w:rPr>
          <w:rFonts w:ascii="Arial" w:hAnsi="Arial" w:cs="Arial"/>
          <w:i/>
          <w:sz w:val="22"/>
          <w:szCs w:val="16"/>
          <w:lang w:val="fr-CA"/>
        </w:rPr>
        <w:t>)</w:t>
      </w:r>
    </w:p>
    <w:p w14:paraId="43F45783" w14:textId="5DDE5133" w:rsidR="00C6743D" w:rsidRDefault="00C6743D" w:rsidP="00C6743D">
      <w:pPr>
        <w:pStyle w:val="BodyText"/>
        <w:jc w:val="center"/>
        <w:rPr>
          <w:sz w:val="36"/>
        </w:rPr>
      </w:pPr>
      <w:r>
        <w:rPr>
          <w:noProof/>
          <w:lang w:val="fr-CA" w:eastAsia="fr-CA"/>
        </w:rPr>
        <w:drawing>
          <wp:inline distT="0" distB="0" distL="0" distR="0" wp14:anchorId="511FB71B" wp14:editId="2BA6BE68">
            <wp:extent cx="4131326" cy="2849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3510" cy="2850925"/>
                    </a:xfrm>
                    <a:prstGeom prst="rect">
                      <a:avLst/>
                    </a:prstGeom>
                  </pic:spPr>
                </pic:pic>
              </a:graphicData>
            </a:graphic>
          </wp:inline>
        </w:drawing>
      </w:r>
    </w:p>
    <w:p w14:paraId="34DDECA4" w14:textId="6AE01AC4" w:rsidR="00C6743D" w:rsidRDefault="00C6743D" w:rsidP="00C6743D">
      <w:pPr>
        <w:pStyle w:val="BodyText"/>
        <w:jc w:val="center"/>
        <w:rPr>
          <w:sz w:val="36"/>
        </w:rPr>
      </w:pPr>
    </w:p>
    <w:p w14:paraId="05005EFC" w14:textId="77777777" w:rsidR="001E0E29" w:rsidRDefault="001E0E29" w:rsidP="001E0E29">
      <w:pPr>
        <w:pStyle w:val="BodyText"/>
        <w:jc w:val="center"/>
      </w:pPr>
      <w:r>
        <w:t>Aside from the compliance matrix shown previously, the following table is the team’s own compliance matrix for the payload:</w:t>
      </w:r>
    </w:p>
    <w:p w14:paraId="7A48A377" w14:textId="77777777" w:rsidR="001E0E29" w:rsidRPr="00E84D61" w:rsidRDefault="001E0E29" w:rsidP="001E0E29">
      <w:pPr>
        <w:jc w:val="center"/>
        <w:rPr>
          <w:lang w:eastAsia="en-CA"/>
        </w:rPr>
      </w:pPr>
    </w:p>
    <w:tbl>
      <w:tblPr>
        <w:tblW w:w="9432" w:type="dxa"/>
        <w:jc w:val="center"/>
        <w:tblCellMar>
          <w:top w:w="15" w:type="dxa"/>
          <w:left w:w="15" w:type="dxa"/>
          <w:bottom w:w="15" w:type="dxa"/>
          <w:right w:w="15" w:type="dxa"/>
        </w:tblCellMar>
        <w:tblLook w:val="04A0" w:firstRow="1" w:lastRow="0" w:firstColumn="1" w:lastColumn="0" w:noHBand="0" w:noVBand="1"/>
      </w:tblPr>
      <w:tblGrid>
        <w:gridCol w:w="1650"/>
        <w:gridCol w:w="1585"/>
        <w:gridCol w:w="1431"/>
        <w:gridCol w:w="1628"/>
        <w:gridCol w:w="1427"/>
        <w:gridCol w:w="1711"/>
      </w:tblGrid>
      <w:tr w:rsidR="001E0E29" w:rsidRPr="00E84D61" w14:paraId="7A9E005B" w14:textId="77777777" w:rsidTr="008D60D1">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FB3F5BB" w14:textId="77777777" w:rsidR="001E0E29" w:rsidRPr="00E84D61" w:rsidRDefault="001E0E29" w:rsidP="008D60D1">
            <w:pPr>
              <w:jc w:val="center"/>
              <w:rPr>
                <w:lang w:eastAsia="en-CA"/>
              </w:rPr>
            </w:pPr>
            <w:r w:rsidRPr="00E84D61">
              <w:rPr>
                <w:b/>
                <w:bCs/>
                <w:color w:val="000000"/>
                <w:lang w:eastAsia="en-CA"/>
              </w:rPr>
              <w:t>Category</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5E6D72F" w14:textId="77777777" w:rsidR="001E0E29" w:rsidRPr="00E84D61" w:rsidRDefault="001E0E29" w:rsidP="008D60D1">
            <w:pPr>
              <w:jc w:val="center"/>
              <w:rPr>
                <w:lang w:eastAsia="en-CA"/>
              </w:rPr>
            </w:pPr>
            <w:r w:rsidRPr="00E84D61">
              <w:rPr>
                <w:b/>
                <w:bCs/>
                <w:color w:val="000000"/>
                <w:lang w:eastAsia="en-CA"/>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3D9EE28" w14:textId="77777777" w:rsidR="001E0E29" w:rsidRPr="00E84D61" w:rsidRDefault="001E0E29" w:rsidP="008D60D1">
            <w:pPr>
              <w:jc w:val="center"/>
              <w:rPr>
                <w:lang w:eastAsia="en-CA"/>
              </w:rPr>
            </w:pPr>
            <w:r w:rsidRPr="00E84D61">
              <w:rPr>
                <w:b/>
                <w:bCs/>
                <w:color w:val="000000"/>
                <w:lang w:eastAsia="en-CA"/>
              </w:rPr>
              <w:t>Verification Method</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1A924455" w14:textId="77777777" w:rsidR="001E0E29" w:rsidRPr="00E84D61" w:rsidRDefault="001E0E29" w:rsidP="008D60D1">
            <w:pPr>
              <w:jc w:val="center"/>
              <w:rPr>
                <w:lang w:eastAsia="en-CA"/>
              </w:rPr>
            </w:pPr>
            <w:r w:rsidRPr="00E84D61">
              <w:rPr>
                <w:b/>
                <w:bCs/>
                <w:color w:val="000000"/>
                <w:lang w:eastAsia="en-CA"/>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78543583" w14:textId="77777777" w:rsidR="001E0E29" w:rsidRPr="00E84D61" w:rsidRDefault="001E0E29" w:rsidP="008D60D1">
            <w:pPr>
              <w:jc w:val="center"/>
              <w:rPr>
                <w:lang w:eastAsia="en-CA"/>
              </w:rPr>
            </w:pPr>
            <w:r w:rsidRPr="00E84D61">
              <w:rPr>
                <w:b/>
                <w:bCs/>
                <w:color w:val="000000"/>
                <w:lang w:eastAsia="en-CA"/>
              </w:rPr>
              <w:t>Compliance</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5195CB1D" w14:textId="77777777" w:rsidR="001E0E29" w:rsidRPr="00E84D61" w:rsidRDefault="001E0E29" w:rsidP="008D60D1">
            <w:pPr>
              <w:jc w:val="center"/>
              <w:rPr>
                <w:lang w:eastAsia="en-CA"/>
              </w:rPr>
            </w:pPr>
            <w:r w:rsidRPr="00E84D61">
              <w:rPr>
                <w:b/>
                <w:bCs/>
                <w:color w:val="000000"/>
                <w:lang w:eastAsia="en-CA"/>
              </w:rPr>
              <w:t>Remarks</w:t>
            </w:r>
          </w:p>
        </w:tc>
      </w:tr>
      <w:tr w:rsidR="001E0E29" w:rsidRPr="00E84D61" w14:paraId="582599AC" w14:textId="77777777" w:rsidTr="008D60D1">
        <w:trPr>
          <w:trHeight w:val="42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0A7AF" w14:textId="77777777" w:rsidR="001E0E29" w:rsidRPr="00E84D61" w:rsidRDefault="001E0E29" w:rsidP="008D60D1">
            <w:pPr>
              <w:jc w:val="center"/>
              <w:rPr>
                <w:b/>
                <w:bCs/>
                <w:color w:val="000000"/>
                <w:lang w:eastAsia="en-CA"/>
              </w:rPr>
            </w:pPr>
            <w:r w:rsidRPr="00E84D61">
              <w:rPr>
                <w:b/>
                <w:bCs/>
                <w:color w:val="000000"/>
                <w:lang w:eastAsia="en-CA"/>
              </w:rPr>
              <w:t>Experiment Structure</w:t>
            </w:r>
          </w:p>
          <w:p w14:paraId="54ADAB88" w14:textId="77777777" w:rsidR="001E0E29" w:rsidRPr="00E84D61" w:rsidRDefault="001E0E29" w:rsidP="008D60D1">
            <w:pPr>
              <w:jc w:val="center"/>
              <w:rPr>
                <w:b/>
                <w:bCs/>
                <w:lang w:eastAsia="en-CA"/>
              </w:rPr>
            </w:pPr>
            <w:r w:rsidRPr="00E84D61">
              <w:rPr>
                <w:b/>
                <w:bCs/>
                <w:lang w:eastAsia="en-CA"/>
              </w:rPr>
              <w:t>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A5AC6" w14:textId="77777777" w:rsidR="001E0E29" w:rsidRPr="00E84D61" w:rsidRDefault="001E0E29" w:rsidP="008D60D1">
            <w:pPr>
              <w:jc w:val="center"/>
              <w:rPr>
                <w:lang w:eastAsia="en-CA"/>
              </w:rPr>
            </w:pPr>
            <w:r w:rsidRPr="00E84D61">
              <w:rPr>
                <w:color w:val="000000"/>
                <w:lang w:eastAsia="en-CA"/>
              </w:rPr>
              <w:t>Payload must be contained within the Pelican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913A8" w14:textId="77777777" w:rsidR="001E0E29" w:rsidRPr="00E84D61" w:rsidRDefault="001E0E29" w:rsidP="008D60D1">
            <w:pPr>
              <w:jc w:val="center"/>
              <w:rPr>
                <w:lang w:eastAsia="en-CA"/>
              </w:rPr>
            </w:pPr>
            <w:r w:rsidRPr="00E84D61">
              <w:rPr>
                <w:color w:val="000000"/>
                <w:lang w:eastAsia="en-CA"/>
              </w:rPr>
              <w:t>A/T/I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3D092"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56841"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D38B6" w14:textId="77777777" w:rsidR="001E0E29" w:rsidRPr="00E84D61" w:rsidRDefault="001E0E29" w:rsidP="008D60D1">
            <w:pPr>
              <w:jc w:val="center"/>
              <w:rPr>
                <w:lang w:eastAsia="en-CA"/>
              </w:rPr>
            </w:pPr>
          </w:p>
        </w:tc>
      </w:tr>
      <w:tr w:rsidR="001E0E29" w:rsidRPr="00E84D61" w14:paraId="492A570E"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85498E"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39FE8" w14:textId="77777777" w:rsidR="001E0E29" w:rsidRPr="00E84D61" w:rsidRDefault="001E0E29" w:rsidP="008D60D1">
            <w:pPr>
              <w:jc w:val="center"/>
              <w:rPr>
                <w:lang w:eastAsia="en-CA"/>
              </w:rPr>
            </w:pPr>
            <w:r w:rsidRPr="00E84D61">
              <w:rPr>
                <w:color w:val="000000"/>
                <w:lang w:eastAsia="en-CA"/>
              </w:rPr>
              <w:t>Payload must weigh less than 12kg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A6085" w14:textId="77777777" w:rsidR="001E0E29" w:rsidRPr="00E84D61" w:rsidRDefault="001E0E29" w:rsidP="008D60D1">
            <w:pPr>
              <w:jc w:val="center"/>
              <w:rPr>
                <w:lang w:eastAsia="en-CA"/>
              </w:rPr>
            </w:pPr>
            <w:r w:rsidRPr="00E84D61">
              <w:rPr>
                <w:color w:val="000000"/>
                <w:lang w:eastAsia="en-CA"/>
              </w:rPr>
              <w:t>A/T/I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B4F8"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C6218"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BD795" w14:textId="77777777" w:rsidR="001E0E29" w:rsidRPr="00E84D61" w:rsidRDefault="001E0E29" w:rsidP="008D60D1">
            <w:pPr>
              <w:jc w:val="center"/>
              <w:rPr>
                <w:lang w:eastAsia="en-CA"/>
              </w:rPr>
            </w:pPr>
          </w:p>
        </w:tc>
      </w:tr>
      <w:tr w:rsidR="001E0E29" w:rsidRPr="00E84D61" w14:paraId="411086AA"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85A8B73"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B30A" w14:textId="77777777" w:rsidR="001E0E29" w:rsidRPr="00E84D61" w:rsidRDefault="001E0E29" w:rsidP="008D60D1">
            <w:pPr>
              <w:jc w:val="center"/>
              <w:rPr>
                <w:lang w:eastAsia="en-CA"/>
              </w:rPr>
            </w:pPr>
            <w:r w:rsidRPr="00E84D61">
              <w:rPr>
                <w:color w:val="000000"/>
                <w:lang w:eastAsia="en-CA"/>
              </w:rPr>
              <w:t>Payload must be compatible with the gondola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54EA3" w14:textId="77777777" w:rsidR="001E0E29" w:rsidRPr="00E84D61" w:rsidRDefault="001E0E29" w:rsidP="008D60D1">
            <w:pPr>
              <w:jc w:val="center"/>
              <w:rPr>
                <w:lang w:eastAsia="en-CA"/>
              </w:rPr>
            </w:pPr>
            <w:r w:rsidRPr="00E84D61">
              <w:rPr>
                <w:color w:val="000000"/>
                <w:lang w:eastAsia="en-CA"/>
              </w:rPr>
              <w:t>A/T/I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B269"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72EE6"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15B5" w14:textId="77777777" w:rsidR="001E0E29" w:rsidRPr="00E84D61" w:rsidRDefault="001E0E29" w:rsidP="008D60D1">
            <w:pPr>
              <w:jc w:val="center"/>
              <w:rPr>
                <w:lang w:eastAsia="en-CA"/>
              </w:rPr>
            </w:pPr>
          </w:p>
        </w:tc>
      </w:tr>
      <w:tr w:rsidR="001E0E29" w:rsidRPr="00E84D61" w14:paraId="7B299A82"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20AED4B"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E1F4D" w14:textId="77777777" w:rsidR="001E0E29" w:rsidRPr="00E84D61" w:rsidRDefault="001E0E29" w:rsidP="008D60D1">
            <w:pPr>
              <w:jc w:val="center"/>
              <w:rPr>
                <w:lang w:eastAsia="en-CA"/>
              </w:rPr>
            </w:pPr>
            <w:r w:rsidRPr="00E84D61">
              <w:rPr>
                <w:color w:val="000000"/>
                <w:lang w:eastAsia="en-CA"/>
              </w:rPr>
              <w:t>Payload must survive a violent landing (up to 2 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3AAA2" w14:textId="77777777" w:rsidR="001E0E29" w:rsidRPr="00E84D61" w:rsidRDefault="001E0E29" w:rsidP="008D60D1">
            <w:pPr>
              <w:jc w:val="center"/>
              <w:rPr>
                <w:lang w:eastAsia="en-CA"/>
              </w:rPr>
            </w:pPr>
            <w:r w:rsidRPr="00E84D61">
              <w:rPr>
                <w:color w:val="000000"/>
                <w:lang w:eastAsia="en-CA"/>
              </w:rPr>
              <w:t>A/S/T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5E4A3"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12E9C" w14:textId="77777777" w:rsidR="001E0E29" w:rsidRPr="00E84D61" w:rsidRDefault="001E0E29" w:rsidP="008D60D1">
            <w:pPr>
              <w:jc w:val="center"/>
              <w:rPr>
                <w:lang w:eastAsia="en-CA"/>
              </w:rPr>
            </w:pPr>
            <w:commentRangeStart w:id="139"/>
            <w:r w:rsidRPr="00E84D61">
              <w:rPr>
                <w:color w:val="000000"/>
                <w:lang w:eastAsia="en-CA"/>
              </w:rPr>
              <w:t>PC</w:t>
            </w:r>
            <w:commentRangeEnd w:id="139"/>
            <w:r>
              <w:rPr>
                <w:rStyle w:val="CommentReference"/>
              </w:rPr>
              <w:commentReference w:id="139"/>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5F802" w14:textId="77777777" w:rsidR="001E0E29" w:rsidRPr="00E84D61" w:rsidRDefault="001E0E29" w:rsidP="008D60D1">
            <w:pPr>
              <w:jc w:val="center"/>
              <w:rPr>
                <w:color w:val="000000"/>
                <w:lang w:eastAsia="en-CA"/>
              </w:rPr>
            </w:pPr>
            <w:r w:rsidRPr="00E84D61">
              <w:rPr>
                <w:color w:val="000000"/>
                <w:lang w:eastAsia="en-CA"/>
              </w:rPr>
              <w:t>Drop test results showed that epoxy is not enough to hold the structure together. M2 screws will be used instead to assemble the chambers and secure to the base plate.</w:t>
            </w:r>
          </w:p>
          <w:p w14:paraId="75B81653" w14:textId="77777777" w:rsidR="001E0E29" w:rsidRPr="00E84D61" w:rsidRDefault="001E0E29" w:rsidP="008D60D1">
            <w:pPr>
              <w:jc w:val="center"/>
              <w:rPr>
                <w:lang w:eastAsia="en-CA"/>
              </w:rPr>
            </w:pPr>
          </w:p>
          <w:p w14:paraId="323D77CC" w14:textId="77777777" w:rsidR="001E0E29" w:rsidRPr="00E84D61" w:rsidRDefault="001E0E29" w:rsidP="008D60D1">
            <w:pPr>
              <w:jc w:val="center"/>
              <w:rPr>
                <w:lang w:eastAsia="en-CA"/>
              </w:rPr>
            </w:pPr>
            <w:r w:rsidRPr="00E84D61">
              <w:rPr>
                <w:lang w:eastAsia="en-CA"/>
              </w:rPr>
              <w:t>Compliance will be confirmed upon assembly of chamber</w:t>
            </w:r>
          </w:p>
        </w:tc>
      </w:tr>
      <w:tr w:rsidR="001E0E29" w:rsidRPr="00E84D61" w14:paraId="0735BB1C"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195F6C"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E5ED2" w14:textId="77777777" w:rsidR="001E0E29" w:rsidRPr="00E84D61" w:rsidRDefault="001E0E29" w:rsidP="008D60D1">
            <w:pPr>
              <w:jc w:val="center"/>
              <w:rPr>
                <w:lang w:eastAsia="en-CA"/>
              </w:rPr>
            </w:pPr>
            <w:r w:rsidRPr="00E84D61">
              <w:rPr>
                <w:color w:val="000000"/>
                <w:lang w:eastAsia="en-CA"/>
              </w:rPr>
              <w:t>Power consumption must be less than 30Wh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854B0" w14:textId="77777777" w:rsidR="001E0E29" w:rsidRPr="00E84D61" w:rsidRDefault="001E0E29" w:rsidP="008D60D1">
            <w:pPr>
              <w:jc w:val="center"/>
              <w:rPr>
                <w:lang w:eastAsia="en-CA"/>
              </w:rPr>
            </w:pPr>
            <w:r w:rsidRPr="00E84D61">
              <w:rPr>
                <w:color w:val="000000"/>
                <w:lang w:eastAsia="en-CA"/>
              </w:rPr>
              <w:t>A/T/I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5B8D5"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09580"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42C57" w14:textId="77777777" w:rsidR="001E0E29" w:rsidRPr="00E84D61" w:rsidRDefault="001E0E29" w:rsidP="008D60D1">
            <w:pPr>
              <w:jc w:val="center"/>
              <w:rPr>
                <w:lang w:eastAsia="en-CA"/>
              </w:rPr>
            </w:pPr>
          </w:p>
        </w:tc>
      </w:tr>
      <w:tr w:rsidR="001E0E29" w:rsidRPr="00E84D61" w14:paraId="579FF3EC" w14:textId="77777777" w:rsidTr="008D60D1">
        <w:trPr>
          <w:trHeight w:val="42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7C8CF" w14:textId="77777777" w:rsidR="001E0E29" w:rsidRPr="00E84D61" w:rsidRDefault="001E0E29" w:rsidP="008D60D1">
            <w:pPr>
              <w:jc w:val="center"/>
              <w:rPr>
                <w:b/>
                <w:bCs/>
                <w:lang w:eastAsia="en-CA"/>
              </w:rPr>
            </w:pPr>
            <w:r w:rsidRPr="00E84D61">
              <w:rPr>
                <w:b/>
                <w:bCs/>
                <w:color w:val="000000"/>
                <w:lang w:eastAsia="en-CA"/>
              </w:rPr>
              <w:t>Electrical and Power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F8A69" w14:textId="77777777" w:rsidR="001E0E29" w:rsidRPr="00E84D61" w:rsidRDefault="001E0E29" w:rsidP="008D60D1">
            <w:pPr>
              <w:jc w:val="center"/>
              <w:rPr>
                <w:lang w:eastAsia="en-CA"/>
              </w:rPr>
            </w:pPr>
            <w:r w:rsidRPr="00E84D61">
              <w:rPr>
                <w:color w:val="000000"/>
                <w:lang w:eastAsia="en-CA"/>
              </w:rPr>
              <w:t>Components must need less than 28V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DB67C" w14:textId="77777777" w:rsidR="001E0E29" w:rsidRPr="00E84D61" w:rsidRDefault="001E0E29" w:rsidP="008D60D1">
            <w:pPr>
              <w:jc w:val="center"/>
              <w:rPr>
                <w:lang w:eastAsia="en-CA"/>
              </w:rPr>
            </w:pPr>
            <w:r w:rsidRPr="00E84D61">
              <w:rPr>
                <w:color w:val="000000"/>
                <w:lang w:eastAsia="en-CA"/>
              </w:rPr>
              <w: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E92CD"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2C7EC"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6F8A" w14:textId="77777777" w:rsidR="001E0E29" w:rsidRPr="00E84D61" w:rsidRDefault="001E0E29" w:rsidP="008D60D1">
            <w:pPr>
              <w:jc w:val="center"/>
              <w:rPr>
                <w:lang w:eastAsia="en-CA"/>
              </w:rPr>
            </w:pPr>
          </w:p>
        </w:tc>
      </w:tr>
      <w:tr w:rsidR="001E0E29" w:rsidRPr="00E84D61" w14:paraId="5F83EA39"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5D8911"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00CF8" w14:textId="77777777" w:rsidR="001E0E29" w:rsidRPr="00E84D61" w:rsidRDefault="001E0E29" w:rsidP="008D60D1">
            <w:pPr>
              <w:jc w:val="center"/>
              <w:rPr>
                <w:lang w:eastAsia="en-CA"/>
              </w:rPr>
            </w:pPr>
            <w:r w:rsidRPr="00E84D61">
              <w:rPr>
                <w:color w:val="000000"/>
                <w:lang w:eastAsia="en-CA"/>
              </w:rPr>
              <w:t>Electrical Components must operate at low temperatures and low pressures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E5DFC" w14:textId="77777777" w:rsidR="001E0E29" w:rsidRPr="00E84D61" w:rsidRDefault="001E0E29" w:rsidP="008D60D1">
            <w:pPr>
              <w:jc w:val="center"/>
              <w:rPr>
                <w:lang w:eastAsia="en-CA"/>
              </w:rPr>
            </w:pPr>
            <w:r w:rsidRPr="00E84D61">
              <w:rPr>
                <w:color w:val="000000"/>
                <w:lang w:eastAsia="en-CA"/>
              </w:rPr>
              <w:t>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868DC"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B915F"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4ADFF" w14:textId="77777777" w:rsidR="001E0E29" w:rsidRPr="00E84D61" w:rsidRDefault="001E0E29" w:rsidP="008D60D1">
            <w:pPr>
              <w:jc w:val="center"/>
              <w:rPr>
                <w:lang w:eastAsia="en-CA"/>
              </w:rPr>
            </w:pPr>
            <w:r w:rsidRPr="00E84D61">
              <w:rPr>
                <w:color w:val="000000"/>
                <w:lang w:eastAsia="en-CA"/>
              </w:rPr>
              <w:t>Freezer testing showed that the actuators cannot function at -25°C. Enclosures were designed to contain the actuators and heat them up to operating range.</w:t>
            </w:r>
            <w:r w:rsidRPr="00E84D61">
              <w:rPr>
                <w:color w:val="000000"/>
                <w:lang w:eastAsia="en-CA"/>
              </w:rPr>
              <w:br/>
            </w:r>
            <w:r w:rsidRPr="00E84D61">
              <w:rPr>
                <w:lang w:eastAsia="en-CA"/>
              </w:rPr>
              <w:br/>
              <w:t>Flight computer, environmental sensor, and H-bridge controllers are fully operational during and after the test.</w:t>
            </w:r>
          </w:p>
        </w:tc>
      </w:tr>
      <w:tr w:rsidR="001E0E29" w:rsidRPr="00E84D61" w14:paraId="587BCD80"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BD7DB2"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C1292" w14:textId="77777777" w:rsidR="001E0E29" w:rsidRPr="00E84D61" w:rsidRDefault="001E0E29" w:rsidP="008D60D1">
            <w:pPr>
              <w:jc w:val="center"/>
              <w:rPr>
                <w:lang w:eastAsia="en-CA"/>
              </w:rPr>
            </w:pPr>
            <w:r w:rsidRPr="00E84D61">
              <w:rPr>
                <w:color w:val="000000"/>
                <w:lang w:eastAsia="en-CA"/>
              </w:rPr>
              <w:t>Memory cards should be able to survive rough or water landing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13D04" w14:textId="77777777" w:rsidR="001E0E29" w:rsidRPr="00E84D61" w:rsidRDefault="001E0E29" w:rsidP="008D60D1">
            <w:pPr>
              <w:jc w:val="center"/>
              <w:rPr>
                <w:lang w:eastAsia="en-CA"/>
              </w:rPr>
            </w:pPr>
            <w:r w:rsidRPr="00E84D61">
              <w:rPr>
                <w:color w:val="000000"/>
                <w:lang w:eastAsia="en-CA"/>
              </w:rPr>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E6AFD" w14:textId="77777777" w:rsidR="001E0E29" w:rsidRPr="00E84D61" w:rsidRDefault="001E0E29" w:rsidP="008D60D1">
            <w:pPr>
              <w:jc w:val="center"/>
              <w:rPr>
                <w:lang w:eastAsia="en-CA"/>
              </w:rPr>
            </w:pPr>
            <w:r w:rsidRPr="00E84D61">
              <w:rPr>
                <w:color w:val="000000"/>
                <w:lang w:eastAsia="en-CA"/>
              </w:rPr>
              <w:t xml:space="preserve">Even if the other electrical components do not survive the rough landing, the memory cards </w:t>
            </w:r>
            <w:r w:rsidRPr="00E84D61">
              <w:rPr>
                <w:color w:val="000000"/>
                <w:lang w:eastAsia="en-CA"/>
              </w:rPr>
              <w:lastRenderedPageBreak/>
              <w:t>should at least be recovered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5004" w14:textId="77777777" w:rsidR="001E0E29" w:rsidRPr="00E84D61" w:rsidRDefault="001E0E29" w:rsidP="008D60D1">
            <w:pPr>
              <w:jc w:val="center"/>
              <w:rPr>
                <w:lang w:eastAsia="en-CA"/>
              </w:rPr>
            </w:pPr>
            <w:r w:rsidRPr="00E84D61">
              <w:rPr>
                <w:color w:val="000000"/>
                <w:lang w:eastAsia="en-CA"/>
              </w:rPr>
              <w:lastRenderedPageBreak/>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76B5" w14:textId="77777777" w:rsidR="001E0E29" w:rsidRPr="00E84D61" w:rsidRDefault="001E0E29" w:rsidP="008D60D1">
            <w:pPr>
              <w:jc w:val="center"/>
              <w:rPr>
                <w:color w:val="000000"/>
                <w:lang w:eastAsia="en-CA"/>
              </w:rPr>
            </w:pPr>
            <w:proofErr w:type="spellStart"/>
            <w:r w:rsidRPr="00E84D61">
              <w:rPr>
                <w:color w:val="000000"/>
                <w:lang w:eastAsia="en-CA"/>
              </w:rPr>
              <w:t>microSD</w:t>
            </w:r>
            <w:proofErr w:type="spellEnd"/>
            <w:r w:rsidRPr="00E84D61">
              <w:rPr>
                <w:color w:val="000000"/>
                <w:lang w:eastAsia="en-CA"/>
              </w:rPr>
              <w:t xml:space="preserve"> cards have been shown to be resilient, surviving a whole year exposed in the elements.</w:t>
            </w:r>
          </w:p>
          <w:p w14:paraId="1A6BBBA6" w14:textId="77777777" w:rsidR="001E0E29" w:rsidRPr="00E84D61" w:rsidRDefault="001E0E29" w:rsidP="008D60D1">
            <w:pPr>
              <w:jc w:val="center"/>
              <w:rPr>
                <w:lang w:eastAsia="en-CA"/>
              </w:rPr>
            </w:pPr>
          </w:p>
          <w:p w14:paraId="320A8422" w14:textId="77777777" w:rsidR="001E0E29" w:rsidRPr="00E84D61" w:rsidRDefault="001E0E29" w:rsidP="008D60D1">
            <w:pPr>
              <w:jc w:val="center"/>
              <w:rPr>
                <w:lang w:eastAsia="en-CA"/>
              </w:rPr>
            </w:pPr>
          </w:p>
        </w:tc>
      </w:tr>
      <w:tr w:rsidR="001E0E29" w:rsidRPr="00E84D61" w14:paraId="11293DB8"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879216"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C2B6A" w14:textId="77777777" w:rsidR="001E0E29" w:rsidRPr="00E84D61" w:rsidRDefault="001E0E29" w:rsidP="008D60D1">
            <w:pPr>
              <w:jc w:val="center"/>
              <w:rPr>
                <w:lang w:eastAsia="en-CA"/>
              </w:rPr>
            </w:pPr>
            <w:r w:rsidRPr="00E84D61">
              <w:rPr>
                <w:color w:val="000000"/>
                <w:lang w:eastAsia="en-CA"/>
              </w:rPr>
              <w:t>Electrical Components should survive condensation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37AE" w14:textId="77777777" w:rsidR="001E0E29" w:rsidRPr="00E84D61" w:rsidRDefault="001E0E29" w:rsidP="008D60D1">
            <w:pPr>
              <w:jc w:val="center"/>
              <w:rPr>
                <w:lang w:eastAsia="en-CA"/>
              </w:rPr>
            </w:pPr>
            <w:r w:rsidRPr="00E84D61">
              <w:rPr>
                <w:color w:val="000000"/>
                <w:lang w:eastAsia="en-CA"/>
              </w:rPr>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6F490"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116CC"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46BD3" w14:textId="77777777" w:rsidR="001E0E29" w:rsidRPr="00E84D61" w:rsidRDefault="001E0E29" w:rsidP="008D60D1">
            <w:pPr>
              <w:jc w:val="center"/>
              <w:rPr>
                <w:lang w:eastAsia="en-CA"/>
              </w:rPr>
            </w:pPr>
            <w:r w:rsidRPr="00E84D61">
              <w:rPr>
                <w:color w:val="000000"/>
                <w:lang w:eastAsia="en-CA"/>
              </w:rPr>
              <w:t>Freezer test shows that the flight computer, environmental sensors, and h-bridge controllers can survive condensation and low temperatures.</w:t>
            </w:r>
          </w:p>
        </w:tc>
      </w:tr>
      <w:tr w:rsidR="001E0E29" w:rsidRPr="00E84D61" w14:paraId="1AE4B691"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317AEE"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FA6A" w14:textId="77777777" w:rsidR="001E0E29" w:rsidRPr="00E84D61" w:rsidRDefault="001E0E29" w:rsidP="008D60D1">
            <w:pPr>
              <w:jc w:val="center"/>
              <w:rPr>
                <w:lang w:eastAsia="en-CA"/>
              </w:rPr>
            </w:pPr>
            <w:r w:rsidRPr="00E84D61">
              <w:rPr>
                <w:color w:val="000000"/>
                <w:lang w:eastAsia="en-CA"/>
              </w:rPr>
              <w:t>Sampling rods must be able to capture bio aerosols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49B63" w14:textId="77777777" w:rsidR="001E0E29" w:rsidRPr="00E84D61" w:rsidRDefault="001E0E29" w:rsidP="008D60D1">
            <w:pPr>
              <w:jc w:val="center"/>
              <w:rPr>
                <w:lang w:eastAsia="en-CA"/>
              </w:rPr>
            </w:pPr>
            <w:r w:rsidRPr="00E84D61">
              <w:rPr>
                <w:color w:val="000000"/>
                <w:lang w:eastAsia="en-CA"/>
              </w:rPr>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E780"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2FEBB" w14:textId="77777777" w:rsidR="001E0E29" w:rsidRPr="00E84D61" w:rsidRDefault="001E0E29" w:rsidP="008D60D1">
            <w:pPr>
              <w:jc w:val="center"/>
              <w:rPr>
                <w:lang w:eastAsia="en-CA"/>
              </w:rPr>
            </w:pPr>
            <w:commentRangeStart w:id="140"/>
            <w:r w:rsidRPr="00E84D61">
              <w:rPr>
                <w:color w:val="000000"/>
                <w:lang w:eastAsia="en-CA"/>
              </w:rPr>
              <w:t>PC</w:t>
            </w:r>
            <w:commentRangeEnd w:id="140"/>
            <w:r>
              <w:rPr>
                <w:rStyle w:val="CommentReference"/>
              </w:rPr>
              <w:commentReference w:id="140"/>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30E9E" w14:textId="77777777" w:rsidR="001E0E29" w:rsidRPr="00E84D61" w:rsidRDefault="001E0E29" w:rsidP="008D60D1">
            <w:pPr>
              <w:jc w:val="center"/>
              <w:rPr>
                <w:lang w:eastAsia="en-CA"/>
              </w:rPr>
            </w:pPr>
            <w:r w:rsidRPr="00E84D61">
              <w:rPr>
                <w:color w:val="000000"/>
                <w:lang w:eastAsia="en-CA"/>
              </w:rPr>
              <w:t xml:space="preserve">Proof has been shown by a previous research and confirmed via consultation with the original author. </w:t>
            </w:r>
            <w:r w:rsidRPr="00E84D61">
              <w:rPr>
                <w:color w:val="000000"/>
                <w:lang w:eastAsia="en-CA"/>
              </w:rPr>
              <w:br/>
            </w:r>
            <w:r w:rsidRPr="00E84D61">
              <w:rPr>
                <w:color w:val="000000"/>
                <w:lang w:eastAsia="en-CA"/>
              </w:rPr>
              <w:br/>
              <w:t>Ground testing still has to be executed</w:t>
            </w:r>
          </w:p>
        </w:tc>
      </w:tr>
      <w:tr w:rsidR="001E0E29" w:rsidRPr="00E84D61" w14:paraId="147DF693" w14:textId="77777777" w:rsidTr="008D60D1">
        <w:trPr>
          <w:trHeight w:val="42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C9332" w14:textId="77777777" w:rsidR="001E0E29" w:rsidRPr="00E84D61" w:rsidRDefault="001E0E29" w:rsidP="008D60D1">
            <w:pPr>
              <w:jc w:val="center"/>
              <w:rPr>
                <w:b/>
                <w:bCs/>
                <w:lang w:eastAsia="en-CA"/>
              </w:rPr>
            </w:pPr>
            <w:r w:rsidRPr="00E84D61">
              <w:rPr>
                <w:b/>
                <w:bCs/>
                <w:color w:val="000000"/>
                <w:lang w:eastAsia="en-CA"/>
              </w:rPr>
              <w:t>Experimental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7B9AF" w14:textId="77777777" w:rsidR="001E0E29" w:rsidRPr="00E84D61" w:rsidRDefault="001E0E29" w:rsidP="008D60D1">
            <w:pPr>
              <w:jc w:val="center"/>
              <w:rPr>
                <w:lang w:eastAsia="en-CA"/>
              </w:rPr>
            </w:pPr>
            <w:r w:rsidRPr="00E84D61">
              <w:rPr>
                <w:color w:val="000000"/>
                <w:lang w:eastAsia="en-CA"/>
              </w:rPr>
              <w:t xml:space="preserve">Airflow through the Pelican case must be </w:t>
            </w:r>
            <w:r w:rsidRPr="00E84D61">
              <w:rPr>
                <w:color w:val="000000"/>
                <w:lang w:eastAsia="en-CA"/>
              </w:rPr>
              <w:lastRenderedPageBreak/>
              <w:t>adequate during sampling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B4438" w14:textId="77777777" w:rsidR="001E0E29" w:rsidRPr="00E84D61" w:rsidRDefault="001E0E29" w:rsidP="008D60D1">
            <w:pPr>
              <w:jc w:val="center"/>
              <w:rPr>
                <w:lang w:eastAsia="en-CA"/>
              </w:rPr>
            </w:pPr>
            <w:r w:rsidRPr="00E84D61">
              <w:rPr>
                <w:color w:val="000000"/>
                <w:lang w:eastAsia="en-CA"/>
              </w:rPr>
              <w:lastRenderedPageBreak/>
              <w:t>A/S/T/I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4E36C"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5803A" w14:textId="77777777" w:rsidR="001E0E29" w:rsidRPr="00E84D61" w:rsidRDefault="001E0E29" w:rsidP="008D60D1">
            <w:pPr>
              <w:jc w:val="center"/>
              <w:rPr>
                <w:lang w:eastAsia="en-CA"/>
              </w:rPr>
            </w:pPr>
            <w:r w:rsidRPr="00E84D61">
              <w:rPr>
                <w:color w:val="000000"/>
                <w:lang w:eastAsia="en-CA"/>
              </w:rPr>
              <w:t>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4EA51" w14:textId="77777777" w:rsidR="001E0E29" w:rsidRPr="00E84D61" w:rsidRDefault="001E0E29" w:rsidP="008D60D1">
            <w:pPr>
              <w:jc w:val="center"/>
              <w:rPr>
                <w:lang w:eastAsia="en-CA"/>
              </w:rPr>
            </w:pPr>
            <w:commentRangeStart w:id="141"/>
            <w:r w:rsidRPr="00E84D61">
              <w:rPr>
                <w:color w:val="000000"/>
                <w:lang w:eastAsia="en-CA"/>
              </w:rPr>
              <w:t>Fan</w:t>
            </w:r>
            <w:commentRangeEnd w:id="141"/>
            <w:r w:rsidR="00136668">
              <w:rPr>
                <w:rStyle w:val="CommentReference"/>
              </w:rPr>
              <w:commentReference w:id="141"/>
            </w:r>
            <w:r w:rsidRPr="00E84D61">
              <w:rPr>
                <w:color w:val="000000"/>
                <w:lang w:eastAsia="en-CA"/>
              </w:rPr>
              <w:t xml:space="preserve"> selection and Computational Fluid </w:t>
            </w:r>
            <w:r w:rsidRPr="00E84D61">
              <w:rPr>
                <w:color w:val="000000"/>
                <w:lang w:eastAsia="en-CA"/>
              </w:rPr>
              <w:lastRenderedPageBreak/>
              <w:t>Dynamics modelling is in progress</w:t>
            </w:r>
          </w:p>
        </w:tc>
      </w:tr>
      <w:tr w:rsidR="001E0E29" w:rsidRPr="00E84D61" w14:paraId="6CF77EA5"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693461"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B31F3" w14:textId="77777777" w:rsidR="001E0E29" w:rsidRPr="00E84D61" w:rsidRDefault="001E0E29" w:rsidP="008D60D1">
            <w:pPr>
              <w:jc w:val="center"/>
              <w:rPr>
                <w:lang w:eastAsia="en-CA"/>
              </w:rPr>
            </w:pPr>
            <w:r w:rsidRPr="00E84D61">
              <w:rPr>
                <w:color w:val="000000"/>
                <w:lang w:eastAsia="en-CA"/>
              </w:rPr>
              <w:t>Sampling chambers must be open at pre-set altitudes during the ascent phase of the flight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80068" w14:textId="77777777" w:rsidR="001E0E29" w:rsidRPr="00E84D61" w:rsidRDefault="001E0E29" w:rsidP="008D60D1">
            <w:pPr>
              <w:jc w:val="center"/>
              <w:rPr>
                <w:lang w:eastAsia="en-CA"/>
              </w:rPr>
            </w:pPr>
            <w:r w:rsidRPr="00E84D61">
              <w:rPr>
                <w:color w:val="000000"/>
                <w:lang w:eastAsia="en-CA"/>
              </w:rPr>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47A68"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8E5CF"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5241F" w14:textId="77777777" w:rsidR="001E0E29" w:rsidRPr="00E84D61" w:rsidRDefault="001E0E29" w:rsidP="008D60D1">
            <w:pPr>
              <w:jc w:val="center"/>
              <w:rPr>
                <w:lang w:eastAsia="en-CA"/>
              </w:rPr>
            </w:pPr>
            <w:r w:rsidRPr="00E84D61">
              <w:rPr>
                <w:color w:val="000000"/>
                <w:lang w:eastAsia="en-CA"/>
              </w:rPr>
              <w:t>GPS was confirmed to get a satellite even when situated within the Pelican case. Contingencies are in place wherein GPS coordinates from the avionics gondola will be obtained in case the on-board GPS fails.</w:t>
            </w:r>
            <w:r w:rsidRPr="00E84D61">
              <w:rPr>
                <w:color w:val="000000"/>
                <w:lang w:eastAsia="en-CA"/>
              </w:rPr>
              <w:br/>
            </w:r>
            <w:r w:rsidRPr="00E84D61">
              <w:rPr>
                <w:lang w:eastAsia="en-CA"/>
              </w:rPr>
              <w:br/>
              <w:t>If both systems fail, the flight software can extrapolate altitude based on previous recordings of altitude and ascent speed.</w:t>
            </w:r>
          </w:p>
        </w:tc>
      </w:tr>
      <w:tr w:rsidR="001E0E29" w:rsidRPr="00E84D61" w14:paraId="2AF6D6AE"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C2616C"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05236" w14:textId="77777777" w:rsidR="001E0E29" w:rsidRPr="00E84D61" w:rsidRDefault="001E0E29" w:rsidP="008D60D1">
            <w:pPr>
              <w:jc w:val="center"/>
              <w:rPr>
                <w:lang w:eastAsia="en-CA"/>
              </w:rPr>
            </w:pPr>
            <w:r w:rsidRPr="00E84D61">
              <w:rPr>
                <w:color w:val="000000"/>
                <w:lang w:eastAsia="en-CA"/>
              </w:rPr>
              <w:t>Sampling chambers must not be open at any other non-designated altitudes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3B3" w14:textId="77777777" w:rsidR="001E0E29" w:rsidRPr="00E84D61" w:rsidRDefault="001E0E29" w:rsidP="008D60D1">
            <w:pPr>
              <w:jc w:val="center"/>
              <w:rPr>
                <w:lang w:eastAsia="en-CA"/>
              </w:rPr>
            </w:pPr>
            <w:r w:rsidRPr="00E84D61">
              <w:rPr>
                <w:color w:val="000000"/>
                <w:lang w:eastAsia="en-CA"/>
              </w:rPr>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67AF3"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79CB5"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C343" w14:textId="77777777" w:rsidR="001E0E29" w:rsidRPr="00E84D61" w:rsidRDefault="001E0E29" w:rsidP="008D60D1">
            <w:pPr>
              <w:jc w:val="center"/>
              <w:rPr>
                <w:lang w:eastAsia="en-CA"/>
              </w:rPr>
            </w:pPr>
            <w:r w:rsidRPr="00E84D61">
              <w:rPr>
                <w:color w:val="000000"/>
                <w:lang w:eastAsia="en-CA"/>
              </w:rPr>
              <w:t>GPS was confirmed to get a satellite even when situated within the Pelican case. Contingencies are in place wherein GPS coordinates from the avionics gondola will be obtained in case the on-board GPS fails.</w:t>
            </w:r>
            <w:r w:rsidRPr="00E84D61">
              <w:rPr>
                <w:color w:val="000000"/>
                <w:lang w:eastAsia="en-CA"/>
              </w:rPr>
              <w:br/>
            </w:r>
            <w:r w:rsidRPr="00E84D61">
              <w:rPr>
                <w:lang w:eastAsia="en-CA"/>
              </w:rPr>
              <w:br/>
              <w:t>If both systems fail, the flight software can extrapolate altitude based on previous recordings of altitude and ascent speed.</w:t>
            </w:r>
          </w:p>
        </w:tc>
      </w:tr>
      <w:tr w:rsidR="001E0E29" w:rsidRPr="00E84D61" w14:paraId="1469A0F6"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695EB"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247DD" w14:textId="77777777" w:rsidR="001E0E29" w:rsidRPr="00E84D61" w:rsidRDefault="001E0E29" w:rsidP="008D60D1">
            <w:pPr>
              <w:jc w:val="center"/>
              <w:rPr>
                <w:lang w:eastAsia="en-CA"/>
              </w:rPr>
            </w:pPr>
            <w:r w:rsidRPr="00E84D61">
              <w:rPr>
                <w:color w:val="000000"/>
                <w:lang w:eastAsia="en-CA"/>
              </w:rPr>
              <w:t xml:space="preserve">Sampling chambers must be closed during </w:t>
            </w:r>
            <w:r w:rsidRPr="00E84D61">
              <w:rPr>
                <w:color w:val="000000"/>
                <w:lang w:eastAsia="en-CA"/>
              </w:rPr>
              <w:lastRenderedPageBreak/>
              <w:t>the descent phase of the flight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BCDEB" w14:textId="77777777" w:rsidR="001E0E29" w:rsidRPr="00E84D61" w:rsidRDefault="001E0E29" w:rsidP="008D60D1">
            <w:pPr>
              <w:jc w:val="center"/>
              <w:rPr>
                <w:lang w:eastAsia="en-CA"/>
              </w:rPr>
            </w:pPr>
            <w:r w:rsidRPr="00E84D61">
              <w:rPr>
                <w:color w:val="000000"/>
                <w:lang w:eastAsia="en-CA"/>
              </w:rPr>
              <w:lastRenderedPageBreak/>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61AD"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AF142"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6286D" w14:textId="77777777" w:rsidR="001E0E29" w:rsidRPr="00E84D61" w:rsidRDefault="001E0E29" w:rsidP="008D60D1">
            <w:pPr>
              <w:jc w:val="center"/>
              <w:rPr>
                <w:lang w:eastAsia="en-CA"/>
              </w:rPr>
            </w:pPr>
            <w:r w:rsidRPr="00E84D61">
              <w:rPr>
                <w:color w:val="000000"/>
                <w:lang w:eastAsia="en-CA"/>
              </w:rPr>
              <w:t xml:space="preserve">GPS was confirmed to get a satellite even when </w:t>
            </w:r>
            <w:r w:rsidRPr="00E84D61">
              <w:rPr>
                <w:color w:val="000000"/>
                <w:lang w:eastAsia="en-CA"/>
              </w:rPr>
              <w:lastRenderedPageBreak/>
              <w:t>situated within the Pelican case. Contingencies are in place wherein GPS coordinates from the avionics gondola will be obtained in case the on-board GPS fails.</w:t>
            </w:r>
            <w:r w:rsidRPr="00E84D61">
              <w:rPr>
                <w:color w:val="000000"/>
                <w:lang w:eastAsia="en-CA"/>
              </w:rPr>
              <w:br/>
            </w:r>
            <w:r w:rsidRPr="00E84D61">
              <w:rPr>
                <w:lang w:eastAsia="en-CA"/>
              </w:rPr>
              <w:br/>
              <w:t>If both systems fail, the flight software can extrapolate altitude based on previous recordings of altitude and ascent speed.</w:t>
            </w:r>
          </w:p>
        </w:tc>
      </w:tr>
      <w:tr w:rsidR="001E0E29" w:rsidRPr="00E84D61" w14:paraId="57D924A9"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50BC28"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2C9D" w14:textId="77777777" w:rsidR="001E0E29" w:rsidRPr="00E84D61" w:rsidRDefault="001E0E29" w:rsidP="008D60D1">
            <w:pPr>
              <w:jc w:val="center"/>
              <w:rPr>
                <w:lang w:eastAsia="en-CA"/>
              </w:rPr>
            </w:pPr>
            <w:r w:rsidRPr="00E84D61">
              <w:rPr>
                <w:color w:val="000000"/>
                <w:lang w:eastAsia="en-CA"/>
              </w:rPr>
              <w:t>The opening and the closing of the chambers must be confirmed and recorded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F53F5" w14:textId="77777777" w:rsidR="001E0E29" w:rsidRPr="00E84D61" w:rsidRDefault="001E0E29" w:rsidP="008D60D1">
            <w:pPr>
              <w:jc w:val="center"/>
              <w:rPr>
                <w:lang w:eastAsia="en-CA"/>
              </w:rPr>
            </w:pPr>
            <w:r w:rsidRPr="00E84D61">
              <w:rPr>
                <w:color w:val="000000"/>
                <w:lang w:eastAsia="en-CA"/>
              </w:rPr>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4BE70" w14:textId="77777777" w:rsidR="001E0E29" w:rsidRPr="00E84D61" w:rsidRDefault="001E0E29" w:rsidP="008D60D1">
            <w:pPr>
              <w:jc w:val="center"/>
              <w:rPr>
                <w:lang w:eastAsia="en-CA"/>
              </w:rPr>
            </w:pPr>
            <w:r w:rsidRPr="00E84D61">
              <w:rPr>
                <w:color w:val="000000"/>
                <w:lang w:eastAsia="en-CA"/>
              </w:rPr>
              <w:t xml:space="preserve">The experiment hinges upon the opening and closing of the chambers so they must </w:t>
            </w:r>
            <w:r w:rsidRPr="00E84D61">
              <w:rPr>
                <w:color w:val="000000"/>
                <w:lang w:eastAsia="en-CA"/>
              </w:rPr>
              <w:lastRenderedPageBreak/>
              <w:t>be confirmed and recorded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A9FC3" w14:textId="77777777" w:rsidR="001E0E29" w:rsidRPr="00E84D61" w:rsidRDefault="001E0E29" w:rsidP="008D60D1">
            <w:pPr>
              <w:jc w:val="center"/>
              <w:rPr>
                <w:lang w:eastAsia="en-CA"/>
              </w:rPr>
            </w:pPr>
            <w:r w:rsidRPr="00E84D61">
              <w:rPr>
                <w:color w:val="000000"/>
                <w:lang w:eastAsia="en-CA"/>
              </w:rPr>
              <w:lastRenderedPageBreak/>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FC3D8" w14:textId="77777777" w:rsidR="001E0E29" w:rsidRPr="00E84D61" w:rsidRDefault="001E0E29" w:rsidP="008D60D1">
            <w:pPr>
              <w:jc w:val="center"/>
              <w:rPr>
                <w:lang w:eastAsia="en-CA"/>
              </w:rPr>
            </w:pPr>
            <w:r w:rsidRPr="00E84D61">
              <w:rPr>
                <w:color w:val="000000"/>
                <w:lang w:eastAsia="en-CA"/>
              </w:rPr>
              <w:t>Sensors and camera on board will record actuator movement and position</w:t>
            </w:r>
          </w:p>
        </w:tc>
      </w:tr>
      <w:tr w:rsidR="001E0E29" w:rsidRPr="00E84D61" w14:paraId="696B52F8"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605683"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C7BD" w14:textId="77777777" w:rsidR="001E0E29" w:rsidRPr="00E84D61" w:rsidRDefault="001E0E29" w:rsidP="008D60D1">
            <w:pPr>
              <w:jc w:val="center"/>
              <w:rPr>
                <w:lang w:eastAsia="en-CA"/>
              </w:rPr>
            </w:pPr>
            <w:r w:rsidRPr="00E84D61">
              <w:rPr>
                <w:color w:val="000000"/>
                <w:lang w:eastAsia="en-CA"/>
              </w:rPr>
              <w:t>Sampling rods must not be contaminated before the flight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89EF" w14:textId="77777777" w:rsidR="001E0E29" w:rsidRPr="00E84D61" w:rsidRDefault="001E0E29" w:rsidP="008D60D1">
            <w:pPr>
              <w:jc w:val="center"/>
              <w:rPr>
                <w:lang w:eastAsia="en-CA"/>
              </w:rPr>
            </w:pPr>
            <w:r w:rsidRPr="00E84D61">
              <w:rPr>
                <w:color w:val="000000"/>
                <w:lang w:eastAsia="en-CA"/>
              </w:rPr>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25B5D" w14:textId="77777777" w:rsidR="001E0E29" w:rsidRPr="00E84D61" w:rsidRDefault="001E0E29" w:rsidP="008D60D1">
            <w:pPr>
              <w:jc w:val="center"/>
              <w:rPr>
                <w:lang w:eastAsia="en-CA"/>
              </w:rPr>
            </w:pPr>
            <w:r w:rsidRPr="00E84D61">
              <w:rPr>
                <w:lang w:eastAsia="en-CA"/>
              </w:rPr>
              <w:t>Sampling rods must be pure before loading them onto the chambers and pelican case during assembly and 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7A17B"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AA2FC" w14:textId="77777777" w:rsidR="001E0E29" w:rsidRPr="00E84D61" w:rsidRDefault="001E0E29" w:rsidP="008D60D1">
            <w:pPr>
              <w:jc w:val="center"/>
              <w:rPr>
                <w:lang w:eastAsia="en-CA"/>
              </w:rPr>
            </w:pPr>
            <w:r w:rsidRPr="00E84D61">
              <w:rPr>
                <w:lang w:eastAsia="en-CA"/>
              </w:rPr>
              <w:t>Pre-flight procedures have been laid out to ensure contamination is avoided.</w:t>
            </w:r>
          </w:p>
        </w:tc>
      </w:tr>
      <w:tr w:rsidR="001E0E29" w:rsidRPr="00E84D61" w14:paraId="19B538F8"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555AE17D"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959BF" w14:textId="77777777" w:rsidR="001E0E29" w:rsidRPr="00E84D61" w:rsidRDefault="001E0E29" w:rsidP="008D60D1">
            <w:pPr>
              <w:jc w:val="center"/>
              <w:rPr>
                <w:color w:val="000000"/>
                <w:lang w:eastAsia="en-CA"/>
              </w:rPr>
            </w:pPr>
            <w:r w:rsidRPr="00E84D61">
              <w:rPr>
                <w:color w:val="000000"/>
                <w:lang w:eastAsia="en-CA"/>
              </w:rPr>
              <w:t>Sampling rods must not be contaminated during the flight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4A5FE" w14:textId="77777777" w:rsidR="001E0E29" w:rsidRPr="00E84D61" w:rsidRDefault="001E0E29" w:rsidP="008D60D1">
            <w:pPr>
              <w:jc w:val="center"/>
              <w:rPr>
                <w:color w:val="000000"/>
                <w:lang w:eastAsia="en-CA"/>
              </w:rPr>
            </w:pPr>
            <w:r w:rsidRPr="00E84D61">
              <w:rPr>
                <w:color w:val="000000"/>
                <w:lang w:eastAsia="en-CA"/>
              </w:rPr>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0BE31" w14:textId="77777777" w:rsidR="001E0E29" w:rsidRPr="00E84D61" w:rsidRDefault="001E0E29" w:rsidP="008D60D1">
            <w:pPr>
              <w:jc w:val="center"/>
              <w:rPr>
                <w:color w:val="000000"/>
                <w:lang w:eastAsia="en-CA"/>
              </w:rPr>
            </w:pPr>
            <w:r w:rsidRPr="00E84D61">
              <w:rPr>
                <w:color w:val="000000"/>
                <w:lang w:eastAsia="en-CA"/>
              </w:rPr>
              <w:t xml:space="preserve">The doors must be sealed airtight, and any air coming in when the chamber is not active must be filtered of </w:t>
            </w:r>
            <w:proofErr w:type="spellStart"/>
            <w:r w:rsidRPr="00E84D61">
              <w:rPr>
                <w:color w:val="000000"/>
                <w:lang w:eastAsia="en-CA"/>
              </w:rPr>
              <w:t>bioaerosols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D2B21" w14:textId="77777777" w:rsidR="001E0E29" w:rsidRPr="00E84D61" w:rsidRDefault="001E0E29" w:rsidP="008D60D1">
            <w:pPr>
              <w:jc w:val="center"/>
              <w:rPr>
                <w:color w:val="000000"/>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C55DA" w14:textId="77777777" w:rsidR="001E0E29" w:rsidRPr="00E84D61" w:rsidRDefault="001E0E29" w:rsidP="008D60D1">
            <w:pPr>
              <w:jc w:val="center"/>
              <w:rPr>
                <w:color w:val="000000"/>
                <w:lang w:eastAsia="en-CA"/>
              </w:rPr>
            </w:pPr>
            <w:r w:rsidRPr="00E84D61">
              <w:rPr>
                <w:color w:val="000000"/>
                <w:lang w:eastAsia="en-CA"/>
              </w:rPr>
              <w:t>Redesign and consultation with machine shop personnel confirms that current design is an effective airtight seal.</w:t>
            </w:r>
          </w:p>
          <w:p w14:paraId="36563CE6" w14:textId="77777777" w:rsidR="001E0E29" w:rsidRPr="00E84D61" w:rsidRDefault="001E0E29" w:rsidP="008D60D1">
            <w:pPr>
              <w:jc w:val="center"/>
              <w:rPr>
                <w:color w:val="000000"/>
                <w:lang w:eastAsia="en-CA"/>
              </w:rPr>
            </w:pPr>
          </w:p>
          <w:p w14:paraId="256B1FF1" w14:textId="77777777" w:rsidR="001E0E29" w:rsidRPr="00E84D61" w:rsidRDefault="001E0E29" w:rsidP="008D60D1">
            <w:pPr>
              <w:jc w:val="center"/>
              <w:rPr>
                <w:color w:val="000000"/>
                <w:lang w:eastAsia="en-CA"/>
              </w:rPr>
            </w:pPr>
            <w:r w:rsidRPr="00E84D61">
              <w:rPr>
                <w:color w:val="000000"/>
                <w:lang w:eastAsia="en-CA"/>
              </w:rPr>
              <w:t>The pressure equalization valve is filtered with a .22 micron Syringe filter</w:t>
            </w:r>
          </w:p>
        </w:tc>
      </w:tr>
      <w:tr w:rsidR="001E0E29" w:rsidRPr="00E84D61" w14:paraId="06A8FE39"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58574275"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D5D78" w14:textId="77777777" w:rsidR="001E0E29" w:rsidRPr="00E84D61" w:rsidRDefault="001E0E29" w:rsidP="008D60D1">
            <w:pPr>
              <w:jc w:val="center"/>
              <w:rPr>
                <w:color w:val="000000"/>
                <w:lang w:eastAsia="en-CA"/>
              </w:rPr>
            </w:pPr>
            <w:r w:rsidRPr="00E84D61">
              <w:rPr>
                <w:color w:val="000000"/>
                <w:lang w:eastAsia="en-CA"/>
              </w:rPr>
              <w:t xml:space="preserve">Sampling rods must not be </w:t>
            </w:r>
            <w:r w:rsidRPr="00E84D61">
              <w:rPr>
                <w:color w:val="000000"/>
                <w:lang w:eastAsia="en-CA"/>
              </w:rPr>
              <w:lastRenderedPageBreak/>
              <w:t>contaminated after the flight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78BB2" w14:textId="77777777" w:rsidR="001E0E29" w:rsidRPr="00E84D61" w:rsidRDefault="001E0E29" w:rsidP="008D60D1">
            <w:pPr>
              <w:jc w:val="center"/>
              <w:rPr>
                <w:color w:val="000000"/>
                <w:lang w:eastAsia="en-CA"/>
              </w:rPr>
            </w:pPr>
            <w:r w:rsidRPr="00E84D61">
              <w:rPr>
                <w:color w:val="000000"/>
                <w:lang w:eastAsia="en-CA"/>
              </w:rPr>
              <w:lastRenderedPageBreak/>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73A53" w14:textId="77777777" w:rsidR="001E0E29" w:rsidRPr="00E84D61" w:rsidRDefault="001E0E29" w:rsidP="008D60D1">
            <w:pPr>
              <w:jc w:val="center"/>
              <w:rPr>
                <w:color w:val="000000"/>
                <w:lang w:eastAsia="en-CA"/>
              </w:rPr>
            </w:pPr>
            <w:r w:rsidRPr="00E84D61">
              <w:rPr>
                <w:color w:val="000000"/>
                <w:lang w:eastAsia="en-CA"/>
              </w:rPr>
              <w:t xml:space="preserve">After the flight and the chambers have been </w:t>
            </w:r>
            <w:r w:rsidRPr="00E84D61">
              <w:rPr>
                <w:color w:val="000000"/>
                <w:lang w:eastAsia="en-CA"/>
              </w:rPr>
              <w:lastRenderedPageBreak/>
              <w:t>recovered, the sampling rods must not be contaminated until post flight experiments begin.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57C5C" w14:textId="77777777" w:rsidR="001E0E29" w:rsidRPr="00E84D61" w:rsidRDefault="001E0E29" w:rsidP="008D60D1">
            <w:pPr>
              <w:jc w:val="center"/>
              <w:rPr>
                <w:color w:val="000000"/>
                <w:lang w:eastAsia="en-CA"/>
              </w:rPr>
            </w:pPr>
            <w:r w:rsidRPr="00E84D61">
              <w:rPr>
                <w:color w:val="000000"/>
                <w:lang w:eastAsia="en-CA"/>
              </w:rPr>
              <w:lastRenderedPageBreak/>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0B913" w14:textId="77777777" w:rsidR="001E0E29" w:rsidRPr="00E84D61" w:rsidRDefault="001E0E29" w:rsidP="008D60D1">
            <w:pPr>
              <w:jc w:val="center"/>
              <w:rPr>
                <w:color w:val="000000"/>
                <w:lang w:eastAsia="en-CA"/>
              </w:rPr>
            </w:pPr>
            <w:r w:rsidRPr="00E84D61">
              <w:rPr>
                <w:lang w:eastAsia="en-CA"/>
              </w:rPr>
              <w:t xml:space="preserve">Post-flight procedures have been laid out to ensure </w:t>
            </w:r>
            <w:r w:rsidRPr="00E84D61">
              <w:rPr>
                <w:lang w:eastAsia="en-CA"/>
              </w:rPr>
              <w:lastRenderedPageBreak/>
              <w:t>contamination is avoided.</w:t>
            </w:r>
          </w:p>
        </w:tc>
      </w:tr>
      <w:tr w:rsidR="001E0E29" w:rsidRPr="00E84D61" w14:paraId="48B336AA"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C2D8EE6"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FDE41" w14:textId="77777777" w:rsidR="001E0E29" w:rsidRPr="00E84D61" w:rsidRDefault="001E0E29" w:rsidP="008D60D1">
            <w:pPr>
              <w:jc w:val="center"/>
              <w:rPr>
                <w:lang w:eastAsia="en-CA"/>
              </w:rPr>
            </w:pPr>
            <w:r w:rsidRPr="00E84D61">
              <w:rPr>
                <w:color w:val="000000"/>
                <w:lang w:eastAsia="en-CA"/>
              </w:rPr>
              <w:t>Sampling chamber must be able to equalize pressure with the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E2F24" w14:textId="77777777" w:rsidR="001E0E29" w:rsidRPr="00E84D61" w:rsidRDefault="001E0E29" w:rsidP="008D60D1">
            <w:pPr>
              <w:jc w:val="center"/>
              <w:rPr>
                <w:lang w:eastAsia="en-CA"/>
              </w:rPr>
            </w:pPr>
            <w:r w:rsidRPr="00E84D61">
              <w:rPr>
                <w:color w:val="000000"/>
                <w:lang w:eastAsia="en-CA"/>
              </w:rPr>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5583" w14:textId="77777777" w:rsidR="001E0E29" w:rsidRPr="00E84D61" w:rsidRDefault="001E0E29" w:rsidP="008D60D1">
            <w:pPr>
              <w:jc w:val="center"/>
              <w:rPr>
                <w:lang w:eastAsia="en-CA"/>
              </w:rPr>
            </w:pPr>
            <w:r w:rsidRPr="00E84D61">
              <w:rPr>
                <w:color w:val="000000"/>
                <w:lang w:eastAsia="en-CA"/>
              </w:rPr>
              <w:t>Since the doors would be sealed air tight, pressure equalization between the chamber and the environment must be realized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46FD6"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3384A" w14:textId="77777777" w:rsidR="001E0E29" w:rsidRPr="00E84D61" w:rsidRDefault="001E0E29" w:rsidP="008D60D1">
            <w:pPr>
              <w:jc w:val="center"/>
              <w:rPr>
                <w:lang w:eastAsia="en-CA"/>
              </w:rPr>
            </w:pPr>
            <w:r w:rsidRPr="00E84D61">
              <w:rPr>
                <w:color w:val="000000"/>
                <w:lang w:eastAsia="en-CA"/>
              </w:rPr>
              <w:t xml:space="preserve">The current design allows for the pressure equalization through the </w:t>
            </w:r>
            <w:proofErr w:type="spellStart"/>
            <w:r w:rsidRPr="00E84D61">
              <w:rPr>
                <w:color w:val="000000"/>
                <w:lang w:eastAsia="en-CA"/>
              </w:rPr>
              <w:t>Luer</w:t>
            </w:r>
            <w:proofErr w:type="spellEnd"/>
            <w:r w:rsidRPr="00E84D61">
              <w:rPr>
                <w:color w:val="000000"/>
                <w:lang w:eastAsia="en-CA"/>
              </w:rPr>
              <w:t xml:space="preserve"> Lock and syringe filter</w:t>
            </w:r>
          </w:p>
        </w:tc>
      </w:tr>
      <w:tr w:rsidR="001E0E29" w:rsidRPr="00E84D61" w14:paraId="77D4711C"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44F20C"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8B7A" w14:textId="77777777" w:rsidR="001E0E29" w:rsidRPr="00E84D61" w:rsidRDefault="001E0E29" w:rsidP="008D60D1">
            <w:pPr>
              <w:jc w:val="center"/>
              <w:rPr>
                <w:lang w:eastAsia="en-CA"/>
              </w:rPr>
            </w:pPr>
            <w:r w:rsidRPr="00E84D61">
              <w:rPr>
                <w:color w:val="000000"/>
                <w:lang w:eastAsia="en-CA"/>
              </w:rPr>
              <w:t>One control chamber must remain closed all throughout the flight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1AE59" w14:textId="77777777" w:rsidR="001E0E29" w:rsidRPr="00E84D61" w:rsidRDefault="001E0E29" w:rsidP="008D60D1">
            <w:pPr>
              <w:jc w:val="center"/>
              <w:rPr>
                <w:lang w:eastAsia="en-CA"/>
              </w:rPr>
            </w:pPr>
            <w:r w:rsidRPr="00E84D61">
              <w:rPr>
                <w:color w:val="000000"/>
                <w:lang w:eastAsia="en-CA"/>
              </w:rPr>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A5CCE" w14:textId="77777777" w:rsidR="001E0E29" w:rsidRPr="00E84D61" w:rsidRDefault="001E0E29" w:rsidP="008D60D1">
            <w:pPr>
              <w:jc w:val="center"/>
              <w:rPr>
                <w:lang w:eastAsia="en-CA"/>
              </w:rPr>
            </w:pPr>
            <w:r w:rsidRPr="00E84D61">
              <w:rPr>
                <w:color w:val="000000"/>
                <w:lang w:eastAsia="en-CA"/>
              </w:rPr>
              <w:t>This control chamber would provide a context for the rest of the sapling chambers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727D3"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F8D16" w14:textId="77777777" w:rsidR="001E0E29" w:rsidRPr="00E84D61" w:rsidRDefault="001E0E29" w:rsidP="008D60D1">
            <w:pPr>
              <w:jc w:val="center"/>
              <w:rPr>
                <w:lang w:eastAsia="en-CA"/>
              </w:rPr>
            </w:pPr>
            <w:r w:rsidRPr="00E84D61">
              <w:rPr>
                <w:color w:val="000000"/>
                <w:lang w:eastAsia="en-CA"/>
              </w:rPr>
              <w:t>No actuator will be attached to this control chamber and thus will remain closed</w:t>
            </w:r>
          </w:p>
        </w:tc>
      </w:tr>
      <w:tr w:rsidR="001E0E29" w:rsidRPr="00E84D61" w14:paraId="5ADD06ED"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04437F"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E3096" w14:textId="77777777" w:rsidR="001E0E29" w:rsidRPr="00E84D61" w:rsidRDefault="001E0E29" w:rsidP="008D60D1">
            <w:pPr>
              <w:jc w:val="center"/>
              <w:rPr>
                <w:lang w:eastAsia="en-CA"/>
              </w:rPr>
            </w:pPr>
            <w:r w:rsidRPr="00E84D61">
              <w:rPr>
                <w:color w:val="000000"/>
                <w:lang w:eastAsia="en-CA"/>
              </w:rPr>
              <w:t xml:space="preserve">A control chamber on the ground not included </w:t>
            </w:r>
            <w:r w:rsidRPr="00E84D61">
              <w:rPr>
                <w:color w:val="000000"/>
                <w:lang w:eastAsia="en-CA"/>
              </w:rPr>
              <w:lastRenderedPageBreak/>
              <w:t>in the flight must be open for the duration of the flight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AAEFA" w14:textId="77777777" w:rsidR="001E0E29" w:rsidRPr="00E84D61" w:rsidRDefault="001E0E29" w:rsidP="008D60D1">
            <w:pPr>
              <w:jc w:val="center"/>
              <w:rPr>
                <w:lang w:eastAsia="en-CA"/>
              </w:rPr>
            </w:pPr>
            <w:r w:rsidRPr="00E84D61">
              <w:rPr>
                <w:color w:val="000000"/>
                <w:lang w:eastAsia="en-CA"/>
              </w:rPr>
              <w:lastRenderedPageBreak/>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78768" w14:textId="77777777" w:rsidR="001E0E29" w:rsidRPr="00E84D61" w:rsidRDefault="001E0E29" w:rsidP="008D60D1">
            <w:pPr>
              <w:jc w:val="center"/>
              <w:rPr>
                <w:lang w:eastAsia="en-CA"/>
              </w:rPr>
            </w:pPr>
            <w:r w:rsidRPr="00E84D61">
              <w:rPr>
                <w:color w:val="000000"/>
                <w:lang w:eastAsia="en-CA"/>
              </w:rPr>
              <w:t xml:space="preserve">This control chamber would provide context as </w:t>
            </w:r>
            <w:r w:rsidRPr="00E84D61">
              <w:rPr>
                <w:color w:val="000000"/>
                <w:lang w:eastAsia="en-CA"/>
              </w:rPr>
              <w:lastRenderedPageBreak/>
              <w:t>well for post flight analysis if in case the rods are contaminated on 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291C6" w14:textId="77777777" w:rsidR="001E0E29" w:rsidRPr="00E84D61" w:rsidRDefault="001E0E29" w:rsidP="008D60D1">
            <w:pPr>
              <w:jc w:val="center"/>
              <w:rPr>
                <w:lang w:eastAsia="en-CA"/>
              </w:rPr>
            </w:pPr>
            <w:r w:rsidRPr="00E84D61">
              <w:rPr>
                <w:color w:val="000000"/>
                <w:lang w:eastAsia="en-CA"/>
              </w:rPr>
              <w:lastRenderedPageBreak/>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2F79" w14:textId="77777777" w:rsidR="001E0E29" w:rsidRPr="00E84D61" w:rsidRDefault="001E0E29" w:rsidP="008D60D1">
            <w:pPr>
              <w:jc w:val="center"/>
              <w:rPr>
                <w:lang w:eastAsia="en-CA"/>
              </w:rPr>
            </w:pPr>
            <w:r w:rsidRPr="00E84D61">
              <w:rPr>
                <w:color w:val="000000"/>
                <w:lang w:eastAsia="en-CA"/>
              </w:rPr>
              <w:t xml:space="preserve">A sampling chamber would be left open on the ground </w:t>
            </w:r>
            <w:r w:rsidRPr="00E84D61">
              <w:rPr>
                <w:color w:val="000000"/>
                <w:lang w:eastAsia="en-CA"/>
              </w:rPr>
              <w:lastRenderedPageBreak/>
              <w:t>before flight begins</w:t>
            </w:r>
          </w:p>
        </w:tc>
      </w:tr>
      <w:tr w:rsidR="001E0E29" w:rsidRPr="00E84D61" w14:paraId="4E356B37"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5FA75C"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45887" w14:textId="77777777" w:rsidR="001E0E29" w:rsidRPr="00E84D61" w:rsidRDefault="001E0E29" w:rsidP="008D60D1">
            <w:pPr>
              <w:jc w:val="center"/>
              <w:rPr>
                <w:lang w:eastAsia="en-CA"/>
              </w:rPr>
            </w:pPr>
            <w:r w:rsidRPr="00E84D61">
              <w:rPr>
                <w:color w:val="000000"/>
                <w:lang w:eastAsia="en-CA"/>
              </w:rPr>
              <w:t>A control chamber must remain within a clean room for a baseline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004B" w14:textId="77777777" w:rsidR="001E0E29" w:rsidRPr="00E84D61" w:rsidRDefault="001E0E29" w:rsidP="008D60D1">
            <w:pPr>
              <w:jc w:val="center"/>
              <w:rPr>
                <w:lang w:eastAsia="en-CA"/>
              </w:rPr>
            </w:pPr>
            <w:r w:rsidRPr="00E84D61">
              <w:rPr>
                <w:color w:val="000000"/>
                <w:lang w:eastAsia="en-CA"/>
              </w:rPr>
              <w:t>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92180" w14:textId="77777777" w:rsidR="001E0E29" w:rsidRPr="00E84D61" w:rsidRDefault="001E0E29" w:rsidP="008D60D1">
            <w:pPr>
              <w:jc w:val="center"/>
              <w:rPr>
                <w:lang w:eastAsia="en-CA"/>
              </w:rPr>
            </w:pPr>
            <w:r w:rsidRPr="00E84D61">
              <w:rPr>
                <w:color w:val="000000"/>
                <w:lang w:eastAsia="en-CA"/>
              </w:rPr>
              <w:t>The clean room control chamber would establish the absolute baseline for the contamination state of the sampling rods even before the flight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06AF" w14:textId="77777777" w:rsidR="001E0E29" w:rsidRPr="00E84D61" w:rsidRDefault="001E0E29" w:rsidP="008D60D1">
            <w:pPr>
              <w:jc w:val="center"/>
              <w:rPr>
                <w:lang w:eastAsia="en-CA"/>
              </w:rPr>
            </w:pPr>
            <w:r w:rsidRPr="00E84D61">
              <w:rPr>
                <w:color w:val="000000"/>
                <w:lang w:eastAsia="en-C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869F2" w14:textId="77777777" w:rsidR="001E0E29" w:rsidRPr="00E84D61" w:rsidRDefault="001E0E29" w:rsidP="008D60D1">
            <w:pPr>
              <w:jc w:val="center"/>
              <w:rPr>
                <w:lang w:eastAsia="en-CA"/>
              </w:rPr>
            </w:pPr>
            <w:r w:rsidRPr="00E84D61">
              <w:rPr>
                <w:color w:val="000000"/>
                <w:lang w:eastAsia="en-CA"/>
              </w:rPr>
              <w:t>A sampling chamber would be left open in the clean room at Western before the campaign begins</w:t>
            </w:r>
          </w:p>
        </w:tc>
      </w:tr>
      <w:tr w:rsidR="001E0E29" w:rsidRPr="00E84D61" w14:paraId="375C3B63" w14:textId="77777777" w:rsidTr="008D60D1">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5EF205"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7B03D"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0E8E7"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D078"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14A75" w14:textId="77777777" w:rsidR="001E0E29" w:rsidRPr="00E84D61" w:rsidRDefault="001E0E29" w:rsidP="008D60D1">
            <w:pPr>
              <w:jc w:val="center"/>
              <w:rPr>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2538D" w14:textId="77777777" w:rsidR="001E0E29" w:rsidRPr="00E84D61" w:rsidRDefault="001E0E29" w:rsidP="008D60D1">
            <w:pPr>
              <w:jc w:val="center"/>
              <w:rPr>
                <w:lang w:eastAsia="en-CA"/>
              </w:rPr>
            </w:pPr>
          </w:p>
        </w:tc>
      </w:tr>
    </w:tbl>
    <w:p w14:paraId="326FC39F" w14:textId="77777777" w:rsidR="001E0E29" w:rsidRDefault="001E0E29" w:rsidP="001E0E29">
      <w:pPr>
        <w:pStyle w:val="BodyText"/>
        <w:rPr>
          <w:sz w:val="36"/>
        </w:rPr>
      </w:pPr>
    </w:p>
    <w:p w14:paraId="0B01AD3C" w14:textId="40E5896E" w:rsidR="00C6743D" w:rsidRPr="00C6743D" w:rsidRDefault="00C6743D" w:rsidP="00943444">
      <w:pPr>
        <w:pStyle w:val="BodyText"/>
        <w:jc w:val="center"/>
        <w:rPr>
          <w:sz w:val="36"/>
        </w:rPr>
        <w:sectPr w:rsidR="00C6743D" w:rsidRPr="00C6743D" w:rsidSect="005E1FEE">
          <w:pgSz w:w="15840" w:h="12240" w:orient="landscape"/>
          <w:pgMar w:top="1440" w:right="1440" w:bottom="1440" w:left="1350" w:header="706" w:footer="706" w:gutter="0"/>
          <w:cols w:space="708"/>
          <w:docGrid w:linePitch="360"/>
        </w:sectPr>
      </w:pPr>
    </w:p>
    <w:tbl>
      <w:tblPr>
        <w:tblStyle w:val="TableGrid"/>
        <w:tblW w:w="9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6"/>
      </w:tblGrid>
      <w:tr w:rsidR="00873584" w:rsidRPr="000A2202" w14:paraId="710ADF3B" w14:textId="77777777" w:rsidTr="00A517AD">
        <w:trPr>
          <w:trHeight w:val="12309"/>
        </w:trPr>
        <w:tc>
          <w:tcPr>
            <w:tcW w:w="9696" w:type="dxa"/>
            <w:vAlign w:val="center"/>
          </w:tcPr>
          <w:p w14:paraId="3E90CE70" w14:textId="77777777" w:rsidR="00873584" w:rsidRPr="00267F54" w:rsidRDefault="00873584" w:rsidP="00213B4A">
            <w:pPr>
              <w:pStyle w:val="Heading6"/>
              <w:tabs>
                <w:tab w:val="clear" w:pos="2160"/>
                <w:tab w:val="num" w:pos="-14760"/>
              </w:tabs>
              <w:ind w:left="0" w:right="-329" w:firstLine="0"/>
              <w:jc w:val="right"/>
              <w:outlineLvl w:val="5"/>
              <w:rPr>
                <w:szCs w:val="32"/>
                <w:lang w:val="en-CA"/>
              </w:rPr>
            </w:pPr>
            <w:bookmarkStart w:id="142" w:name="_Toc14176409"/>
            <w:bookmarkStart w:id="143" w:name="_Ref517341763"/>
            <w:bookmarkEnd w:id="142"/>
          </w:p>
          <w:p w14:paraId="63B8082C" w14:textId="77777777" w:rsidR="000B13F2" w:rsidRPr="001E0E29" w:rsidRDefault="000B13F2" w:rsidP="000B13F2">
            <w:pPr>
              <w:rPr>
                <w:rFonts w:ascii="Arial" w:hAnsi="Arial" w:cs="Arial"/>
                <w:b/>
                <w:sz w:val="40"/>
                <w:szCs w:val="40"/>
                <w:lang w:val="en-CA"/>
              </w:rPr>
            </w:pPr>
            <w:bookmarkStart w:id="144" w:name="_Toc500504689"/>
            <w:bookmarkEnd w:id="143"/>
          </w:p>
          <w:p w14:paraId="13E3EE4A" w14:textId="64B0AB87" w:rsidR="00873584" w:rsidRPr="000B13F2" w:rsidRDefault="00873584" w:rsidP="00213B4A">
            <w:pPr>
              <w:ind w:left="2137"/>
              <w:jc w:val="right"/>
              <w:rPr>
                <w:rFonts w:ascii="Arial" w:hAnsi="Arial" w:cs="Arial"/>
                <w:b/>
                <w:caps/>
                <w:sz w:val="40"/>
                <w:szCs w:val="40"/>
                <w:lang w:val="fr-CA"/>
              </w:rPr>
            </w:pPr>
            <w:r w:rsidRPr="000B13F2">
              <w:rPr>
                <w:rFonts w:ascii="Arial" w:hAnsi="Arial" w:cs="Arial"/>
                <w:b/>
                <w:caps/>
                <w:sz w:val="40"/>
                <w:szCs w:val="40"/>
                <w:lang w:val="fr-CA"/>
              </w:rPr>
              <w:t>C</w:t>
            </w:r>
            <w:r w:rsidR="000B13F2" w:rsidRPr="000B13F2">
              <w:rPr>
                <w:rFonts w:ascii="Arial" w:hAnsi="Arial" w:cs="Arial"/>
                <w:b/>
                <w:caps/>
                <w:sz w:val="40"/>
                <w:szCs w:val="40"/>
                <w:lang w:val="fr-CA"/>
              </w:rPr>
              <w:t>ompliance</w:t>
            </w:r>
            <w:r w:rsidRPr="000B13F2">
              <w:rPr>
                <w:rFonts w:ascii="Arial" w:hAnsi="Arial" w:cs="Arial"/>
                <w:b/>
                <w:caps/>
                <w:sz w:val="40"/>
                <w:szCs w:val="40"/>
                <w:lang w:val="fr-CA"/>
              </w:rPr>
              <w:t xml:space="preserve"> S</w:t>
            </w:r>
            <w:r w:rsidR="000B13F2" w:rsidRPr="000B13F2">
              <w:rPr>
                <w:rFonts w:ascii="Arial" w:hAnsi="Arial" w:cs="Arial"/>
                <w:b/>
                <w:caps/>
                <w:sz w:val="40"/>
                <w:szCs w:val="40"/>
                <w:lang w:val="fr-CA"/>
              </w:rPr>
              <w:t>tatement</w:t>
            </w:r>
            <w:r w:rsidRPr="000B13F2">
              <w:rPr>
                <w:rFonts w:ascii="Arial" w:hAnsi="Arial" w:cs="Arial"/>
                <w:b/>
                <w:caps/>
                <w:sz w:val="40"/>
                <w:szCs w:val="40"/>
                <w:lang w:val="fr-CA"/>
              </w:rPr>
              <w:t xml:space="preserve"> R</w:t>
            </w:r>
            <w:r w:rsidR="000B13F2" w:rsidRPr="000B13F2">
              <w:rPr>
                <w:rFonts w:ascii="Arial" w:hAnsi="Arial" w:cs="Arial"/>
                <w:b/>
                <w:caps/>
                <w:sz w:val="40"/>
                <w:szCs w:val="40"/>
                <w:lang w:val="fr-CA"/>
              </w:rPr>
              <w:t>eferences</w:t>
            </w:r>
            <w:bookmarkEnd w:id="144"/>
          </w:p>
          <w:p w14:paraId="2A393DF6" w14:textId="77777777" w:rsidR="00873584" w:rsidRDefault="00873584" w:rsidP="00A517AD">
            <w:pPr>
              <w:jc w:val="right"/>
              <w:rPr>
                <w:lang w:val="fr-CA"/>
              </w:rPr>
            </w:pPr>
          </w:p>
        </w:tc>
      </w:tr>
    </w:tbl>
    <w:p w14:paraId="4922C49B" w14:textId="77777777" w:rsidR="00604972" w:rsidRDefault="00604972" w:rsidP="00604972">
      <w:pPr>
        <w:pStyle w:val="BodyText"/>
        <w:rPr>
          <w:lang w:val="fr-CA"/>
        </w:rPr>
      </w:pPr>
    </w:p>
    <w:p w14:paraId="2BB10AFF" w14:textId="5D185AEA" w:rsidR="00C5262F" w:rsidRPr="00C5262F" w:rsidRDefault="00C5262F" w:rsidP="00C5262F">
      <w:pPr>
        <w:pStyle w:val="Heading7"/>
        <w:rPr>
          <w:lang w:val="fr-CA"/>
        </w:rPr>
      </w:pPr>
      <w:bookmarkStart w:id="145" w:name="_Toc14176410"/>
      <w:bookmarkStart w:id="146" w:name="_Toc500504691"/>
      <w:r w:rsidRPr="00C5262F">
        <w:rPr>
          <w:lang w:val="fr-CA"/>
        </w:rPr>
        <w:lastRenderedPageBreak/>
        <w:t>COMPLIANCE STATEMENT REFERENCES</w:t>
      </w:r>
      <w:bookmarkEnd w:id="145"/>
    </w:p>
    <w:p w14:paraId="55DD56FB" w14:textId="201992F6" w:rsidR="00604972" w:rsidRDefault="00873584" w:rsidP="00C5262F">
      <w:pPr>
        <w:pStyle w:val="Heading8"/>
        <w:rPr>
          <w:lang w:val="fr-CA"/>
        </w:rPr>
      </w:pPr>
      <w:bookmarkStart w:id="147" w:name="_Toc14176411"/>
      <w:bookmarkStart w:id="148" w:name="_Ref14248240"/>
      <w:bookmarkStart w:id="149" w:name="_Ref14445990"/>
      <w:bookmarkStart w:id="150" w:name="_Ref14448514"/>
      <w:r>
        <w:rPr>
          <w:lang w:val="fr-CA"/>
        </w:rPr>
        <w:t>MECHANICAL ANALYSIS</w:t>
      </w:r>
      <w:bookmarkEnd w:id="146"/>
      <w:bookmarkEnd w:id="147"/>
      <w:bookmarkEnd w:id="148"/>
      <w:bookmarkEnd w:id="149"/>
      <w:bookmarkEnd w:id="150"/>
    </w:p>
    <w:p w14:paraId="3D2AD9BE" w14:textId="0DA7AB67" w:rsidR="00063392" w:rsidRPr="00A04F59" w:rsidRDefault="007A1A6F" w:rsidP="00063392">
      <w:pPr>
        <w:pStyle w:val="BodyText"/>
        <w:rPr>
          <w:lang w:val="fr-CA"/>
        </w:rPr>
      </w:pPr>
      <w:bookmarkStart w:id="151" w:name="_Ref514080226"/>
      <w:bookmarkStart w:id="152" w:name="_Toc516826755"/>
      <w:r>
        <w:t xml:space="preserve">See Section </w:t>
      </w:r>
      <w:r>
        <w:fldChar w:fldCharType="begin"/>
      </w:r>
      <w:r>
        <w:instrText xml:space="preserve"> REF _Ref13429280 \r \h </w:instrText>
      </w:r>
      <w:r>
        <w:fldChar w:fldCharType="separate"/>
      </w:r>
      <w:r w:rsidR="00720789">
        <w:t>4.4</w:t>
      </w:r>
      <w:r>
        <w:fldChar w:fldCharType="end"/>
      </w:r>
      <w:r>
        <w:t>.</w:t>
      </w:r>
      <w:r w:rsidRPr="00A04F59">
        <w:rPr>
          <w:lang w:val="fr-CA"/>
        </w:rPr>
        <w:t xml:space="preserve"> </w:t>
      </w:r>
    </w:p>
    <w:bookmarkEnd w:id="151"/>
    <w:bookmarkEnd w:id="152"/>
    <w:p w14:paraId="05968CB0" w14:textId="492DAEB6" w:rsidR="006D5B9F" w:rsidRPr="004E474D" w:rsidRDefault="006D5B9F" w:rsidP="00166AE2">
      <w:pPr>
        <w:pStyle w:val="BodyText"/>
        <w:rPr>
          <w:lang w:val="fr-CA"/>
        </w:rPr>
      </w:pPr>
    </w:p>
    <w:p w14:paraId="47279340" w14:textId="03895077" w:rsidR="008923E3" w:rsidRDefault="00653247" w:rsidP="009074E1">
      <w:pPr>
        <w:pStyle w:val="Heading9"/>
      </w:pPr>
      <w:proofErr w:type="spellStart"/>
      <w:r>
        <w:t>Contants</w:t>
      </w:r>
      <w:proofErr w:type="spellEnd"/>
    </w:p>
    <w:p w14:paraId="4C3730E9" w14:textId="5CC59912" w:rsidR="005508C0" w:rsidRDefault="00C44F47" w:rsidP="00166AE2">
      <w:pPr>
        <w:pStyle w:val="BodyText"/>
        <w:rPr>
          <w:lang w:val="fr-CA"/>
        </w:rPr>
      </w:pPr>
      <w:r>
        <w:rPr>
          <w:lang w:val="fr-CA"/>
        </w:rPr>
        <w:t>Reference CSA-STRATOS-RPT-0101</w:t>
      </w:r>
    </w:p>
    <w:p w14:paraId="49EBBA1B" w14:textId="1A996644" w:rsidR="009074E1" w:rsidRDefault="009074E1" w:rsidP="00166AE2">
      <w:pPr>
        <w:pStyle w:val="BodyText"/>
        <w:rPr>
          <w:lang w:val="fr-CA"/>
        </w:rPr>
      </w:pPr>
      <w:proofErr w:type="spellStart"/>
      <w:r>
        <w:rPr>
          <w:lang w:val="fr-CA"/>
        </w:rPr>
        <w:t>Fasteners</w:t>
      </w:r>
      <w:proofErr w:type="spellEnd"/>
    </w:p>
    <w:p w14:paraId="031E7BB8" w14:textId="44CBA830" w:rsidR="009074E1" w:rsidRDefault="009074E1" w:rsidP="00166AE2">
      <w:pPr>
        <w:pStyle w:val="BodyText"/>
      </w:pPr>
      <w:r w:rsidRPr="009074E1">
        <w:t>Ref : ECSS-E-HB-32-23A, 16 April 2010, Eq. 5.4.3, p.42</w:t>
      </w:r>
    </w:p>
    <w:p w14:paraId="540000FE" w14:textId="77777777" w:rsidR="009074E1" w:rsidRPr="009074E1" w:rsidRDefault="009074E1" w:rsidP="00166AE2">
      <w:pPr>
        <w:pStyle w:val="BodyText"/>
      </w:pPr>
    </w:p>
    <w:p w14:paraId="7619D363" w14:textId="10C32A47" w:rsidR="009074E1" w:rsidRDefault="009074E1" w:rsidP="00166AE2">
      <w:pPr>
        <w:pStyle w:val="BodyText"/>
        <w:rPr>
          <w:lang w:val="fr-CA"/>
        </w:rPr>
      </w:pPr>
      <w:r w:rsidRPr="009074E1">
        <w:rPr>
          <w:noProof/>
          <w:lang w:val="fr-CA" w:eastAsia="fr-CA"/>
        </w:rPr>
        <w:drawing>
          <wp:inline distT="0" distB="0" distL="0" distR="0" wp14:anchorId="120CDB0D" wp14:editId="192F6FD0">
            <wp:extent cx="5943600" cy="2849474"/>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49474"/>
                    </a:xfrm>
                    <a:prstGeom prst="rect">
                      <a:avLst/>
                    </a:prstGeom>
                    <a:noFill/>
                    <a:ln>
                      <a:noFill/>
                    </a:ln>
                  </pic:spPr>
                </pic:pic>
              </a:graphicData>
            </a:graphic>
          </wp:inline>
        </w:drawing>
      </w:r>
    </w:p>
    <w:p w14:paraId="6F27A027" w14:textId="059E42A0" w:rsidR="009074E1" w:rsidRDefault="009074E1" w:rsidP="00166AE2">
      <w:pPr>
        <w:pStyle w:val="BodyText"/>
        <w:rPr>
          <w:lang w:val="fr-CA"/>
        </w:rPr>
      </w:pPr>
    </w:p>
    <w:p w14:paraId="236EABCC" w14:textId="6F5DF0A1" w:rsidR="009074E1" w:rsidRDefault="009074E1" w:rsidP="00166AE2">
      <w:pPr>
        <w:pStyle w:val="BodyText"/>
        <w:rPr>
          <w:lang w:val="fr-CA"/>
        </w:rPr>
      </w:pPr>
      <w:proofErr w:type="spellStart"/>
      <w:r>
        <w:rPr>
          <w:lang w:val="fr-CA"/>
        </w:rPr>
        <w:t>Aluminum</w:t>
      </w:r>
      <w:proofErr w:type="spellEnd"/>
    </w:p>
    <w:p w14:paraId="01E53D83" w14:textId="040941F9" w:rsidR="00DC0318" w:rsidRDefault="00DC0318" w:rsidP="00166AE2">
      <w:pPr>
        <w:pStyle w:val="BodyText"/>
        <w:rPr>
          <w:lang w:val="fr-CA"/>
        </w:rPr>
      </w:pPr>
      <w:r w:rsidRPr="00DC0318">
        <w:rPr>
          <w:noProof/>
          <w:lang w:val="fr-CA" w:eastAsia="fr-CA"/>
        </w:rPr>
        <w:drawing>
          <wp:inline distT="0" distB="0" distL="0" distR="0" wp14:anchorId="4DDC30C4" wp14:editId="4FDDA4B1">
            <wp:extent cx="5943600" cy="12016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01672"/>
                    </a:xfrm>
                    <a:prstGeom prst="rect">
                      <a:avLst/>
                    </a:prstGeom>
                    <a:noFill/>
                    <a:ln>
                      <a:noFill/>
                    </a:ln>
                  </pic:spPr>
                </pic:pic>
              </a:graphicData>
            </a:graphic>
          </wp:inline>
        </w:drawing>
      </w:r>
    </w:p>
    <w:p w14:paraId="686760BF" w14:textId="596D92E8" w:rsidR="009074E1" w:rsidRDefault="009074E1" w:rsidP="00166AE2">
      <w:pPr>
        <w:pStyle w:val="BodyText"/>
      </w:pPr>
    </w:p>
    <w:p w14:paraId="5BA9B109" w14:textId="79745B6A" w:rsidR="00653247" w:rsidRDefault="00653247" w:rsidP="00166AE2">
      <w:pPr>
        <w:pStyle w:val="BodyText"/>
      </w:pPr>
      <w:r>
        <w:t>Project</w:t>
      </w:r>
    </w:p>
    <w:p w14:paraId="7FE3E5B8" w14:textId="155E4E17" w:rsidR="00653247" w:rsidRDefault="001E0E29" w:rsidP="00166AE2">
      <w:pPr>
        <w:pStyle w:val="BodyText"/>
      </w:pPr>
      <w:r w:rsidRPr="000B7968">
        <w:rPr>
          <w:noProof/>
          <w:lang w:val="fr-CA" w:eastAsia="fr-CA"/>
        </w:rPr>
        <w:lastRenderedPageBreak/>
        <w:drawing>
          <wp:inline distT="0" distB="0" distL="0" distR="0" wp14:anchorId="5DE68CEA" wp14:editId="49B4CAAB">
            <wp:extent cx="5943600" cy="2160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60270"/>
                    </a:xfrm>
                    <a:prstGeom prst="rect">
                      <a:avLst/>
                    </a:prstGeom>
                    <a:noFill/>
                    <a:ln>
                      <a:noFill/>
                    </a:ln>
                  </pic:spPr>
                </pic:pic>
              </a:graphicData>
            </a:graphic>
          </wp:inline>
        </w:drawing>
      </w:r>
    </w:p>
    <w:p w14:paraId="0C5CD8CE" w14:textId="77777777" w:rsidR="00653247" w:rsidRPr="009074E1" w:rsidRDefault="00653247" w:rsidP="00166AE2">
      <w:pPr>
        <w:pStyle w:val="BodyText"/>
      </w:pPr>
    </w:p>
    <w:p w14:paraId="5D15A6BB" w14:textId="2288FED6" w:rsidR="00577390" w:rsidRDefault="00577390" w:rsidP="00577390">
      <w:pPr>
        <w:pStyle w:val="Heading9"/>
      </w:pPr>
      <w:r>
        <w:t>STRAPS</w:t>
      </w:r>
    </w:p>
    <w:p w14:paraId="7AE4B6E0" w14:textId="13AB864C" w:rsidR="00C44F47" w:rsidRDefault="00C44F47" w:rsidP="00166AE2">
      <w:pPr>
        <w:pStyle w:val="BodyText"/>
      </w:pPr>
      <w:r>
        <w:rPr>
          <w:lang w:val="fr-CA"/>
        </w:rPr>
        <w:t>Reference CSA-STRATOS-RPT-0101</w:t>
      </w:r>
    </w:p>
    <w:p w14:paraId="0444B2F9" w14:textId="7C9F008A" w:rsidR="00577390" w:rsidRDefault="00653247" w:rsidP="00166AE2">
      <w:pPr>
        <w:pStyle w:val="BodyText"/>
      </w:pPr>
      <w:r w:rsidRPr="00653247">
        <w:t>The breaking strength (room temperature) of a buckled strap is described in CNES's document BSO-CR-NCU-8678-CN recalled below:</w:t>
      </w:r>
    </w:p>
    <w:p w14:paraId="0FE3AE52" w14:textId="778DB5F3" w:rsidR="00653247" w:rsidRDefault="00653247" w:rsidP="00166AE2">
      <w:pPr>
        <w:pStyle w:val="BodyText"/>
      </w:pPr>
    </w:p>
    <w:p w14:paraId="128A1D8C" w14:textId="42C28AB0" w:rsidR="00653247" w:rsidRDefault="001E0E29" w:rsidP="00653247">
      <w:pPr>
        <w:pStyle w:val="BodyText"/>
        <w:jc w:val="center"/>
      </w:pPr>
      <w:r w:rsidRPr="005810B1">
        <w:rPr>
          <w:noProof/>
          <w:lang w:val="fr-CA" w:eastAsia="fr-CA"/>
        </w:rPr>
        <w:drawing>
          <wp:inline distT="0" distB="0" distL="0" distR="0" wp14:anchorId="3C4F661E" wp14:editId="4D0D611E">
            <wp:extent cx="4667250" cy="562025"/>
            <wp:effectExtent l="0" t="0" r="0" b="9525"/>
            <wp:docPr id="1128641026" name="Picture 112864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6204" cy="575145"/>
                    </a:xfrm>
                    <a:prstGeom prst="rect">
                      <a:avLst/>
                    </a:prstGeom>
                    <a:noFill/>
                    <a:ln>
                      <a:noFill/>
                    </a:ln>
                  </pic:spPr>
                </pic:pic>
              </a:graphicData>
            </a:graphic>
          </wp:inline>
        </w:drawing>
      </w:r>
    </w:p>
    <w:p w14:paraId="45F39B4F" w14:textId="3B5BD3D6" w:rsidR="00653247" w:rsidRDefault="00653247" w:rsidP="00166AE2">
      <w:pPr>
        <w:pStyle w:val="BodyText"/>
      </w:pPr>
    </w:p>
    <w:p w14:paraId="4CDA7C67" w14:textId="23185E94" w:rsidR="00653247" w:rsidRDefault="001E0E29" w:rsidP="00C44F47">
      <w:pPr>
        <w:pStyle w:val="BodyText"/>
        <w:jc w:val="center"/>
      </w:pPr>
      <w:r w:rsidRPr="005810B1">
        <w:rPr>
          <w:noProof/>
          <w:lang w:val="fr-CA" w:eastAsia="fr-CA"/>
        </w:rPr>
        <w:drawing>
          <wp:inline distT="0" distB="0" distL="0" distR="0" wp14:anchorId="78F12702" wp14:editId="5672705C">
            <wp:extent cx="4686300" cy="1149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342" cy="1155027"/>
                    </a:xfrm>
                    <a:prstGeom prst="rect">
                      <a:avLst/>
                    </a:prstGeom>
                    <a:noFill/>
                    <a:ln>
                      <a:noFill/>
                    </a:ln>
                  </pic:spPr>
                </pic:pic>
              </a:graphicData>
            </a:graphic>
          </wp:inline>
        </w:drawing>
      </w:r>
    </w:p>
    <w:p w14:paraId="723D4845" w14:textId="4F2C19D2" w:rsidR="00653247" w:rsidRDefault="00653247" w:rsidP="00166AE2">
      <w:pPr>
        <w:pStyle w:val="BodyText"/>
      </w:pPr>
    </w:p>
    <w:p w14:paraId="13519591" w14:textId="0BABC50E" w:rsidR="00C44F47" w:rsidRDefault="00C44F47" w:rsidP="00C44F47">
      <w:pPr>
        <w:pStyle w:val="Heading9"/>
      </w:pPr>
      <w:r>
        <w:t>L-BRACKETS</w:t>
      </w:r>
      <w:r w:rsidR="001E0E29">
        <w:t xml:space="preserve"> CALCULATION</w:t>
      </w:r>
    </w:p>
    <w:p w14:paraId="69E77E34" w14:textId="7EDFDBB1" w:rsidR="00653247" w:rsidRDefault="00C44F47" w:rsidP="00166AE2">
      <w:pPr>
        <w:pStyle w:val="BodyText"/>
      </w:pPr>
      <w:r>
        <w:rPr>
          <w:lang w:val="fr-CA"/>
        </w:rPr>
        <w:t>Reference CSA-STRATOS-RPT-0101</w:t>
      </w:r>
    </w:p>
    <w:p w14:paraId="2D631B0D" w14:textId="2E5354CC" w:rsidR="00C44F47" w:rsidRDefault="001E0E29" w:rsidP="00166AE2">
      <w:pPr>
        <w:pStyle w:val="BodyText"/>
      </w:pPr>
      <w:r w:rsidRPr="005810B1">
        <w:rPr>
          <w:noProof/>
          <w:lang w:val="fr-CA" w:eastAsia="fr-CA"/>
        </w:rPr>
        <w:drawing>
          <wp:inline distT="0" distB="0" distL="0" distR="0" wp14:anchorId="4DE8D87F" wp14:editId="1943A6AB">
            <wp:extent cx="5943600" cy="2360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0295"/>
                    </a:xfrm>
                    <a:prstGeom prst="rect">
                      <a:avLst/>
                    </a:prstGeom>
                    <a:noFill/>
                    <a:ln>
                      <a:noFill/>
                    </a:ln>
                  </pic:spPr>
                </pic:pic>
              </a:graphicData>
            </a:graphic>
          </wp:inline>
        </w:drawing>
      </w:r>
    </w:p>
    <w:p w14:paraId="6FDAB92E" w14:textId="7B6E5446" w:rsidR="00C44F47" w:rsidRDefault="00C44F47" w:rsidP="006D70B0">
      <w:pPr>
        <w:pStyle w:val="BodyText"/>
        <w:jc w:val="center"/>
      </w:pPr>
      <w:r>
        <w:rPr>
          <w:noProof/>
          <w:lang w:val="fr-CA" w:eastAsia="fr-CA"/>
        </w:rPr>
        <w:lastRenderedPageBreak/>
        <w:drawing>
          <wp:inline distT="0" distB="0" distL="0" distR="0" wp14:anchorId="530A5A8C" wp14:editId="4B543D5B">
            <wp:extent cx="5943600" cy="40087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08755"/>
                    </a:xfrm>
                    <a:prstGeom prst="rect">
                      <a:avLst/>
                    </a:prstGeom>
                  </pic:spPr>
                </pic:pic>
              </a:graphicData>
            </a:graphic>
          </wp:inline>
        </w:drawing>
      </w:r>
    </w:p>
    <w:p w14:paraId="52A40B12" w14:textId="092A18D6" w:rsidR="00C44F47" w:rsidRDefault="00C44F47" w:rsidP="006D70B0">
      <w:pPr>
        <w:pStyle w:val="BodyText"/>
        <w:jc w:val="center"/>
      </w:pPr>
      <w:r>
        <w:rPr>
          <w:noProof/>
          <w:lang w:val="fr-CA" w:eastAsia="fr-CA"/>
        </w:rPr>
        <w:drawing>
          <wp:inline distT="0" distB="0" distL="0" distR="0" wp14:anchorId="5586D301" wp14:editId="3059B956">
            <wp:extent cx="5772150" cy="3429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2150" cy="3429000"/>
                    </a:xfrm>
                    <a:prstGeom prst="rect">
                      <a:avLst/>
                    </a:prstGeom>
                  </pic:spPr>
                </pic:pic>
              </a:graphicData>
            </a:graphic>
          </wp:inline>
        </w:drawing>
      </w:r>
    </w:p>
    <w:p w14:paraId="2F076F48" w14:textId="3D7AD556" w:rsidR="00C44F47" w:rsidRDefault="00C44F47" w:rsidP="006D70B0">
      <w:pPr>
        <w:pStyle w:val="BodyText"/>
        <w:jc w:val="center"/>
      </w:pPr>
      <w:r>
        <w:rPr>
          <w:noProof/>
          <w:lang w:val="fr-CA" w:eastAsia="fr-CA"/>
        </w:rPr>
        <w:lastRenderedPageBreak/>
        <w:drawing>
          <wp:inline distT="0" distB="0" distL="0" distR="0" wp14:anchorId="2C570D39" wp14:editId="64B0525E">
            <wp:extent cx="4600575" cy="2739158"/>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1959" cy="2745936"/>
                    </a:xfrm>
                    <a:prstGeom prst="rect">
                      <a:avLst/>
                    </a:prstGeom>
                  </pic:spPr>
                </pic:pic>
              </a:graphicData>
            </a:graphic>
          </wp:inline>
        </w:drawing>
      </w:r>
    </w:p>
    <w:p w14:paraId="67A99780" w14:textId="2C87763B" w:rsidR="00C44F47" w:rsidRDefault="00C44F47" w:rsidP="00166AE2">
      <w:pPr>
        <w:pStyle w:val="BodyText"/>
      </w:pPr>
    </w:p>
    <w:p w14:paraId="63CF824F" w14:textId="6CF6AFE7" w:rsidR="00C44F47" w:rsidRDefault="00C44F47" w:rsidP="00166AE2">
      <w:pPr>
        <w:pStyle w:val="BodyText"/>
      </w:pPr>
      <w:r w:rsidRPr="00C44F47">
        <w:t>A) Bolt Bearing and Shear Tear-out Verification</w:t>
      </w:r>
    </w:p>
    <w:p w14:paraId="4EC71459" w14:textId="289F145F" w:rsidR="00C44F47" w:rsidRDefault="00C44F47" w:rsidP="00166AE2">
      <w:pPr>
        <w:pStyle w:val="BodyText"/>
      </w:pPr>
    </w:p>
    <w:p w14:paraId="79DD3CE7" w14:textId="072052F4" w:rsidR="00C44F47" w:rsidRDefault="00C44F47" w:rsidP="00166AE2">
      <w:pPr>
        <w:pStyle w:val="BodyText"/>
      </w:pPr>
      <w:r>
        <w:rPr>
          <w:noProof/>
          <w:lang w:val="fr-CA" w:eastAsia="fr-CA"/>
        </w:rPr>
        <w:drawing>
          <wp:inline distT="0" distB="0" distL="0" distR="0" wp14:anchorId="0B43BBCC" wp14:editId="5848B9D4">
            <wp:extent cx="5943600" cy="6426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42620"/>
                    </a:xfrm>
                    <a:prstGeom prst="rect">
                      <a:avLst/>
                    </a:prstGeom>
                  </pic:spPr>
                </pic:pic>
              </a:graphicData>
            </a:graphic>
          </wp:inline>
        </w:drawing>
      </w:r>
    </w:p>
    <w:p w14:paraId="7E1B202C" w14:textId="19597E93" w:rsidR="00C44F47" w:rsidRDefault="00C44F47" w:rsidP="00166AE2">
      <w:pPr>
        <w:pStyle w:val="BodyText"/>
      </w:pPr>
    </w:p>
    <w:p w14:paraId="19597F15" w14:textId="0A34E6E7" w:rsidR="00C44F47" w:rsidRDefault="00C44F47" w:rsidP="00166AE2">
      <w:pPr>
        <w:pStyle w:val="BodyText"/>
      </w:pPr>
      <w:r w:rsidRPr="00C44F47">
        <w:t>B) Bracket Failure Mode in Tension and Shear</w:t>
      </w:r>
    </w:p>
    <w:p w14:paraId="7CE5982C" w14:textId="77777777" w:rsidR="00C44F47" w:rsidRDefault="00C44F47" w:rsidP="00166AE2">
      <w:pPr>
        <w:pStyle w:val="BodyText"/>
      </w:pPr>
    </w:p>
    <w:p w14:paraId="0BE9EC63" w14:textId="08AE2180" w:rsidR="00C44F47" w:rsidRDefault="001E0E29" w:rsidP="00166AE2">
      <w:pPr>
        <w:pStyle w:val="BodyText"/>
      </w:pPr>
      <w:r w:rsidRPr="005810B1">
        <w:rPr>
          <w:noProof/>
          <w:lang w:val="fr-CA" w:eastAsia="fr-CA"/>
        </w:rPr>
        <w:drawing>
          <wp:inline distT="0" distB="0" distL="0" distR="0" wp14:anchorId="1B47EA4B" wp14:editId="05D6F786">
            <wp:extent cx="5943600" cy="59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9440"/>
                    </a:xfrm>
                    <a:prstGeom prst="rect">
                      <a:avLst/>
                    </a:prstGeom>
                    <a:noFill/>
                    <a:ln>
                      <a:noFill/>
                    </a:ln>
                  </pic:spPr>
                </pic:pic>
              </a:graphicData>
            </a:graphic>
          </wp:inline>
        </w:drawing>
      </w:r>
    </w:p>
    <w:p w14:paraId="76F557C9" w14:textId="7BCC27D1" w:rsidR="00C44F47" w:rsidRDefault="00C44F47" w:rsidP="00166AE2">
      <w:pPr>
        <w:pStyle w:val="BodyText"/>
      </w:pPr>
    </w:p>
    <w:p w14:paraId="62207F73" w14:textId="788EE02F" w:rsidR="00C44F47" w:rsidRDefault="00C44F47" w:rsidP="00166AE2">
      <w:pPr>
        <w:pStyle w:val="BodyText"/>
      </w:pPr>
      <w:r w:rsidRPr="00C44F47">
        <w:t xml:space="preserve">C) Failure verification using strap tensile limit of </w:t>
      </w:r>
      <w:r>
        <w:t>4600 N</w:t>
      </w:r>
    </w:p>
    <w:p w14:paraId="45751AE5" w14:textId="1D8EAA0F" w:rsidR="00C44F47" w:rsidRDefault="00C44F47" w:rsidP="00166AE2">
      <w:pPr>
        <w:pStyle w:val="BodyText"/>
      </w:pPr>
    </w:p>
    <w:p w14:paraId="051EC1AB" w14:textId="0A8F989B" w:rsidR="00C44F47" w:rsidRDefault="001E0E29" w:rsidP="00166AE2">
      <w:pPr>
        <w:pStyle w:val="BodyText"/>
      </w:pPr>
      <w:r w:rsidRPr="005810B1">
        <w:rPr>
          <w:noProof/>
          <w:lang w:val="fr-CA" w:eastAsia="fr-CA"/>
        </w:rPr>
        <w:drawing>
          <wp:inline distT="0" distB="0" distL="0" distR="0" wp14:anchorId="41DE1E97" wp14:editId="1AEA80E4">
            <wp:extent cx="5943600" cy="1894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57411148" w14:textId="77777777" w:rsidR="00BD0CB2" w:rsidRDefault="00BD0CB2" w:rsidP="00166AE2">
      <w:pPr>
        <w:pStyle w:val="BodyText"/>
      </w:pPr>
    </w:p>
    <w:p w14:paraId="371724E2" w14:textId="67FB86B2" w:rsidR="00BD0CB2" w:rsidRDefault="00BD0CB2" w:rsidP="00BD0CB2">
      <w:pPr>
        <w:pStyle w:val="Heading9"/>
      </w:pPr>
      <w:r>
        <w:lastRenderedPageBreak/>
        <w:t>M6 BOLT FAILURE</w:t>
      </w:r>
    </w:p>
    <w:p w14:paraId="6D2FA8A4" w14:textId="4AE8EC25" w:rsidR="00376AF2" w:rsidRDefault="00376AF2" w:rsidP="006D70B0">
      <w:pPr>
        <w:pStyle w:val="BodyText"/>
        <w:jc w:val="center"/>
      </w:pPr>
      <w:r>
        <w:rPr>
          <w:noProof/>
          <w:lang w:val="fr-CA" w:eastAsia="fr-CA"/>
        </w:rPr>
        <w:drawing>
          <wp:inline distT="0" distB="0" distL="0" distR="0" wp14:anchorId="64B81404" wp14:editId="04E4CFB9">
            <wp:extent cx="5076825" cy="34004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6825" cy="3400425"/>
                    </a:xfrm>
                    <a:prstGeom prst="rect">
                      <a:avLst/>
                    </a:prstGeom>
                  </pic:spPr>
                </pic:pic>
              </a:graphicData>
            </a:graphic>
          </wp:inline>
        </w:drawing>
      </w:r>
    </w:p>
    <w:p w14:paraId="088DB9AB" w14:textId="13B10815" w:rsidR="00376AF2" w:rsidRDefault="00376AF2" w:rsidP="00166AE2">
      <w:pPr>
        <w:pStyle w:val="BodyText"/>
      </w:pPr>
    </w:p>
    <w:p w14:paraId="098FCF32" w14:textId="6FA0596F" w:rsidR="00376AF2" w:rsidRDefault="00376AF2" w:rsidP="00166AE2">
      <w:pPr>
        <w:pStyle w:val="BodyText"/>
      </w:pPr>
      <w:r w:rsidRPr="00376AF2">
        <w:t>Since the strap orientation can slightly vary, here is a verification of the bending loads on the bolt for different strap angles (-45°to 45°)</w:t>
      </w:r>
    </w:p>
    <w:p w14:paraId="18587195" w14:textId="77777777" w:rsidR="00376AF2" w:rsidRDefault="00376AF2" w:rsidP="00166AE2">
      <w:pPr>
        <w:pStyle w:val="BodyText"/>
      </w:pPr>
    </w:p>
    <w:p w14:paraId="3BB79A79" w14:textId="1BFF084B" w:rsidR="00376AF2" w:rsidRDefault="001E0E29" w:rsidP="006D70B0">
      <w:pPr>
        <w:pStyle w:val="BodyText"/>
        <w:jc w:val="center"/>
      </w:pPr>
      <w:r w:rsidRPr="005810B1">
        <w:rPr>
          <w:noProof/>
          <w:lang w:val="fr-CA" w:eastAsia="fr-CA"/>
        </w:rPr>
        <w:drawing>
          <wp:inline distT="0" distB="0" distL="0" distR="0" wp14:anchorId="21EDF905" wp14:editId="7A1F44C4">
            <wp:extent cx="5943600" cy="3844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44290"/>
                    </a:xfrm>
                    <a:prstGeom prst="rect">
                      <a:avLst/>
                    </a:prstGeom>
                    <a:noFill/>
                    <a:ln>
                      <a:noFill/>
                    </a:ln>
                  </pic:spPr>
                </pic:pic>
              </a:graphicData>
            </a:graphic>
          </wp:inline>
        </w:drawing>
      </w:r>
    </w:p>
    <w:p w14:paraId="4A1B9AFC" w14:textId="77777777" w:rsidR="00376AF2" w:rsidRDefault="00376AF2" w:rsidP="006D70B0">
      <w:pPr>
        <w:pStyle w:val="BodyText"/>
        <w:jc w:val="center"/>
      </w:pPr>
    </w:p>
    <w:p w14:paraId="45BBD29E" w14:textId="66FF5F2C" w:rsidR="00376AF2" w:rsidRDefault="001E0E29" w:rsidP="006D70B0">
      <w:pPr>
        <w:pStyle w:val="BodyText"/>
        <w:jc w:val="center"/>
      </w:pPr>
      <w:r w:rsidRPr="005810B1">
        <w:rPr>
          <w:noProof/>
          <w:lang w:val="fr-CA" w:eastAsia="fr-CA"/>
        </w:rPr>
        <w:drawing>
          <wp:inline distT="0" distB="0" distL="0" distR="0" wp14:anchorId="6DF30741" wp14:editId="4E9E08BB">
            <wp:extent cx="5943600" cy="3879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79850"/>
                    </a:xfrm>
                    <a:prstGeom prst="rect">
                      <a:avLst/>
                    </a:prstGeom>
                    <a:noFill/>
                    <a:ln>
                      <a:noFill/>
                    </a:ln>
                  </pic:spPr>
                </pic:pic>
              </a:graphicData>
            </a:graphic>
          </wp:inline>
        </w:drawing>
      </w:r>
    </w:p>
    <w:p w14:paraId="6E2D1B34" w14:textId="77777777" w:rsidR="001E0E29" w:rsidRDefault="001E0E29" w:rsidP="00376AF2">
      <w:pPr>
        <w:pStyle w:val="BodyText"/>
        <w:rPr>
          <w:b/>
        </w:rPr>
      </w:pPr>
    </w:p>
    <w:p w14:paraId="5CD48EE4" w14:textId="77777777" w:rsidR="001E0E29" w:rsidRDefault="001E0E29" w:rsidP="00376AF2">
      <w:pPr>
        <w:pStyle w:val="BodyText"/>
        <w:rPr>
          <w:b/>
        </w:rPr>
      </w:pPr>
    </w:p>
    <w:p w14:paraId="6C6109F6" w14:textId="0DF721B3" w:rsidR="00376AF2" w:rsidRPr="006D70B0" w:rsidRDefault="00376AF2" w:rsidP="00376AF2">
      <w:pPr>
        <w:pStyle w:val="BodyText"/>
        <w:rPr>
          <w:b/>
        </w:rPr>
      </w:pPr>
      <w:r w:rsidRPr="006D70B0">
        <w:rPr>
          <w:b/>
        </w:rPr>
        <w:t>Conclusion</w:t>
      </w:r>
    </w:p>
    <w:p w14:paraId="346321EE" w14:textId="3C27BB79" w:rsidR="00376AF2" w:rsidRDefault="00376AF2" w:rsidP="006D70B0">
      <w:pPr>
        <w:pStyle w:val="BodyText"/>
        <w:jc w:val="both"/>
      </w:pPr>
    </w:p>
    <w:p w14:paraId="66265713" w14:textId="77777777" w:rsidR="001E0E29" w:rsidRPr="005810B1" w:rsidRDefault="001E0E29" w:rsidP="001E0E29">
      <w:pPr>
        <w:pStyle w:val="BodyText"/>
      </w:pPr>
      <w:r w:rsidRPr="005810B1">
        <w:t>The above bolt and bracket analysis represent a really conservative case since the vertical acceleration (combined with a lateral acceleration) is considered generating a pulling force in the straps and fixation elements. The actual real case of a separation and landing will generate a downward acceleration (still combined with a lateral acceleration) which will more or less compress the payload elements (enclosure) against the gondola panel. However, the gondola inclination, during these events, is hard to predict so this is why we use a conservative calculation.</w:t>
      </w:r>
    </w:p>
    <w:p w14:paraId="67E75921" w14:textId="77777777" w:rsidR="001E0E29" w:rsidRPr="005810B1" w:rsidRDefault="001E0E29" w:rsidP="001E0E29">
      <w:pPr>
        <w:pStyle w:val="BodyText"/>
      </w:pPr>
    </w:p>
    <w:p w14:paraId="3153300A" w14:textId="77777777" w:rsidR="001E0E29" w:rsidRDefault="001E0E29" w:rsidP="001E0E29">
      <w:pPr>
        <w:pStyle w:val="BodyText"/>
      </w:pPr>
      <w:r w:rsidRPr="005810B1">
        <w:t xml:space="preserve">The bolt </w:t>
      </w:r>
      <w:r>
        <w:t>survives all</w:t>
      </w:r>
      <w:r w:rsidRPr="005810B1">
        <w:t xml:space="preserve"> load</w:t>
      </w:r>
      <w:r>
        <w:t xml:space="preserve"> </w:t>
      </w:r>
      <w:r w:rsidRPr="005810B1">
        <w:t xml:space="preserve">conditions </w:t>
      </w:r>
      <w:r>
        <w:t>(tension, shear and bending)</w:t>
      </w:r>
      <w:r w:rsidRPr="005810B1">
        <w:t xml:space="preserve"> </w:t>
      </w:r>
      <w:r>
        <w:t>independently of the strap orientation</w:t>
      </w:r>
      <w:r w:rsidRPr="005810B1">
        <w:t xml:space="preserve"> </w:t>
      </w:r>
      <w:r>
        <w:t>(scenario A, B and C)</w:t>
      </w:r>
      <w:r w:rsidRPr="005810B1">
        <w:t>. We can notice that a strap angle of -45deg generate less bending since the force is aligned with the bolt and therefore creates no moment.</w:t>
      </w:r>
    </w:p>
    <w:p w14:paraId="5A7AFE30" w14:textId="64C172E1" w:rsidR="00C44F47" w:rsidRDefault="00C44F47" w:rsidP="006D70B0">
      <w:pPr>
        <w:pStyle w:val="BodyText"/>
        <w:jc w:val="center"/>
      </w:pPr>
      <w:r>
        <w:br w:type="page"/>
      </w:r>
    </w:p>
    <w:p w14:paraId="20239B4D" w14:textId="77777777" w:rsidR="00C44F47" w:rsidRPr="00653247" w:rsidRDefault="00C44F47" w:rsidP="00166AE2">
      <w:pPr>
        <w:pStyle w:val="BodyText"/>
      </w:pPr>
    </w:p>
    <w:p w14:paraId="275ED1DF" w14:textId="6A8FBD1B" w:rsidR="00873584" w:rsidRDefault="00873584" w:rsidP="00C5262F">
      <w:pPr>
        <w:pStyle w:val="Heading8"/>
        <w:rPr>
          <w:lang w:val="fr-CA"/>
        </w:rPr>
      </w:pPr>
      <w:bookmarkStart w:id="153" w:name="_TESTS"/>
      <w:bookmarkStart w:id="154" w:name="_Toc500504692"/>
      <w:bookmarkStart w:id="155" w:name="_Toc14176412"/>
      <w:bookmarkEnd w:id="153"/>
      <w:r>
        <w:rPr>
          <w:lang w:val="fr-CA"/>
        </w:rPr>
        <w:t>TESTS</w:t>
      </w:r>
      <w:bookmarkEnd w:id="154"/>
      <w:bookmarkEnd w:id="155"/>
    </w:p>
    <w:p w14:paraId="48D70F29" w14:textId="77777777" w:rsidR="001E0E29" w:rsidRDefault="001E0E29" w:rsidP="001E0E29">
      <w:pPr>
        <w:rPr>
          <w:b/>
          <w:bCs/>
        </w:rPr>
      </w:pPr>
      <w:bookmarkStart w:id="156" w:name="_Toc14176413"/>
      <w:bookmarkEnd w:id="156"/>
      <w:r w:rsidRPr="707B1B2E">
        <w:rPr>
          <w:b/>
          <w:bCs/>
        </w:rPr>
        <w:t>Freezer Test</w:t>
      </w:r>
      <w:r>
        <w:rPr>
          <w:b/>
          <w:bCs/>
        </w:rPr>
        <w:t xml:space="preserve"> (Ongoing)</w:t>
      </w:r>
      <w:r w:rsidRPr="707B1B2E">
        <w:rPr>
          <w:b/>
          <w:bCs/>
        </w:rPr>
        <w:t>:</w:t>
      </w:r>
    </w:p>
    <w:p w14:paraId="7D6D62AB" w14:textId="77777777" w:rsidR="001E0E29" w:rsidRDefault="001E0E29" w:rsidP="001E0E29">
      <w:r>
        <w:t xml:space="preserve">We placed the actuator, Arduino, and prototype sample chamber into a freezer that can reach -25°C for approximately 6 hours. This test showed that the actuator could not operate at -25°C temperatures and requires more heating in order to keep it within an operational range.  We have added additional active heating solutions in order to maintain a temperature of at least -10°C and are conducting </w:t>
      </w:r>
      <w:commentRangeStart w:id="157"/>
      <w:r>
        <w:t xml:space="preserve">further tests </w:t>
      </w:r>
      <w:commentRangeEnd w:id="157"/>
      <w:r w:rsidR="001B40A2">
        <w:rPr>
          <w:rStyle w:val="CommentReference"/>
        </w:rPr>
        <w:commentReference w:id="157"/>
      </w:r>
      <w:r>
        <w:t>with alternative actuator to verify that it will continue to operate during the entire duration of the flight. The Arduino was operational throughout the test and we are confident in its ability to perform in the upcoming dry run in July.</w:t>
      </w:r>
    </w:p>
    <w:p w14:paraId="65D77C08" w14:textId="22A629DE" w:rsidR="00720789" w:rsidRDefault="00720789">
      <w:pPr>
        <w:spacing w:after="200" w:line="276" w:lineRule="auto"/>
      </w:pPr>
    </w:p>
    <w:p w14:paraId="4402F4F2" w14:textId="77777777" w:rsidR="001E0E29" w:rsidRDefault="001E0E29" w:rsidP="001E0E29">
      <w:pPr>
        <w:rPr>
          <w:b/>
          <w:bCs/>
        </w:rPr>
      </w:pPr>
      <w:r>
        <w:rPr>
          <w:b/>
          <w:bCs/>
        </w:rPr>
        <w:t>Drop Impact Test (Late June</w:t>
      </w:r>
      <w:r w:rsidRPr="707B1B2E">
        <w:rPr>
          <w:b/>
          <w:bCs/>
        </w:rPr>
        <w:t>):</w:t>
      </w:r>
    </w:p>
    <w:p w14:paraId="407BD370" w14:textId="77777777" w:rsidR="001E0E29" w:rsidRDefault="001E0E29" w:rsidP="001E0E29">
      <w:pPr>
        <w:rPr>
          <w:shd w:val="clear" w:color="auto" w:fill="FFFFFF"/>
        </w:rPr>
      </w:pPr>
      <w:r w:rsidRPr="00E470C1">
        <w:rPr>
          <w:color w:val="222222"/>
          <w:shd w:val="clear" w:color="auto" w:fill="FFFFFF"/>
          <w:lang w:val="en"/>
        </w:rPr>
        <w:t>Drop tests showed that the chamber and doors cannot be assembled using epoxy alone. For this reason, the chambers, doors, and rod holders will be milled from a solid aluminum block. As well, M2 screws will be used to secure the actuator to the chamber, the rod holder to the door, and the chamber to the baseplate.</w:t>
      </w:r>
      <w:r w:rsidRPr="00E470C1">
        <w:rPr>
          <w:shd w:val="clear" w:color="auto" w:fill="FFFFFF"/>
        </w:rPr>
        <w:t> </w:t>
      </w:r>
    </w:p>
    <w:p w14:paraId="696B3C43" w14:textId="77777777" w:rsidR="001E0E29" w:rsidRDefault="001E0E29" w:rsidP="001E0E29">
      <w:pPr>
        <w:rPr>
          <w:shd w:val="clear" w:color="auto" w:fill="FFFFFF"/>
        </w:rPr>
      </w:pPr>
    </w:p>
    <w:p w14:paraId="51F3C89B" w14:textId="77777777" w:rsidR="001E0E29" w:rsidRDefault="001E0E29" w:rsidP="001E0E29">
      <w:r>
        <w:t xml:space="preserve">After payload assembly, the drop test will be repeated to ensure that the solution put forward is adequate enough. </w:t>
      </w:r>
    </w:p>
    <w:p w14:paraId="5BA0E344" w14:textId="33DA0497" w:rsidR="001E0E29" w:rsidRDefault="001E0E29">
      <w:pPr>
        <w:spacing w:after="200" w:line="276" w:lineRule="auto"/>
      </w:pPr>
    </w:p>
    <w:p w14:paraId="13AFCBB3" w14:textId="6970E48F" w:rsidR="001E0E29" w:rsidRDefault="001E0E29" w:rsidP="001E0E29">
      <w:commentRangeStart w:id="158"/>
      <w:r w:rsidRPr="00FF7693">
        <w:rPr>
          <w:b/>
        </w:rPr>
        <w:t>Vibration test</w:t>
      </w:r>
      <w:commentRangeEnd w:id="158"/>
      <w:r w:rsidR="001B40A2">
        <w:rPr>
          <w:rStyle w:val="CommentReference"/>
        </w:rPr>
        <w:commentReference w:id="158"/>
      </w:r>
      <w:r>
        <w:t>: At the same time, we will manually vibrate the payload to determine how much disturbance is required to dislodge any equipment or electrical connections. This will ensure that all critical components are secured adequately.</w:t>
      </w:r>
    </w:p>
    <w:p w14:paraId="2AFD1EA3" w14:textId="77777777" w:rsidR="001E0E29" w:rsidRDefault="001E0E29" w:rsidP="001E0E29"/>
    <w:p w14:paraId="5A264C8C" w14:textId="77777777" w:rsidR="001E0E29" w:rsidRDefault="001E0E29" w:rsidP="001E0E29">
      <w:pPr>
        <w:rPr>
          <w:b/>
          <w:bCs/>
        </w:rPr>
      </w:pPr>
      <w:r w:rsidRPr="707B1B2E">
        <w:rPr>
          <w:b/>
          <w:bCs/>
        </w:rPr>
        <w:t>Biological Analysis Dry-Run (</w:t>
      </w:r>
      <w:r>
        <w:rPr>
          <w:b/>
          <w:bCs/>
        </w:rPr>
        <w:t>July</w:t>
      </w:r>
      <w:r w:rsidRPr="707B1B2E">
        <w:rPr>
          <w:b/>
          <w:bCs/>
        </w:rPr>
        <w:t>):</w:t>
      </w:r>
    </w:p>
    <w:p w14:paraId="523FB97A" w14:textId="77777777" w:rsidR="001E0E29" w:rsidRDefault="001E0E29" w:rsidP="001E0E29">
      <w:r>
        <w:t xml:space="preserve">To practice the biological analysis and to assess any logistical problems that might arise a week or so will be dedicated to collecting a dummy, ground sample from the Western campus and analyzing it as if it had been obtained from one of the sample chambers of the payload. The dry run includes a basic characterization procedure of the samples we collected, and is a scaled down version of the entire procedure in order to meet the time constraints. The duration of the DNA extraction procedure is expensive and takes several weeks, so it became impractical to perform a full dry run. The full DNA extraction procedure has been drafted, reviewed and approved by </w:t>
      </w:r>
      <w:proofErr w:type="spellStart"/>
      <w:r>
        <w:t>aerobioilogy</w:t>
      </w:r>
      <w:proofErr w:type="spellEnd"/>
      <w:r>
        <w:t xml:space="preserve"> subject matter experts. This has helped us to constrain our target </w:t>
      </w:r>
      <w:proofErr w:type="spellStart"/>
      <w:r>
        <w:t>bioaerosol</w:t>
      </w:r>
      <w:proofErr w:type="spellEnd"/>
      <w:r>
        <w:t xml:space="preserve"> type down from a general collection of </w:t>
      </w:r>
      <w:proofErr w:type="spellStart"/>
      <w:r>
        <w:t>bioaerosols</w:t>
      </w:r>
      <w:proofErr w:type="spellEnd"/>
      <w:r>
        <w:t xml:space="preserve"> of all sizes to bacteria in the 0.2–5 </w:t>
      </w:r>
      <w:r w:rsidRPr="009A3507">
        <w:rPr>
          <w:i/>
        </w:rPr>
        <w:t>µ</w:t>
      </w:r>
      <w:r>
        <w:t>m range.</w:t>
      </w:r>
    </w:p>
    <w:p w14:paraId="6CBDAF29" w14:textId="77777777" w:rsidR="001E0E29" w:rsidRDefault="001E0E29" w:rsidP="001E0E29">
      <w:pPr>
        <w:rPr>
          <w:b/>
          <w:bCs/>
        </w:rPr>
      </w:pPr>
    </w:p>
    <w:p w14:paraId="71BB58BB" w14:textId="378E64CC" w:rsidR="001E0E29" w:rsidRDefault="001E0E29" w:rsidP="001E0E29">
      <w:pPr>
        <w:rPr>
          <w:b/>
          <w:bCs/>
        </w:rPr>
      </w:pPr>
      <w:r>
        <w:rPr>
          <w:b/>
          <w:bCs/>
        </w:rPr>
        <w:t>Airflow Test (Ongoing</w:t>
      </w:r>
      <w:r w:rsidRPr="707B1B2E">
        <w:rPr>
          <w:b/>
          <w:bCs/>
        </w:rPr>
        <w:t>):</w:t>
      </w:r>
    </w:p>
    <w:p w14:paraId="3B47FA51" w14:textId="5702B9FB" w:rsidR="001E0E29" w:rsidRDefault="001E0E29" w:rsidP="001E0E29">
      <w:r>
        <w:t xml:space="preserve">The design of the payload has been incorporated into an airflow simulation software that will allow us to determine what airflow must be induced within the chamber in order to achieve the impact levels described in Bryan et al. (2014) for particles in the 0.2–5 </w:t>
      </w:r>
      <w:r w:rsidRPr="009B3C9E">
        <w:rPr>
          <w:i/>
        </w:rPr>
        <w:t>µ</w:t>
      </w:r>
      <w:r>
        <w:t xml:space="preserve">m range. This is to ensure that the </w:t>
      </w:r>
      <w:proofErr w:type="spellStart"/>
      <w:r>
        <w:t>rotorods</w:t>
      </w:r>
      <w:proofErr w:type="spellEnd"/>
      <w:r>
        <w:t xml:space="preserve"> in our sampling chambers will be exposed to enough air that they actually are able to pick up </w:t>
      </w:r>
      <w:proofErr w:type="spellStart"/>
      <w:r>
        <w:t>bioaerosols</w:t>
      </w:r>
      <w:proofErr w:type="spellEnd"/>
      <w:r>
        <w:t xml:space="preserve">. </w:t>
      </w:r>
    </w:p>
    <w:p w14:paraId="1EA5A728" w14:textId="77777777" w:rsidR="001E0E29" w:rsidRDefault="001E0E29" w:rsidP="001E0E29"/>
    <w:p w14:paraId="63EC21E4" w14:textId="77777777" w:rsidR="001E0E29" w:rsidRDefault="001E0E29" w:rsidP="001E0E29">
      <w:pPr>
        <w:rPr>
          <w:b/>
          <w:bCs/>
        </w:rPr>
      </w:pPr>
      <w:r w:rsidRPr="707B1B2E">
        <w:rPr>
          <w:b/>
          <w:bCs/>
        </w:rPr>
        <w:t>Pay</w:t>
      </w:r>
      <w:r>
        <w:rPr>
          <w:b/>
          <w:bCs/>
        </w:rPr>
        <w:t>load Preparation Rehearsal (July</w:t>
      </w:r>
      <w:r w:rsidRPr="707B1B2E">
        <w:rPr>
          <w:b/>
          <w:bCs/>
        </w:rPr>
        <w:t>):</w:t>
      </w:r>
    </w:p>
    <w:p w14:paraId="74DD1838" w14:textId="0DB8F3A0" w:rsidR="001E0E29" w:rsidRDefault="001E0E29" w:rsidP="001E0E29">
      <w:r>
        <w:lastRenderedPageBreak/>
        <w:t xml:space="preserve">To rehearse our roles at the launch site we will have two-three rehearsals where the payload is prepared for flight. This includes preparation of the </w:t>
      </w:r>
      <w:proofErr w:type="spellStart"/>
      <w:r>
        <w:t>rotorods</w:t>
      </w:r>
      <w:proofErr w:type="spellEnd"/>
      <w:r>
        <w:t>, assembly of the chambers, and any and all pre-flight checks. We do this to ensure there are no surprises when assembling at the launch site.</w:t>
      </w:r>
    </w:p>
    <w:p w14:paraId="0B66F1E8" w14:textId="77777777" w:rsidR="001E0E29" w:rsidRDefault="001E0E29" w:rsidP="001E0E29"/>
    <w:p w14:paraId="60F707DD" w14:textId="77777777" w:rsidR="001E0E29" w:rsidRDefault="001E0E29" w:rsidP="001E0E29">
      <w:pPr>
        <w:rPr>
          <w:b/>
          <w:bCs/>
        </w:rPr>
      </w:pPr>
      <w:r>
        <w:rPr>
          <w:b/>
          <w:bCs/>
        </w:rPr>
        <w:t>Flight Rehearsal (July</w:t>
      </w:r>
      <w:r w:rsidRPr="707B1B2E">
        <w:rPr>
          <w:b/>
          <w:bCs/>
        </w:rPr>
        <w:t>):</w:t>
      </w:r>
    </w:p>
    <w:p w14:paraId="7FF59C4C" w14:textId="77777777" w:rsidR="001E0E29" w:rsidRPr="00F923ED" w:rsidRDefault="001E0E29" w:rsidP="001E0E29">
      <w:r>
        <w:t>With the payload mostly complete, we will simulate the flight with a program that will feed GPS data to the flight computer as if the payload is flying. We will then observe that the actuators open and close the chambers at their target altitudes, and all close on the descent phase. We will also verify that all the logging and camera recordings are stored as expected.</w:t>
      </w:r>
    </w:p>
    <w:p w14:paraId="29663B0C" w14:textId="77777777" w:rsidR="001E0E29" w:rsidRDefault="001E0E29" w:rsidP="001E0E29"/>
    <w:p w14:paraId="4DEEE447" w14:textId="2D762442" w:rsidR="001E0E29" w:rsidRDefault="001E0E29" w:rsidP="001E0E29">
      <w:pPr>
        <w:spacing w:after="200" w:line="276" w:lineRule="auto"/>
      </w:pPr>
    </w:p>
    <w:p w14:paraId="0B252768" w14:textId="65342E36" w:rsidR="000F19FA" w:rsidRPr="001E0E29" w:rsidRDefault="000F19FA" w:rsidP="006D70B0"/>
    <w:tbl>
      <w:tblPr>
        <w:tblStyle w:val="TableGrid"/>
        <w:tblW w:w="9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6"/>
      </w:tblGrid>
      <w:tr w:rsidR="001269F4" w14:paraId="68552BD1" w14:textId="77777777" w:rsidTr="001269F4">
        <w:trPr>
          <w:trHeight w:val="12309"/>
        </w:trPr>
        <w:tc>
          <w:tcPr>
            <w:tcW w:w="9696" w:type="dxa"/>
            <w:vAlign w:val="center"/>
          </w:tcPr>
          <w:p w14:paraId="2B656652" w14:textId="77777777" w:rsidR="001269F4" w:rsidRPr="00866BF1" w:rsidRDefault="001269F4" w:rsidP="00213B4A">
            <w:pPr>
              <w:pStyle w:val="Heading6"/>
              <w:tabs>
                <w:tab w:val="clear" w:pos="2160"/>
                <w:tab w:val="num" w:pos="-14760"/>
              </w:tabs>
              <w:ind w:left="0" w:right="-471" w:firstLine="0"/>
              <w:jc w:val="right"/>
              <w:outlineLvl w:val="5"/>
              <w:rPr>
                <w:szCs w:val="32"/>
                <w:lang w:val="en-CA"/>
              </w:rPr>
            </w:pPr>
            <w:bookmarkStart w:id="159" w:name="_Toc14176415"/>
            <w:bookmarkStart w:id="160" w:name="_Ref500340377"/>
            <w:bookmarkEnd w:id="159"/>
          </w:p>
          <w:p w14:paraId="2A76D70E" w14:textId="77777777" w:rsidR="000F19FA" w:rsidRPr="00866BF1" w:rsidRDefault="000F19FA" w:rsidP="000F19FA">
            <w:pPr>
              <w:jc w:val="right"/>
              <w:rPr>
                <w:rFonts w:ascii="Arial" w:hAnsi="Arial" w:cs="Arial"/>
                <w:b/>
                <w:sz w:val="40"/>
                <w:szCs w:val="40"/>
                <w:lang w:val="en-CA"/>
              </w:rPr>
            </w:pPr>
            <w:bookmarkStart w:id="161" w:name="_Toc500504695"/>
            <w:bookmarkEnd w:id="160"/>
          </w:p>
          <w:p w14:paraId="76EFCB3F" w14:textId="65074419" w:rsidR="001269F4" w:rsidRPr="000F19FA" w:rsidRDefault="000F19FA" w:rsidP="00213B4A">
            <w:pPr>
              <w:jc w:val="right"/>
              <w:rPr>
                <w:rFonts w:ascii="Arial" w:hAnsi="Arial" w:cs="Arial"/>
                <w:b/>
                <w:caps/>
                <w:sz w:val="40"/>
                <w:szCs w:val="40"/>
                <w:lang w:val="fr-CA"/>
              </w:rPr>
            </w:pPr>
            <w:r w:rsidRPr="000F19FA">
              <w:rPr>
                <w:rFonts w:ascii="Arial" w:hAnsi="Arial" w:cs="Arial"/>
                <w:b/>
                <w:caps/>
                <w:sz w:val="40"/>
                <w:szCs w:val="40"/>
                <w:lang w:val="fr-CA"/>
              </w:rPr>
              <w:t>Recovery P</w:t>
            </w:r>
            <w:r w:rsidR="001269F4" w:rsidRPr="000F19FA">
              <w:rPr>
                <w:rFonts w:ascii="Arial" w:hAnsi="Arial" w:cs="Arial"/>
                <w:b/>
                <w:caps/>
                <w:sz w:val="40"/>
                <w:szCs w:val="40"/>
                <w:lang w:val="fr-CA"/>
              </w:rPr>
              <w:t>rocedure</w:t>
            </w:r>
            <w:r w:rsidRPr="000F19FA">
              <w:rPr>
                <w:rFonts w:ascii="Arial" w:hAnsi="Arial" w:cs="Arial"/>
                <w:b/>
                <w:caps/>
                <w:sz w:val="40"/>
                <w:szCs w:val="40"/>
                <w:lang w:val="fr-CA"/>
              </w:rPr>
              <w:t xml:space="preserve"> </w:t>
            </w:r>
            <w:bookmarkEnd w:id="161"/>
          </w:p>
        </w:tc>
      </w:tr>
    </w:tbl>
    <w:p w14:paraId="267EDB8D" w14:textId="0B974B37" w:rsidR="001269F4" w:rsidRDefault="001269F4" w:rsidP="001269F4">
      <w:pPr>
        <w:rPr>
          <w:lang w:val="fr-CA"/>
        </w:rPr>
      </w:pPr>
    </w:p>
    <w:p w14:paraId="462D3C85" w14:textId="2873FE5D" w:rsidR="000F19FA" w:rsidRDefault="000F19FA" w:rsidP="001269F4">
      <w:pPr>
        <w:rPr>
          <w:lang w:val="fr-CA"/>
        </w:rPr>
      </w:pPr>
      <w:r>
        <w:rPr>
          <w:lang w:val="fr-CA"/>
        </w:rPr>
        <w:br w:type="page"/>
      </w:r>
    </w:p>
    <w:p w14:paraId="29BA92FD" w14:textId="7E926196" w:rsidR="000F19FA" w:rsidRDefault="000F19FA" w:rsidP="000F19FA">
      <w:pPr>
        <w:pStyle w:val="Heading7"/>
        <w:rPr>
          <w:lang w:val="fr-CA"/>
        </w:rPr>
      </w:pPr>
      <w:bookmarkStart w:id="162" w:name="_Toc14176416"/>
      <w:r w:rsidRPr="000F19FA">
        <w:rPr>
          <w:lang w:val="fr-CA"/>
        </w:rPr>
        <w:lastRenderedPageBreak/>
        <w:t>RECOVERY PROCEDURE</w:t>
      </w:r>
      <w:bookmarkEnd w:id="162"/>
    </w:p>
    <w:p w14:paraId="68E24996" w14:textId="77777777" w:rsidR="000F19FA" w:rsidRPr="000F19FA" w:rsidRDefault="000F19FA" w:rsidP="000F19FA">
      <w:pPr>
        <w:pStyle w:val="BodyText"/>
        <w:rPr>
          <w:lang w:val="fr-CA"/>
        </w:rPr>
      </w:pPr>
    </w:p>
    <w:tbl>
      <w:tblPr>
        <w:tblStyle w:val="TableGrid"/>
        <w:tblW w:w="0" w:type="auto"/>
        <w:tblLook w:val="04A0" w:firstRow="1" w:lastRow="0" w:firstColumn="1" w:lastColumn="0" w:noHBand="0" w:noVBand="1"/>
      </w:tblPr>
      <w:tblGrid>
        <w:gridCol w:w="9350"/>
      </w:tblGrid>
      <w:tr w:rsidR="001269F4" w:rsidRPr="000A2202" w14:paraId="44ED1C46" w14:textId="77777777" w:rsidTr="001269F4">
        <w:tc>
          <w:tcPr>
            <w:tcW w:w="95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BB975E7" w14:textId="599CEDAE" w:rsidR="001269F4" w:rsidRPr="00F51E0C" w:rsidRDefault="001269F4" w:rsidP="00A07FAD">
            <w:pPr>
              <w:pStyle w:val="ListParagraph"/>
              <w:numPr>
                <w:ilvl w:val="0"/>
                <w:numId w:val="19"/>
              </w:numPr>
              <w:spacing w:after="160" w:line="256" w:lineRule="auto"/>
              <w:rPr>
                <w:lang w:val="fr-CA"/>
              </w:rPr>
            </w:pPr>
            <w:proofErr w:type="spellStart"/>
            <w:r w:rsidRPr="00F51E0C">
              <w:rPr>
                <w:lang w:val="fr-CA"/>
              </w:rPr>
              <w:t>Payload</w:t>
            </w:r>
            <w:proofErr w:type="spellEnd"/>
            <w:r w:rsidRPr="00F51E0C">
              <w:rPr>
                <w:lang w:val="fr-CA"/>
              </w:rPr>
              <w:t xml:space="preserve"> Name</w:t>
            </w:r>
          </w:p>
        </w:tc>
      </w:tr>
      <w:tr w:rsidR="001269F4" w:rsidRPr="006D5C8E" w14:paraId="78AC073C" w14:textId="77777777" w:rsidTr="001269F4">
        <w:tc>
          <w:tcPr>
            <w:tcW w:w="9576" w:type="dxa"/>
            <w:tcBorders>
              <w:top w:val="single" w:sz="4" w:space="0" w:color="auto"/>
              <w:left w:val="single" w:sz="4" w:space="0" w:color="auto"/>
              <w:bottom w:val="single" w:sz="4" w:space="0" w:color="auto"/>
              <w:right w:val="single" w:sz="4" w:space="0" w:color="auto"/>
            </w:tcBorders>
          </w:tcPr>
          <w:p w14:paraId="57627EEC" w14:textId="5894C6F1" w:rsidR="001269F4" w:rsidRPr="00866BF1" w:rsidRDefault="001E0E29">
            <w:pPr>
              <w:spacing w:after="160" w:line="256" w:lineRule="auto"/>
              <w:rPr>
                <w:lang w:val="en-CA"/>
              </w:rPr>
            </w:pPr>
            <w:r>
              <w:rPr>
                <w:lang w:val="en-CA"/>
              </w:rPr>
              <w:t xml:space="preserve">CPSX-HAB | </w:t>
            </w:r>
            <w:proofErr w:type="spellStart"/>
            <w:r>
              <w:rPr>
                <w:lang w:val="en-CA"/>
              </w:rPr>
              <w:t>Bioaerosol</w:t>
            </w:r>
            <w:proofErr w:type="spellEnd"/>
            <w:r>
              <w:rPr>
                <w:lang w:val="en-CA"/>
              </w:rPr>
              <w:t xml:space="preserve"> Sampling Procedure</w:t>
            </w:r>
          </w:p>
        </w:tc>
      </w:tr>
    </w:tbl>
    <w:p w14:paraId="7A9E9163" w14:textId="77777777" w:rsidR="001269F4" w:rsidRPr="00866BF1" w:rsidRDefault="001269F4" w:rsidP="001269F4">
      <w:pPr>
        <w:spacing w:after="160" w:line="256" w:lineRule="auto"/>
      </w:pPr>
    </w:p>
    <w:tbl>
      <w:tblPr>
        <w:tblStyle w:val="TableGrid"/>
        <w:tblW w:w="0" w:type="auto"/>
        <w:tblLook w:val="04A0" w:firstRow="1" w:lastRow="0" w:firstColumn="1" w:lastColumn="0" w:noHBand="0" w:noVBand="1"/>
      </w:tblPr>
      <w:tblGrid>
        <w:gridCol w:w="9350"/>
      </w:tblGrid>
      <w:tr w:rsidR="001269F4" w:rsidRPr="00F51E0C" w14:paraId="1D445193" w14:textId="77777777" w:rsidTr="001269F4">
        <w:tc>
          <w:tcPr>
            <w:tcW w:w="95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03C8843" w14:textId="1B041625" w:rsidR="001269F4" w:rsidRPr="00F51E0C" w:rsidRDefault="001269F4" w:rsidP="00A07FAD">
            <w:pPr>
              <w:pStyle w:val="ListParagraph"/>
              <w:numPr>
                <w:ilvl w:val="0"/>
                <w:numId w:val="19"/>
              </w:numPr>
              <w:spacing w:after="160" w:line="256" w:lineRule="auto"/>
            </w:pPr>
            <w:r w:rsidRPr="00F51E0C">
              <w:t>Provided Materials</w:t>
            </w:r>
          </w:p>
        </w:tc>
      </w:tr>
      <w:tr w:rsidR="001269F4" w14:paraId="5F1FE3DB" w14:textId="77777777" w:rsidTr="001269F4">
        <w:tc>
          <w:tcPr>
            <w:tcW w:w="9576" w:type="dxa"/>
            <w:tcBorders>
              <w:top w:val="single" w:sz="4" w:space="0" w:color="auto"/>
              <w:left w:val="single" w:sz="4" w:space="0" w:color="auto"/>
              <w:bottom w:val="single" w:sz="4" w:space="0" w:color="auto"/>
              <w:right w:val="single" w:sz="4" w:space="0" w:color="auto"/>
            </w:tcBorders>
            <w:hideMark/>
          </w:tcPr>
          <w:p w14:paraId="16BC3BE8" w14:textId="77777777" w:rsidR="001E0E29" w:rsidRDefault="001E0E29" w:rsidP="001E0E29">
            <w:pPr>
              <w:pStyle w:val="ListParagraph"/>
              <w:numPr>
                <w:ilvl w:val="0"/>
                <w:numId w:val="20"/>
              </w:numPr>
              <w:spacing w:after="160" w:line="256" w:lineRule="auto"/>
              <w:jc w:val="both"/>
            </w:pPr>
            <w:r>
              <w:t>Cooler</w:t>
            </w:r>
          </w:p>
          <w:p w14:paraId="4E52E8C8" w14:textId="77777777" w:rsidR="001E0E29" w:rsidRPr="00C90582" w:rsidRDefault="001E0E29" w:rsidP="001E0E29">
            <w:pPr>
              <w:pStyle w:val="ListParagraph"/>
              <w:numPr>
                <w:ilvl w:val="0"/>
                <w:numId w:val="20"/>
              </w:numPr>
              <w:spacing w:after="160" w:line="256" w:lineRule="auto"/>
              <w:jc w:val="both"/>
            </w:pPr>
            <w:r>
              <w:t>Dry ice / ice depending on availability</w:t>
            </w:r>
          </w:p>
          <w:p w14:paraId="5DB90EA8" w14:textId="77777777" w:rsidR="001E0E29" w:rsidRDefault="001E0E29" w:rsidP="001E0E29">
            <w:pPr>
              <w:pStyle w:val="ListParagraph"/>
              <w:numPr>
                <w:ilvl w:val="0"/>
                <w:numId w:val="20"/>
              </w:numPr>
              <w:spacing w:after="160" w:line="256" w:lineRule="auto"/>
              <w:jc w:val="both"/>
            </w:pPr>
            <w:r w:rsidRPr="00C90582">
              <w:t xml:space="preserve">Screwdriver </w:t>
            </w:r>
          </w:p>
          <w:p w14:paraId="1F74203F" w14:textId="77777777" w:rsidR="001E0E29" w:rsidRDefault="001E0E29" w:rsidP="001E0E29">
            <w:pPr>
              <w:pStyle w:val="ListParagraph"/>
              <w:numPr>
                <w:ilvl w:val="0"/>
                <w:numId w:val="20"/>
              </w:numPr>
              <w:spacing w:after="160" w:line="256" w:lineRule="auto"/>
              <w:jc w:val="both"/>
            </w:pPr>
            <w:r>
              <w:t>Individual chamber bags / containers</w:t>
            </w:r>
          </w:p>
          <w:p w14:paraId="4505C2DD" w14:textId="77777777" w:rsidR="001E0E29" w:rsidRDefault="001E0E29" w:rsidP="001E0E29">
            <w:pPr>
              <w:pStyle w:val="ListParagraph"/>
              <w:numPr>
                <w:ilvl w:val="0"/>
                <w:numId w:val="20"/>
              </w:numPr>
              <w:spacing w:after="160" w:line="256" w:lineRule="auto"/>
              <w:jc w:val="both"/>
            </w:pPr>
            <w:r>
              <w:t>Recovery documentation note page</w:t>
            </w:r>
          </w:p>
          <w:p w14:paraId="6F8F14DA" w14:textId="0911780C" w:rsidR="001269F4" w:rsidRPr="00085C45" w:rsidRDefault="001E0E29" w:rsidP="001E0E29">
            <w:pPr>
              <w:numPr>
                <w:ilvl w:val="0"/>
                <w:numId w:val="20"/>
              </w:numPr>
              <w:spacing w:before="100" w:beforeAutospacing="1" w:after="100" w:afterAutospacing="1"/>
            </w:pPr>
            <w:r>
              <w:t>Sealable bag for S.D. cards</w:t>
            </w:r>
          </w:p>
        </w:tc>
      </w:tr>
    </w:tbl>
    <w:p w14:paraId="657541B7" w14:textId="77777777" w:rsidR="001269F4" w:rsidRDefault="001269F4" w:rsidP="001269F4">
      <w:pPr>
        <w:spacing w:after="160" w:line="256" w:lineRule="auto"/>
      </w:pPr>
    </w:p>
    <w:tbl>
      <w:tblPr>
        <w:tblStyle w:val="TableGrid"/>
        <w:tblW w:w="0" w:type="auto"/>
        <w:tblLook w:val="04A0" w:firstRow="1" w:lastRow="0" w:firstColumn="1" w:lastColumn="0" w:noHBand="0" w:noVBand="1"/>
      </w:tblPr>
      <w:tblGrid>
        <w:gridCol w:w="9350"/>
      </w:tblGrid>
      <w:tr w:rsidR="001269F4" w:rsidRPr="000A2202" w14:paraId="3044C342" w14:textId="77777777" w:rsidTr="001269F4">
        <w:tc>
          <w:tcPr>
            <w:tcW w:w="95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E66FEAB" w14:textId="64483BA1" w:rsidR="001269F4" w:rsidRPr="00F51E0C" w:rsidRDefault="001269F4" w:rsidP="00A07FAD">
            <w:pPr>
              <w:pStyle w:val="ListParagraph"/>
              <w:numPr>
                <w:ilvl w:val="0"/>
                <w:numId w:val="19"/>
              </w:numPr>
              <w:spacing w:after="160" w:line="256" w:lineRule="auto"/>
              <w:rPr>
                <w:lang w:val="fr-CA"/>
              </w:rPr>
            </w:pPr>
            <w:r w:rsidRPr="00F51E0C">
              <w:rPr>
                <w:lang w:val="fr-CA"/>
              </w:rPr>
              <w:t>Equipment List</w:t>
            </w:r>
          </w:p>
        </w:tc>
      </w:tr>
      <w:tr w:rsidR="001269F4" w:rsidRPr="000A2202" w14:paraId="2CB51C14" w14:textId="77777777" w:rsidTr="001269F4">
        <w:tc>
          <w:tcPr>
            <w:tcW w:w="9576" w:type="dxa"/>
            <w:tcBorders>
              <w:top w:val="single" w:sz="4" w:space="0" w:color="auto"/>
              <w:left w:val="single" w:sz="4" w:space="0" w:color="auto"/>
              <w:bottom w:val="single" w:sz="4" w:space="0" w:color="auto"/>
              <w:right w:val="single" w:sz="4" w:space="0" w:color="auto"/>
            </w:tcBorders>
          </w:tcPr>
          <w:p w14:paraId="1F11EC34" w14:textId="77777777" w:rsidR="001E0E29" w:rsidRPr="00C90582" w:rsidRDefault="001E0E29" w:rsidP="001E0E29">
            <w:pPr>
              <w:spacing w:after="160" w:line="256" w:lineRule="auto"/>
              <w:rPr>
                <w:lang w:val="en-CA"/>
              </w:rPr>
            </w:pPr>
            <w:r w:rsidRPr="6FBF4E6A">
              <w:rPr>
                <w:lang w:val="en-CA"/>
              </w:rPr>
              <w:t>The only equipment that needs to be turned off is the flight computer. A switch will be installed to turn off the electronics.</w:t>
            </w:r>
          </w:p>
          <w:p w14:paraId="0D9F374C" w14:textId="77777777" w:rsidR="001E0E29" w:rsidRDefault="001E0E29" w:rsidP="001E0E29">
            <w:pPr>
              <w:pStyle w:val="ListParagraph"/>
              <w:spacing w:after="160" w:line="256" w:lineRule="auto"/>
              <w:ind w:left="1080"/>
            </w:pPr>
            <w:r>
              <w:rPr>
                <w:noProof/>
                <w:lang w:val="fr-CA" w:eastAsia="fr-CA"/>
              </w:rPr>
              <w:drawing>
                <wp:anchor distT="0" distB="0" distL="114300" distR="114300" simplePos="0" relativeHeight="251659264" behindDoc="0" locked="0" layoutInCell="1" allowOverlap="1" wp14:anchorId="186CFAB3" wp14:editId="27DA7487">
                  <wp:simplePos x="0" y="0"/>
                  <wp:positionH relativeFrom="column">
                    <wp:posOffset>767080</wp:posOffset>
                  </wp:positionH>
                  <wp:positionV relativeFrom="paragraph">
                    <wp:posOffset>107950</wp:posOffset>
                  </wp:positionV>
                  <wp:extent cx="4248150" cy="2325231"/>
                  <wp:effectExtent l="0" t="0" r="0" b="0"/>
                  <wp:wrapNone/>
                  <wp:docPr id="1128641027" name="Picture 112864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8150" cy="23252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91F20" w14:textId="77777777" w:rsidR="001E0E29" w:rsidRDefault="001E0E29" w:rsidP="001E0E29">
            <w:pPr>
              <w:pStyle w:val="ListParagraph"/>
              <w:spacing w:after="160" w:line="256" w:lineRule="auto"/>
              <w:ind w:left="1080"/>
            </w:pPr>
          </w:p>
          <w:p w14:paraId="4ECBD129" w14:textId="77777777" w:rsidR="001E0E29" w:rsidRDefault="001E0E29" w:rsidP="001E0E29">
            <w:pPr>
              <w:pStyle w:val="ListParagraph"/>
              <w:spacing w:after="160" w:line="256" w:lineRule="auto"/>
              <w:ind w:left="1080"/>
            </w:pPr>
          </w:p>
          <w:p w14:paraId="7C23F71F" w14:textId="77777777" w:rsidR="001E0E29" w:rsidRDefault="001E0E29" w:rsidP="001E0E29">
            <w:pPr>
              <w:pStyle w:val="ListParagraph"/>
              <w:spacing w:after="160" w:line="256" w:lineRule="auto"/>
              <w:ind w:left="1080"/>
            </w:pPr>
          </w:p>
          <w:p w14:paraId="0ACC4951" w14:textId="77777777" w:rsidR="001E0E29" w:rsidRDefault="001E0E29" w:rsidP="001E0E29">
            <w:pPr>
              <w:pStyle w:val="ListParagraph"/>
              <w:spacing w:after="160" w:line="256" w:lineRule="auto"/>
              <w:ind w:left="1080"/>
            </w:pPr>
          </w:p>
          <w:p w14:paraId="5A254F03" w14:textId="77777777" w:rsidR="001E0E29" w:rsidRDefault="001E0E29" w:rsidP="001E0E29">
            <w:pPr>
              <w:pStyle w:val="ListParagraph"/>
              <w:spacing w:after="160" w:line="256" w:lineRule="auto"/>
              <w:ind w:left="1080"/>
            </w:pPr>
          </w:p>
          <w:p w14:paraId="645514D5" w14:textId="77777777" w:rsidR="001E0E29" w:rsidRDefault="001E0E29" w:rsidP="001E0E29">
            <w:pPr>
              <w:pStyle w:val="ListParagraph"/>
              <w:spacing w:after="160" w:line="256" w:lineRule="auto"/>
              <w:ind w:left="1080"/>
            </w:pPr>
          </w:p>
          <w:p w14:paraId="2F0D1B0D" w14:textId="77777777" w:rsidR="001E0E29" w:rsidRDefault="001E0E29" w:rsidP="001E0E29">
            <w:pPr>
              <w:pStyle w:val="ListParagraph"/>
              <w:spacing w:after="160" w:line="256" w:lineRule="auto"/>
              <w:ind w:left="1080"/>
            </w:pPr>
          </w:p>
          <w:p w14:paraId="24D39C3D" w14:textId="77777777" w:rsidR="001E0E29" w:rsidRDefault="001E0E29" w:rsidP="001E0E29">
            <w:pPr>
              <w:pStyle w:val="ListParagraph"/>
              <w:spacing w:after="160" w:line="256" w:lineRule="auto"/>
              <w:ind w:left="1080"/>
            </w:pPr>
          </w:p>
          <w:p w14:paraId="651D93D2" w14:textId="77777777" w:rsidR="001E0E29" w:rsidRDefault="001E0E29" w:rsidP="001E0E29">
            <w:pPr>
              <w:pStyle w:val="ListParagraph"/>
              <w:spacing w:after="160" w:line="256" w:lineRule="auto"/>
              <w:ind w:left="1080"/>
            </w:pPr>
          </w:p>
          <w:p w14:paraId="3ABCB9F4" w14:textId="77777777" w:rsidR="001E0E29" w:rsidRDefault="001E0E29" w:rsidP="001E0E29">
            <w:pPr>
              <w:pStyle w:val="ListParagraph"/>
              <w:spacing w:after="160" w:line="256" w:lineRule="auto"/>
              <w:ind w:left="1080"/>
            </w:pPr>
          </w:p>
          <w:p w14:paraId="7536973C" w14:textId="77777777" w:rsidR="001E0E29" w:rsidRDefault="001E0E29" w:rsidP="001E0E29">
            <w:pPr>
              <w:pStyle w:val="ListParagraph"/>
              <w:spacing w:after="160" w:line="256" w:lineRule="auto"/>
              <w:ind w:left="1080"/>
            </w:pPr>
          </w:p>
          <w:p w14:paraId="4A54D195" w14:textId="77777777" w:rsidR="001E0E29" w:rsidRDefault="001E0E29" w:rsidP="001E0E29">
            <w:pPr>
              <w:pStyle w:val="ListParagraph"/>
              <w:spacing w:after="160" w:line="256" w:lineRule="auto"/>
              <w:ind w:left="1080"/>
            </w:pPr>
          </w:p>
          <w:p w14:paraId="3ACB84DE" w14:textId="2ECCBBDA" w:rsidR="001269F4" w:rsidRPr="00164C61" w:rsidRDefault="001E0E29" w:rsidP="001E0E29">
            <w:pPr>
              <w:spacing w:after="160" w:line="256" w:lineRule="auto"/>
              <w:jc w:val="both"/>
              <w:rPr>
                <w:lang w:val="fr-CA"/>
              </w:rPr>
            </w:pPr>
            <w:commentRangeStart w:id="163"/>
            <w:r>
              <w:t xml:space="preserve">Since the payload is powered by a 28V unregulated line, a 12V step down DC converter will be installed to power all the electronics. A switch will also be installed between the VIN of the converter and the positive line of the source to ensure that everything can be turned on and off at will. The switch will be clearly labelled on the payload. </w:t>
            </w:r>
            <w:commentRangeEnd w:id="163"/>
            <w:r w:rsidR="001B40A2">
              <w:rPr>
                <w:rStyle w:val="CommentReference"/>
                <w:lang w:val="en-CA"/>
              </w:rPr>
              <w:commentReference w:id="163"/>
            </w:r>
          </w:p>
        </w:tc>
      </w:tr>
    </w:tbl>
    <w:p w14:paraId="3B030687" w14:textId="4301B379" w:rsidR="001269F4" w:rsidRDefault="001269F4" w:rsidP="001269F4">
      <w:pPr>
        <w:spacing w:after="160" w:line="256" w:lineRule="auto"/>
        <w:rPr>
          <w:lang w:val="fr-CA"/>
        </w:rPr>
      </w:pPr>
    </w:p>
    <w:p w14:paraId="334EFF5A" w14:textId="78A6E3BA" w:rsidR="004029E1" w:rsidRDefault="004029E1" w:rsidP="001269F4">
      <w:pPr>
        <w:spacing w:after="160" w:line="256" w:lineRule="auto"/>
        <w:rPr>
          <w:lang w:val="fr-CA"/>
        </w:rPr>
      </w:pPr>
    </w:p>
    <w:p w14:paraId="357B5414" w14:textId="57554055" w:rsidR="004029E1" w:rsidRDefault="004029E1" w:rsidP="001269F4">
      <w:pPr>
        <w:spacing w:after="160" w:line="256" w:lineRule="auto"/>
        <w:rPr>
          <w:lang w:val="fr-CA"/>
        </w:rPr>
      </w:pPr>
    </w:p>
    <w:p w14:paraId="7C91D823" w14:textId="021DC010" w:rsidR="004029E1" w:rsidRDefault="004029E1" w:rsidP="001269F4">
      <w:pPr>
        <w:spacing w:after="160" w:line="256" w:lineRule="auto"/>
        <w:rPr>
          <w:lang w:val="fr-CA"/>
        </w:rPr>
      </w:pPr>
    </w:p>
    <w:p w14:paraId="4A5DD757" w14:textId="77777777" w:rsidR="004029E1" w:rsidRPr="00BD0338" w:rsidRDefault="004029E1" w:rsidP="001269F4">
      <w:pPr>
        <w:spacing w:after="160" w:line="256" w:lineRule="auto"/>
        <w:rPr>
          <w:lang w:val="fr-CA"/>
        </w:rPr>
      </w:pPr>
    </w:p>
    <w:tbl>
      <w:tblPr>
        <w:tblStyle w:val="TableGrid"/>
        <w:tblW w:w="0" w:type="auto"/>
        <w:tblLook w:val="04A0" w:firstRow="1" w:lastRow="0" w:firstColumn="1" w:lastColumn="0" w:noHBand="0" w:noVBand="1"/>
      </w:tblPr>
      <w:tblGrid>
        <w:gridCol w:w="9350"/>
      </w:tblGrid>
      <w:tr w:rsidR="001269F4" w:rsidRPr="000A2202" w14:paraId="6B5759FE" w14:textId="77777777" w:rsidTr="004029E1">
        <w:tc>
          <w:tcPr>
            <w:tcW w:w="9576"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E1E4C05" w14:textId="01163211" w:rsidR="001269F4" w:rsidRPr="00F51E0C" w:rsidRDefault="001269F4" w:rsidP="004029E1">
            <w:pPr>
              <w:pStyle w:val="ListParagraph"/>
              <w:numPr>
                <w:ilvl w:val="0"/>
                <w:numId w:val="19"/>
              </w:numPr>
              <w:spacing w:after="160" w:line="256" w:lineRule="auto"/>
              <w:rPr>
                <w:lang w:val="fr-CA"/>
              </w:rPr>
            </w:pPr>
            <w:r w:rsidRPr="00F51E0C">
              <w:rPr>
                <w:lang w:val="fr-CA"/>
              </w:rPr>
              <w:t xml:space="preserve">Location on Gondola </w:t>
            </w:r>
          </w:p>
        </w:tc>
      </w:tr>
      <w:tr w:rsidR="001269F4" w:rsidRPr="000A2202" w14:paraId="15B9135E" w14:textId="77777777" w:rsidTr="001269F4">
        <w:tc>
          <w:tcPr>
            <w:tcW w:w="9576" w:type="dxa"/>
            <w:tcBorders>
              <w:top w:val="single" w:sz="4" w:space="0" w:color="auto"/>
              <w:left w:val="single" w:sz="4" w:space="0" w:color="auto"/>
              <w:bottom w:val="single" w:sz="4" w:space="0" w:color="auto"/>
              <w:right w:val="single" w:sz="4" w:space="0" w:color="auto"/>
            </w:tcBorders>
          </w:tcPr>
          <w:p w14:paraId="040D78E1" w14:textId="73CDE446" w:rsidR="00BD0338" w:rsidRDefault="001E0E29" w:rsidP="00BD0338">
            <w:pPr>
              <w:rPr>
                <w:lang w:val="fr-CA"/>
              </w:rPr>
            </w:pPr>
            <w:r>
              <w:rPr>
                <w:noProof/>
                <w:lang w:val="fr-CA" w:eastAsia="fr-CA"/>
              </w:rPr>
              <w:drawing>
                <wp:inline distT="0" distB="0" distL="0" distR="0" wp14:anchorId="3CBB3A1B" wp14:editId="75B0EE34">
                  <wp:extent cx="3689350" cy="3390969"/>
                  <wp:effectExtent l="0" t="0" r="6350" b="0"/>
                  <wp:docPr id="1128641028" name="Picture 112864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729" cy="3406023"/>
                          </a:xfrm>
                          <a:prstGeom prst="rect">
                            <a:avLst/>
                          </a:prstGeom>
                        </pic:spPr>
                      </pic:pic>
                    </a:graphicData>
                  </a:graphic>
                </wp:inline>
              </w:drawing>
            </w:r>
          </w:p>
          <w:p w14:paraId="1F1C24B6" w14:textId="0DA56399" w:rsidR="00085C45" w:rsidRPr="00866BF1" w:rsidRDefault="00085C45" w:rsidP="001E0E29">
            <w:pPr>
              <w:rPr>
                <w:lang w:val="en-CA"/>
              </w:rPr>
            </w:pPr>
            <w:r w:rsidRPr="00866BF1">
              <w:rPr>
                <w:lang w:val="en-CA"/>
              </w:rPr>
              <w:t>[</w:t>
            </w:r>
            <w:r w:rsidR="001E0E29" w:rsidRPr="001E0E29">
              <w:rPr>
                <w:lang w:val="en-CA"/>
              </w:rPr>
              <w:t xml:space="preserve">CPSX-HAB | </w:t>
            </w:r>
            <w:proofErr w:type="spellStart"/>
            <w:r w:rsidR="001E0E29" w:rsidRPr="001E0E29">
              <w:rPr>
                <w:lang w:val="en-CA"/>
              </w:rPr>
              <w:t>Bioaerosol</w:t>
            </w:r>
            <w:proofErr w:type="spellEnd"/>
            <w:r w:rsidR="001E0E29" w:rsidRPr="001E0E29">
              <w:rPr>
                <w:lang w:val="en-CA"/>
              </w:rPr>
              <w:t xml:space="preserve"> Sampling </w:t>
            </w:r>
            <w:r w:rsidRPr="00866BF1">
              <w:rPr>
                <w:lang w:val="en-CA"/>
              </w:rPr>
              <w:t xml:space="preserve">pictured here in </w:t>
            </w:r>
            <w:r w:rsidR="001E0E29">
              <w:rPr>
                <w:lang w:val="en-CA"/>
              </w:rPr>
              <w:t>brown</w:t>
            </w:r>
            <w:r w:rsidRPr="00866BF1">
              <w:rPr>
                <w:lang w:val="en-CA"/>
              </w:rPr>
              <w:t>]</w:t>
            </w:r>
          </w:p>
        </w:tc>
      </w:tr>
    </w:tbl>
    <w:p w14:paraId="7B1312D3" w14:textId="77777777" w:rsidR="00346ACE" w:rsidRPr="00866BF1" w:rsidRDefault="00346ACE" w:rsidP="00006B3A"/>
    <w:p w14:paraId="3AE52A3F" w14:textId="77777777" w:rsidR="00006B3A" w:rsidRPr="00866BF1" w:rsidRDefault="00006B3A" w:rsidP="00006B3A"/>
    <w:tbl>
      <w:tblPr>
        <w:tblStyle w:val="TableGrid"/>
        <w:tblW w:w="0" w:type="auto"/>
        <w:tblLook w:val="04A0" w:firstRow="1" w:lastRow="0" w:firstColumn="1" w:lastColumn="0" w:noHBand="0" w:noVBand="1"/>
      </w:tblPr>
      <w:tblGrid>
        <w:gridCol w:w="1460"/>
        <w:gridCol w:w="1261"/>
        <w:gridCol w:w="2194"/>
        <w:gridCol w:w="2193"/>
        <w:gridCol w:w="469"/>
        <w:gridCol w:w="1773"/>
      </w:tblGrid>
      <w:tr w:rsidR="001269F4" w:rsidRPr="000A2202" w14:paraId="27A55F55" w14:textId="77777777" w:rsidTr="004029E1">
        <w:tc>
          <w:tcPr>
            <w:tcW w:w="9350" w:type="dxa"/>
            <w:gridSpan w:val="6"/>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4ABF4ACC" w14:textId="24B6AFCC" w:rsidR="001269F4" w:rsidRPr="00F51E0C" w:rsidRDefault="001269F4" w:rsidP="004029E1">
            <w:pPr>
              <w:pStyle w:val="ListParagraph"/>
              <w:numPr>
                <w:ilvl w:val="0"/>
                <w:numId w:val="19"/>
              </w:numPr>
              <w:spacing w:after="160" w:line="256" w:lineRule="auto"/>
              <w:rPr>
                <w:lang w:val="fr-CA"/>
              </w:rPr>
            </w:pPr>
            <w:proofErr w:type="spellStart"/>
            <w:r w:rsidRPr="00F51E0C">
              <w:rPr>
                <w:lang w:val="fr-CA"/>
              </w:rPr>
              <w:t>Recovery</w:t>
            </w:r>
            <w:proofErr w:type="spellEnd"/>
            <w:r w:rsidRPr="00F51E0C">
              <w:rPr>
                <w:lang w:val="fr-CA"/>
              </w:rPr>
              <w:t xml:space="preserve"> </w:t>
            </w:r>
            <w:proofErr w:type="spellStart"/>
            <w:r w:rsidRPr="00F51E0C">
              <w:rPr>
                <w:lang w:val="fr-CA"/>
              </w:rPr>
              <w:t>Activities</w:t>
            </w:r>
            <w:proofErr w:type="spellEnd"/>
          </w:p>
        </w:tc>
      </w:tr>
      <w:tr w:rsidR="001269F4" w:rsidRPr="000A2202" w14:paraId="085A38D1" w14:textId="77777777" w:rsidTr="00006B3A">
        <w:trPr>
          <w:trHeight w:val="233"/>
        </w:trPr>
        <w:tc>
          <w:tcPr>
            <w:tcW w:w="2721" w:type="dxa"/>
            <w:gridSpan w:val="2"/>
            <w:vMerge w:val="restart"/>
            <w:tcBorders>
              <w:top w:val="single" w:sz="4" w:space="0" w:color="auto"/>
              <w:left w:val="single" w:sz="4" w:space="0" w:color="auto"/>
              <w:bottom w:val="nil"/>
              <w:right w:val="nil"/>
            </w:tcBorders>
            <w:hideMark/>
          </w:tcPr>
          <w:p w14:paraId="58481E4D" w14:textId="254B5F98" w:rsidR="001269F4" w:rsidRPr="00F51E0C" w:rsidRDefault="001269F4">
            <w:pPr>
              <w:spacing w:line="256" w:lineRule="auto"/>
              <w:rPr>
                <w:lang w:val="fr-CA"/>
              </w:rPr>
            </w:pPr>
            <w:proofErr w:type="spellStart"/>
            <w:r w:rsidRPr="00F51E0C">
              <w:rPr>
                <w:lang w:val="fr-CA"/>
              </w:rPr>
              <w:t>Recovery</w:t>
            </w:r>
            <w:proofErr w:type="spellEnd"/>
            <w:r w:rsidRPr="00F51E0C">
              <w:rPr>
                <w:lang w:val="fr-CA"/>
              </w:rPr>
              <w:t xml:space="preserve"> Date</w:t>
            </w:r>
            <w:r w:rsidR="00171CEF">
              <w:rPr>
                <w:lang w:val="fr-CA"/>
              </w:rPr>
              <w:t> :</w:t>
            </w:r>
          </w:p>
        </w:tc>
        <w:tc>
          <w:tcPr>
            <w:tcW w:w="2194" w:type="dxa"/>
            <w:tcBorders>
              <w:top w:val="single" w:sz="4" w:space="0" w:color="auto"/>
              <w:left w:val="nil"/>
              <w:bottom w:val="single" w:sz="4" w:space="0" w:color="auto"/>
              <w:right w:val="single" w:sz="4" w:space="0" w:color="auto"/>
            </w:tcBorders>
          </w:tcPr>
          <w:p w14:paraId="61BF4863" w14:textId="77777777" w:rsidR="001269F4" w:rsidRPr="00F51E0C" w:rsidRDefault="001269F4">
            <w:pPr>
              <w:pStyle w:val="ListParagraph"/>
              <w:spacing w:after="160" w:line="256" w:lineRule="auto"/>
              <w:ind w:left="1080"/>
              <w:rPr>
                <w:lang w:val="fr-CA"/>
              </w:rPr>
            </w:pPr>
          </w:p>
        </w:tc>
        <w:tc>
          <w:tcPr>
            <w:tcW w:w="2193" w:type="dxa"/>
            <w:tcBorders>
              <w:top w:val="single" w:sz="4" w:space="0" w:color="auto"/>
              <w:left w:val="single" w:sz="4" w:space="0" w:color="auto"/>
              <w:bottom w:val="single" w:sz="4" w:space="0" w:color="auto"/>
              <w:right w:val="single" w:sz="4" w:space="0" w:color="auto"/>
            </w:tcBorders>
          </w:tcPr>
          <w:p w14:paraId="0248E4B2" w14:textId="77777777" w:rsidR="001269F4" w:rsidRPr="00F51E0C" w:rsidRDefault="001269F4">
            <w:pPr>
              <w:pStyle w:val="ListParagraph"/>
              <w:spacing w:after="160" w:line="256" w:lineRule="auto"/>
              <w:ind w:left="1080"/>
              <w:rPr>
                <w:lang w:val="fr-CA"/>
              </w:rPr>
            </w:pPr>
          </w:p>
        </w:tc>
        <w:tc>
          <w:tcPr>
            <w:tcW w:w="2242" w:type="dxa"/>
            <w:gridSpan w:val="2"/>
            <w:tcBorders>
              <w:top w:val="single" w:sz="4" w:space="0" w:color="auto"/>
              <w:left w:val="single" w:sz="4" w:space="0" w:color="auto"/>
              <w:bottom w:val="single" w:sz="4" w:space="0" w:color="auto"/>
              <w:right w:val="single" w:sz="4" w:space="0" w:color="auto"/>
            </w:tcBorders>
          </w:tcPr>
          <w:p w14:paraId="417A3544" w14:textId="77777777" w:rsidR="001269F4" w:rsidRPr="00F51E0C" w:rsidRDefault="001269F4">
            <w:pPr>
              <w:pStyle w:val="ListParagraph"/>
              <w:spacing w:after="160" w:line="256" w:lineRule="auto"/>
              <w:ind w:left="1080"/>
              <w:rPr>
                <w:lang w:val="fr-CA"/>
              </w:rPr>
            </w:pPr>
          </w:p>
        </w:tc>
      </w:tr>
      <w:tr w:rsidR="001269F4" w:rsidRPr="00F51E0C" w14:paraId="4AEFC83B" w14:textId="77777777" w:rsidTr="00006B3A">
        <w:trPr>
          <w:trHeight w:val="232"/>
        </w:trPr>
        <w:tc>
          <w:tcPr>
            <w:tcW w:w="0" w:type="auto"/>
            <w:gridSpan w:val="2"/>
            <w:vMerge/>
            <w:tcBorders>
              <w:top w:val="single" w:sz="4" w:space="0" w:color="auto"/>
              <w:left w:val="single" w:sz="4" w:space="0" w:color="auto"/>
              <w:bottom w:val="nil"/>
              <w:right w:val="nil"/>
            </w:tcBorders>
            <w:vAlign w:val="center"/>
            <w:hideMark/>
          </w:tcPr>
          <w:p w14:paraId="08425C82" w14:textId="77777777" w:rsidR="001269F4" w:rsidRPr="00F51E0C" w:rsidRDefault="001269F4">
            <w:pPr>
              <w:rPr>
                <w:lang w:val="fr-CA"/>
              </w:rPr>
            </w:pPr>
          </w:p>
        </w:tc>
        <w:tc>
          <w:tcPr>
            <w:tcW w:w="2194" w:type="dxa"/>
            <w:tcBorders>
              <w:top w:val="nil"/>
              <w:left w:val="nil"/>
              <w:bottom w:val="nil"/>
              <w:right w:val="nil"/>
            </w:tcBorders>
            <w:hideMark/>
          </w:tcPr>
          <w:p w14:paraId="74E38BA4" w14:textId="45E1F87C" w:rsidR="001269F4" w:rsidRPr="00F51E0C" w:rsidRDefault="001269F4" w:rsidP="000F19FA">
            <w:pPr>
              <w:spacing w:after="160" w:line="256" w:lineRule="auto"/>
              <w:jc w:val="center"/>
              <w:rPr>
                <w:sz w:val="18"/>
                <w:szCs w:val="18"/>
                <w:lang w:val="fr-CA"/>
              </w:rPr>
            </w:pPr>
            <w:proofErr w:type="spellStart"/>
            <w:r w:rsidRPr="00F51E0C">
              <w:rPr>
                <w:sz w:val="18"/>
                <w:szCs w:val="18"/>
                <w:lang w:val="fr-CA"/>
              </w:rPr>
              <w:t>Year</w:t>
            </w:r>
            <w:proofErr w:type="spellEnd"/>
          </w:p>
        </w:tc>
        <w:tc>
          <w:tcPr>
            <w:tcW w:w="2193" w:type="dxa"/>
            <w:tcBorders>
              <w:top w:val="nil"/>
              <w:left w:val="nil"/>
              <w:bottom w:val="nil"/>
              <w:right w:val="nil"/>
            </w:tcBorders>
            <w:hideMark/>
          </w:tcPr>
          <w:p w14:paraId="5870F70E" w14:textId="58046846" w:rsidR="001269F4" w:rsidRPr="00F51E0C" w:rsidRDefault="001269F4" w:rsidP="000F19FA">
            <w:pPr>
              <w:spacing w:after="160" w:line="256" w:lineRule="auto"/>
              <w:jc w:val="center"/>
              <w:rPr>
                <w:sz w:val="18"/>
                <w:szCs w:val="18"/>
                <w:lang w:val="fr-CA"/>
              </w:rPr>
            </w:pPr>
            <w:proofErr w:type="spellStart"/>
            <w:r w:rsidRPr="00F51E0C">
              <w:rPr>
                <w:sz w:val="18"/>
                <w:szCs w:val="18"/>
                <w:lang w:val="fr-CA"/>
              </w:rPr>
              <w:t>Month</w:t>
            </w:r>
            <w:proofErr w:type="spellEnd"/>
          </w:p>
        </w:tc>
        <w:tc>
          <w:tcPr>
            <w:tcW w:w="2242" w:type="dxa"/>
            <w:gridSpan w:val="2"/>
            <w:tcBorders>
              <w:top w:val="nil"/>
              <w:left w:val="nil"/>
              <w:bottom w:val="nil"/>
              <w:right w:val="single" w:sz="4" w:space="0" w:color="auto"/>
            </w:tcBorders>
            <w:hideMark/>
          </w:tcPr>
          <w:p w14:paraId="00C2C442" w14:textId="3DEC7838" w:rsidR="001269F4" w:rsidRPr="00F51E0C" w:rsidRDefault="001269F4" w:rsidP="000F19FA">
            <w:pPr>
              <w:spacing w:after="160" w:line="256" w:lineRule="auto"/>
              <w:jc w:val="center"/>
              <w:rPr>
                <w:sz w:val="18"/>
                <w:szCs w:val="18"/>
                <w:lang w:val="fr-CA"/>
              </w:rPr>
            </w:pPr>
            <w:r w:rsidRPr="00F51E0C">
              <w:rPr>
                <w:sz w:val="18"/>
                <w:szCs w:val="18"/>
                <w:lang w:val="fr-CA"/>
              </w:rPr>
              <w:t>Day</w:t>
            </w:r>
          </w:p>
        </w:tc>
      </w:tr>
      <w:tr w:rsidR="001269F4" w:rsidRPr="00F51E0C" w14:paraId="6F865B7B" w14:textId="77777777" w:rsidTr="00006B3A">
        <w:tc>
          <w:tcPr>
            <w:tcW w:w="1460"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20854D6A" w14:textId="0272D054" w:rsidR="001269F4" w:rsidRPr="00F51E0C" w:rsidRDefault="001269F4" w:rsidP="00006B3A">
            <w:pPr>
              <w:pStyle w:val="ListParagraph"/>
              <w:ind w:left="0"/>
            </w:pPr>
            <w:r w:rsidRPr="00F51E0C">
              <w:t>S</w:t>
            </w:r>
            <w:r w:rsidR="00006B3A" w:rsidRPr="00F51E0C">
              <w:t>tep</w:t>
            </w:r>
          </w:p>
        </w:tc>
        <w:tc>
          <w:tcPr>
            <w:tcW w:w="6117" w:type="dxa"/>
            <w:gridSpan w:val="4"/>
            <w:tcBorders>
              <w:top w:val="single" w:sz="4" w:space="0" w:color="auto"/>
              <w:left w:val="single" w:sz="4" w:space="0" w:color="auto"/>
              <w:bottom w:val="single" w:sz="4" w:space="0" w:color="auto"/>
              <w:right w:val="single" w:sz="4" w:space="0" w:color="auto"/>
            </w:tcBorders>
            <w:shd w:val="clear" w:color="auto" w:fill="EEECE1" w:themeFill="background2"/>
            <w:hideMark/>
          </w:tcPr>
          <w:p w14:paraId="34F7A9E2" w14:textId="77777777" w:rsidR="001269F4" w:rsidRPr="00F51E0C" w:rsidRDefault="001269F4">
            <w:pPr>
              <w:pStyle w:val="ListParagraph"/>
              <w:ind w:left="0"/>
            </w:pPr>
            <w:r w:rsidRPr="00F51E0C">
              <w:t>Description</w:t>
            </w:r>
          </w:p>
        </w:tc>
        <w:tc>
          <w:tcPr>
            <w:tcW w:w="1773"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C3D1CCB" w14:textId="41B5A794" w:rsidR="00BD0338" w:rsidRPr="00F51E0C" w:rsidRDefault="001269F4">
            <w:pPr>
              <w:pStyle w:val="ListParagraph"/>
              <w:ind w:left="0"/>
            </w:pPr>
            <w:r w:rsidRPr="00F51E0C">
              <w:t>Completion</w:t>
            </w:r>
          </w:p>
        </w:tc>
      </w:tr>
      <w:tr w:rsidR="001E0E29" w:rsidRPr="00F51E0C" w14:paraId="69104866" w14:textId="77777777" w:rsidTr="00346ACE">
        <w:trPr>
          <w:trHeight w:val="2262"/>
          <w:hidden/>
        </w:trPr>
        <w:tc>
          <w:tcPr>
            <w:tcW w:w="1460" w:type="dxa"/>
            <w:tcBorders>
              <w:top w:val="single" w:sz="4" w:space="0" w:color="auto"/>
              <w:left w:val="single" w:sz="4" w:space="0" w:color="auto"/>
              <w:bottom w:val="single" w:sz="4" w:space="0" w:color="auto"/>
              <w:right w:val="single" w:sz="4" w:space="0" w:color="auto"/>
            </w:tcBorders>
            <w:hideMark/>
          </w:tcPr>
          <w:p w14:paraId="77F528BF" w14:textId="77777777" w:rsidR="001E0E29" w:rsidRPr="00F51E0C" w:rsidRDefault="001E0E29" w:rsidP="001E0E29">
            <w:pPr>
              <w:pStyle w:val="ListParagraph"/>
              <w:numPr>
                <w:ilvl w:val="0"/>
                <w:numId w:val="27"/>
              </w:numPr>
              <w:ind w:left="0" w:firstLine="0"/>
              <w:rPr>
                <w:vanish/>
              </w:rPr>
            </w:pPr>
          </w:p>
          <w:p w14:paraId="2C84A1BE" w14:textId="77777777" w:rsidR="001E0E29" w:rsidRPr="00F51E0C" w:rsidRDefault="001E0E29" w:rsidP="001E0E29">
            <w:pPr>
              <w:pStyle w:val="ListParagraph"/>
              <w:numPr>
                <w:ilvl w:val="0"/>
                <w:numId w:val="27"/>
              </w:numPr>
              <w:ind w:left="0" w:firstLine="0"/>
              <w:rPr>
                <w:vanish/>
              </w:rPr>
            </w:pPr>
          </w:p>
          <w:p w14:paraId="171A5CF4" w14:textId="77777777" w:rsidR="001E0E29" w:rsidRPr="00F51E0C" w:rsidRDefault="001E0E29" w:rsidP="001E0E29">
            <w:pPr>
              <w:pStyle w:val="ListParagraph"/>
              <w:numPr>
                <w:ilvl w:val="0"/>
                <w:numId w:val="27"/>
              </w:numPr>
              <w:ind w:left="0" w:firstLine="0"/>
              <w:rPr>
                <w:vanish/>
              </w:rPr>
            </w:pPr>
          </w:p>
          <w:p w14:paraId="0D05DA09" w14:textId="77777777" w:rsidR="001E0E29" w:rsidRPr="00F51E0C" w:rsidRDefault="001E0E29" w:rsidP="001E0E29">
            <w:pPr>
              <w:pStyle w:val="ListParagraph"/>
              <w:numPr>
                <w:ilvl w:val="0"/>
                <w:numId w:val="27"/>
              </w:numPr>
              <w:ind w:left="0" w:firstLine="0"/>
              <w:rPr>
                <w:vanish/>
              </w:rPr>
            </w:pPr>
          </w:p>
          <w:p w14:paraId="3673789D" w14:textId="77777777" w:rsidR="001E0E29" w:rsidRPr="00F51E0C" w:rsidRDefault="001E0E29" w:rsidP="001E0E29">
            <w:pPr>
              <w:pStyle w:val="ListParagraph"/>
              <w:numPr>
                <w:ilvl w:val="0"/>
                <w:numId w:val="27"/>
              </w:numPr>
              <w:ind w:left="0" w:firstLine="0"/>
              <w:rPr>
                <w:vanish/>
              </w:rPr>
            </w:pPr>
          </w:p>
          <w:p w14:paraId="10705F52" w14:textId="66B9BCC5" w:rsidR="001E0E29" w:rsidRPr="00F51E0C" w:rsidRDefault="001E0E29" w:rsidP="001E0E29">
            <w:pPr>
              <w:pStyle w:val="ListParagraph"/>
              <w:numPr>
                <w:ilvl w:val="1"/>
                <w:numId w:val="27"/>
              </w:numPr>
              <w:ind w:left="0" w:firstLine="0"/>
            </w:pPr>
          </w:p>
        </w:tc>
        <w:tc>
          <w:tcPr>
            <w:tcW w:w="6117" w:type="dxa"/>
            <w:gridSpan w:val="4"/>
            <w:tcBorders>
              <w:top w:val="single" w:sz="4" w:space="0" w:color="auto"/>
              <w:left w:val="single" w:sz="4" w:space="0" w:color="auto"/>
              <w:bottom w:val="single" w:sz="4" w:space="0" w:color="auto"/>
              <w:right w:val="single" w:sz="4" w:space="0" w:color="auto"/>
            </w:tcBorders>
          </w:tcPr>
          <w:p w14:paraId="0CC38E82" w14:textId="77777777" w:rsidR="001E0E29" w:rsidRDefault="001E0E29" w:rsidP="001E0E29">
            <w:pPr>
              <w:pStyle w:val="ListParagraph"/>
              <w:ind w:left="0"/>
            </w:pPr>
            <w:r>
              <w:t>a) Remove the pelican case from the gondola</w:t>
            </w:r>
          </w:p>
          <w:p w14:paraId="453EC24E" w14:textId="77777777" w:rsidR="001E0E29" w:rsidRDefault="001E0E29" w:rsidP="001E0E29">
            <w:pPr>
              <w:pStyle w:val="ListParagraph"/>
              <w:ind w:left="0"/>
            </w:pPr>
            <w:r>
              <w:t>b) Visually confirm whether the vents on the side of the case have been breached and note their condition. Regardless of the condition of the vents, proceed with the following.</w:t>
            </w:r>
          </w:p>
          <w:p w14:paraId="13B10334" w14:textId="77777777" w:rsidR="001E0E29" w:rsidRDefault="001E0E29" w:rsidP="001E0E29">
            <w:pPr>
              <w:pStyle w:val="ListParagraph"/>
              <w:ind w:left="0"/>
            </w:pPr>
            <w:r>
              <w:t>c) Open the pelican case and visually confirm that no mud or water has breached the interior of the pelican case. Small amounts of mud are acceptable. Note any dirt or damage on the recovery documentation page provided.</w:t>
            </w:r>
          </w:p>
          <w:p w14:paraId="08D4A5B4" w14:textId="77777777" w:rsidR="001E0E29" w:rsidRDefault="001E0E29" w:rsidP="001E0E29">
            <w:pPr>
              <w:pStyle w:val="ListParagraph"/>
              <w:ind w:left="0"/>
            </w:pPr>
            <w:r>
              <w:t>d) Confirm the sampling chambers are closed and secured to the pelican case. Note on the provided recovery documentation sheet.</w:t>
            </w:r>
          </w:p>
          <w:p w14:paraId="60E5ACA0" w14:textId="77777777" w:rsidR="001E0E29" w:rsidRDefault="001E0E29" w:rsidP="001E0E29">
            <w:pPr>
              <w:pStyle w:val="ListParagraph"/>
              <w:ind w:left="0"/>
            </w:pPr>
            <w:r>
              <w:t>e) Remove each chamber using the screw driver provided and place and seal in the provided containers.</w:t>
            </w:r>
          </w:p>
          <w:p w14:paraId="661C65D7" w14:textId="77777777" w:rsidR="001E0E29" w:rsidRDefault="001E0E29" w:rsidP="001E0E29">
            <w:pPr>
              <w:pStyle w:val="ListParagraph"/>
              <w:ind w:left="0"/>
            </w:pPr>
            <w:r>
              <w:lastRenderedPageBreak/>
              <w:t>f) Write the label seen on the top of the chamber on the container you store the chamber in.</w:t>
            </w:r>
          </w:p>
          <w:p w14:paraId="764746FF" w14:textId="77777777" w:rsidR="001E0E29" w:rsidRDefault="001E0E29" w:rsidP="001E0E29">
            <w:pPr>
              <w:pStyle w:val="ListParagraph"/>
              <w:ind w:left="0"/>
            </w:pPr>
            <w:r>
              <w:t>g) Immediately place the contained chambers in the provided cooler with dry ice.</w:t>
            </w:r>
          </w:p>
          <w:p w14:paraId="101357EA" w14:textId="7B473849" w:rsidR="001E0E29" w:rsidRPr="001E0E29" w:rsidRDefault="001E0E29" w:rsidP="001E0E29">
            <w:pPr>
              <w:pStyle w:val="ListParagraph"/>
              <w:ind w:left="0"/>
            </w:pPr>
            <w:r w:rsidRPr="001E0E29">
              <w:t xml:space="preserve">h) Deliver the cooler to the provided address as soon as possible </w:t>
            </w:r>
          </w:p>
        </w:tc>
        <w:tc>
          <w:tcPr>
            <w:tcW w:w="1773" w:type="dxa"/>
            <w:tcBorders>
              <w:top w:val="single" w:sz="4" w:space="0" w:color="auto"/>
              <w:left w:val="single" w:sz="4" w:space="0" w:color="auto"/>
              <w:bottom w:val="single" w:sz="4" w:space="0" w:color="auto"/>
              <w:right w:val="single" w:sz="4" w:space="0" w:color="auto"/>
            </w:tcBorders>
            <w:vAlign w:val="center"/>
          </w:tcPr>
          <w:p w14:paraId="248D81B9" w14:textId="77777777" w:rsidR="001E0E29" w:rsidRPr="00866BF1" w:rsidRDefault="001E0E29" w:rsidP="001E0E29">
            <w:pPr>
              <w:pStyle w:val="ListParagraph"/>
              <w:ind w:left="0"/>
              <w:jc w:val="center"/>
              <w:rPr>
                <w:lang w:val="en-CA"/>
              </w:rPr>
            </w:pPr>
          </w:p>
          <w:p w14:paraId="555B8B9E" w14:textId="7CDF7B63" w:rsidR="001E0E29" w:rsidRPr="00F51E0C" w:rsidRDefault="001E0E29" w:rsidP="001E0E29">
            <w:pPr>
              <w:pStyle w:val="ListParagraph"/>
              <w:ind w:left="0"/>
              <w:jc w:val="center"/>
            </w:pPr>
            <w:r w:rsidRPr="00F51E0C">
              <w:t>___________</w:t>
            </w:r>
          </w:p>
          <w:p w14:paraId="29A22F16" w14:textId="4573202D" w:rsidR="001E0E29" w:rsidRPr="00F51E0C" w:rsidRDefault="001E0E29" w:rsidP="001E0E29">
            <w:pPr>
              <w:pStyle w:val="ListParagraph"/>
              <w:ind w:left="0"/>
              <w:jc w:val="center"/>
            </w:pPr>
            <w:r w:rsidRPr="00F51E0C">
              <w:t>Time</w:t>
            </w:r>
          </w:p>
          <w:p w14:paraId="4BD6C81D" w14:textId="1C657E60" w:rsidR="001E0E29" w:rsidRPr="00F51E0C" w:rsidRDefault="001E0E29" w:rsidP="001E0E29">
            <w:pPr>
              <w:pStyle w:val="ListParagraph"/>
              <w:ind w:left="0"/>
              <w:jc w:val="center"/>
            </w:pPr>
          </w:p>
          <w:p w14:paraId="7CADE4D1" w14:textId="418F11EF" w:rsidR="001E0E29" w:rsidRPr="00F51E0C" w:rsidRDefault="001E0E29" w:rsidP="001E0E29">
            <w:pPr>
              <w:pStyle w:val="ListParagraph"/>
              <w:ind w:left="0"/>
              <w:jc w:val="center"/>
            </w:pPr>
          </w:p>
          <w:p w14:paraId="28AFE54D" w14:textId="190412F7" w:rsidR="001E0E29" w:rsidRPr="00F51E0C" w:rsidRDefault="001E0E29" w:rsidP="001E0E29">
            <w:pPr>
              <w:pStyle w:val="ListParagraph"/>
              <w:ind w:left="0"/>
              <w:jc w:val="center"/>
            </w:pPr>
            <w:r w:rsidRPr="00F51E0C">
              <w:t>___________</w:t>
            </w:r>
          </w:p>
          <w:p w14:paraId="4172B82C" w14:textId="7932739D" w:rsidR="001E0E29" w:rsidRPr="00F51E0C" w:rsidRDefault="001E0E29" w:rsidP="001E0E29">
            <w:pPr>
              <w:pStyle w:val="ListParagraph"/>
              <w:ind w:left="0"/>
              <w:jc w:val="center"/>
            </w:pPr>
            <w:r w:rsidRPr="00F51E0C">
              <w:t>Initials</w:t>
            </w:r>
          </w:p>
        </w:tc>
      </w:tr>
      <w:tr w:rsidR="001E0E29" w14:paraId="7910500F" w14:textId="77777777" w:rsidTr="007A1A6F">
        <w:trPr>
          <w:trHeight w:val="1125"/>
          <w:hidden/>
        </w:trPr>
        <w:tc>
          <w:tcPr>
            <w:tcW w:w="1460" w:type="dxa"/>
            <w:tcBorders>
              <w:top w:val="single" w:sz="4" w:space="0" w:color="auto"/>
              <w:left w:val="single" w:sz="4" w:space="0" w:color="auto"/>
              <w:bottom w:val="single" w:sz="4" w:space="0" w:color="auto"/>
              <w:right w:val="single" w:sz="4" w:space="0" w:color="auto"/>
            </w:tcBorders>
          </w:tcPr>
          <w:p w14:paraId="320CF9C5" w14:textId="77777777" w:rsidR="001E0E29" w:rsidRPr="00F51E0C" w:rsidRDefault="001E0E29" w:rsidP="001E0E29">
            <w:pPr>
              <w:pStyle w:val="ListParagraph"/>
              <w:numPr>
                <w:ilvl w:val="1"/>
                <w:numId w:val="27"/>
              </w:numPr>
              <w:ind w:left="0" w:firstLine="0"/>
              <w:rPr>
                <w:vanish/>
              </w:rPr>
            </w:pPr>
          </w:p>
        </w:tc>
        <w:tc>
          <w:tcPr>
            <w:tcW w:w="6117" w:type="dxa"/>
            <w:gridSpan w:val="4"/>
            <w:tcBorders>
              <w:top w:val="single" w:sz="4" w:space="0" w:color="auto"/>
              <w:left w:val="single" w:sz="4" w:space="0" w:color="auto"/>
              <w:bottom w:val="single" w:sz="4" w:space="0" w:color="auto"/>
              <w:right w:val="single" w:sz="4" w:space="0" w:color="auto"/>
            </w:tcBorders>
          </w:tcPr>
          <w:p w14:paraId="7EF92BFA" w14:textId="77777777" w:rsidR="001E0E29" w:rsidRDefault="001E0E29" w:rsidP="001E0E29">
            <w:pPr>
              <w:pStyle w:val="ListParagraph"/>
              <w:ind w:left="0"/>
            </w:pPr>
            <w:r>
              <w:t>a) Open the electronics housing once the pelican case has been opened.</w:t>
            </w:r>
          </w:p>
          <w:p w14:paraId="381915CC" w14:textId="77777777" w:rsidR="001E0E29" w:rsidRDefault="001E0E29" w:rsidP="001E0E29">
            <w:pPr>
              <w:pStyle w:val="ListParagraph"/>
              <w:ind w:left="0"/>
            </w:pPr>
            <w:r>
              <w:t>b) Remove the S.D. card and store in the provided sealable bag.</w:t>
            </w:r>
          </w:p>
          <w:p w14:paraId="36D6D35B" w14:textId="3566163E" w:rsidR="001E0E29" w:rsidRPr="007A1A6F" w:rsidRDefault="001E0E29" w:rsidP="001E0E29">
            <w:pPr>
              <w:pStyle w:val="ListParagraph"/>
              <w:spacing w:before="100" w:beforeAutospacing="1" w:after="100" w:afterAutospacing="1"/>
              <w:ind w:left="0"/>
            </w:pPr>
            <w:r>
              <w:t>c) Close the pelican case and deliver both the pelican case and the S.D. card along with the cooler as soon as possible.</w:t>
            </w:r>
          </w:p>
        </w:tc>
        <w:tc>
          <w:tcPr>
            <w:tcW w:w="1773" w:type="dxa"/>
            <w:tcBorders>
              <w:top w:val="single" w:sz="4" w:space="0" w:color="auto"/>
              <w:left w:val="single" w:sz="4" w:space="0" w:color="auto"/>
              <w:bottom w:val="single" w:sz="4" w:space="0" w:color="auto"/>
              <w:right w:val="single" w:sz="4" w:space="0" w:color="auto"/>
            </w:tcBorders>
            <w:vAlign w:val="center"/>
          </w:tcPr>
          <w:p w14:paraId="4C24D002" w14:textId="77777777" w:rsidR="001E0E29" w:rsidRPr="001E0E29" w:rsidRDefault="001E0E29" w:rsidP="001E0E29">
            <w:pPr>
              <w:pStyle w:val="ListParagraph"/>
              <w:ind w:left="0"/>
              <w:jc w:val="center"/>
              <w:rPr>
                <w:lang w:val="en-CA"/>
              </w:rPr>
            </w:pPr>
          </w:p>
          <w:p w14:paraId="79529421" w14:textId="77777777" w:rsidR="001E0E29" w:rsidRPr="00F51E0C" w:rsidRDefault="001E0E29" w:rsidP="001E0E29">
            <w:pPr>
              <w:pStyle w:val="ListParagraph"/>
              <w:ind w:left="0"/>
              <w:jc w:val="center"/>
            </w:pPr>
            <w:r w:rsidRPr="00F51E0C">
              <w:t>___________</w:t>
            </w:r>
          </w:p>
          <w:p w14:paraId="7009A840" w14:textId="77777777" w:rsidR="001E0E29" w:rsidRPr="00F51E0C" w:rsidRDefault="001E0E29" w:rsidP="001E0E29">
            <w:pPr>
              <w:pStyle w:val="ListParagraph"/>
              <w:ind w:left="0"/>
              <w:jc w:val="center"/>
            </w:pPr>
            <w:r w:rsidRPr="00F51E0C">
              <w:t>Time</w:t>
            </w:r>
          </w:p>
          <w:p w14:paraId="3D889F9A" w14:textId="77777777" w:rsidR="001E0E29" w:rsidRPr="00F51E0C" w:rsidRDefault="001E0E29" w:rsidP="001E0E29">
            <w:pPr>
              <w:pStyle w:val="ListParagraph"/>
              <w:ind w:left="0"/>
              <w:jc w:val="center"/>
            </w:pPr>
          </w:p>
          <w:p w14:paraId="3D5FB6A1" w14:textId="77777777" w:rsidR="001E0E29" w:rsidRPr="00F51E0C" w:rsidRDefault="001E0E29" w:rsidP="001E0E29">
            <w:pPr>
              <w:pStyle w:val="ListParagraph"/>
              <w:ind w:left="0"/>
              <w:jc w:val="center"/>
            </w:pPr>
          </w:p>
          <w:p w14:paraId="1BEE169B" w14:textId="77777777" w:rsidR="001E0E29" w:rsidRPr="00F51E0C" w:rsidRDefault="001E0E29" w:rsidP="001E0E29">
            <w:pPr>
              <w:pStyle w:val="ListParagraph"/>
              <w:ind w:left="0"/>
              <w:jc w:val="center"/>
            </w:pPr>
            <w:r w:rsidRPr="00F51E0C">
              <w:t>___________</w:t>
            </w:r>
          </w:p>
          <w:p w14:paraId="6A772D43" w14:textId="17E6032A" w:rsidR="001E0E29" w:rsidRDefault="001E0E29" w:rsidP="001E0E29">
            <w:pPr>
              <w:pStyle w:val="ListParagraph"/>
              <w:ind w:left="0"/>
              <w:jc w:val="center"/>
            </w:pPr>
            <w:r w:rsidRPr="00F51E0C">
              <w:t>Initials</w:t>
            </w:r>
          </w:p>
        </w:tc>
      </w:tr>
    </w:tbl>
    <w:p w14:paraId="30B657C8" w14:textId="7E50B0EC" w:rsidR="001269F4" w:rsidRDefault="001269F4" w:rsidP="006D5C8E"/>
    <w:p w14:paraId="78A0476A" w14:textId="34FF50EA" w:rsidR="006D30E6" w:rsidRDefault="006D30E6" w:rsidP="006D5C8E"/>
    <w:p w14:paraId="1B87A09D" w14:textId="213D5F95" w:rsidR="006D30E6" w:rsidRDefault="006D30E6" w:rsidP="006D5C8E"/>
    <w:sectPr w:rsidR="006D30E6" w:rsidSect="000337F6">
      <w:pgSz w:w="12240" w:h="15840"/>
      <w:pgMar w:top="1440" w:right="1440" w:bottom="1350"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Nassouri, Mouhannad (ASC/CSA)" w:date="2019-07-19T18:42:00Z" w:initials="NM">
    <w:p w14:paraId="39011AAF" w14:textId="31AC9852" w:rsidR="00B61F1C" w:rsidRDefault="00B61F1C" w:rsidP="00136668">
      <w:pPr>
        <w:pStyle w:val="CommentText"/>
        <w:numPr>
          <w:ilvl w:val="0"/>
          <w:numId w:val="46"/>
        </w:numPr>
      </w:pPr>
      <w:r>
        <w:rPr>
          <w:rStyle w:val="CommentReference"/>
        </w:rPr>
        <w:annotationRef/>
      </w:r>
      <w:r>
        <w:t>Please provide a real pictures of the components ad the technical sheets if available with dimensions.</w:t>
      </w:r>
    </w:p>
    <w:p w14:paraId="455C5DBA" w14:textId="74A802B1" w:rsidR="00B61F1C" w:rsidRDefault="00B61F1C" w:rsidP="00136668">
      <w:pPr>
        <w:pStyle w:val="CommentText"/>
        <w:numPr>
          <w:ilvl w:val="0"/>
          <w:numId w:val="46"/>
        </w:numPr>
      </w:pPr>
      <w:r>
        <w:t xml:space="preserve"> Is there a fan in the payload?</w:t>
      </w:r>
    </w:p>
    <w:p w14:paraId="0114C76A" w14:textId="083CA18B" w:rsidR="00B61F1C" w:rsidRDefault="00B61F1C" w:rsidP="00136668">
      <w:pPr>
        <w:pStyle w:val="CommentText"/>
        <w:numPr>
          <w:ilvl w:val="0"/>
          <w:numId w:val="46"/>
        </w:numPr>
      </w:pPr>
      <w:r>
        <w:t xml:space="preserve"> How the actuators work (when </w:t>
      </w:r>
      <w:r w:rsidRPr="00987D9C">
        <w:rPr>
          <w:color w:val="000000" w:themeColor="text1"/>
        </w:rPr>
        <w:t>sampling chambers</w:t>
      </w:r>
      <w:r>
        <w:t xml:space="preserve"> open, closes and how “manually, automatically”?)?</w:t>
      </w:r>
    </w:p>
  </w:comment>
  <w:comment w:id="28" w:author="Soucy, Yvan (ASC/CSA)" w:date="2019-07-18T19:54:00Z" w:initials="SY(">
    <w:p w14:paraId="5641A65C" w14:textId="77777777" w:rsidR="00B61F1C" w:rsidRDefault="00B61F1C" w:rsidP="00987D9C">
      <w:pPr>
        <w:pStyle w:val="CommentText"/>
      </w:pPr>
      <w:r>
        <w:rPr>
          <w:rStyle w:val="CommentReference"/>
        </w:rPr>
        <w:annotationRef/>
      </w:r>
      <w:r>
        <w:t>Not sure where is the 5</w:t>
      </w:r>
      <w:r w:rsidRPr="00D35047">
        <w:rPr>
          <w:vertAlign w:val="superscript"/>
        </w:rPr>
        <w:t>th</w:t>
      </w:r>
      <w:r>
        <w:t xml:space="preserve"> chamber in the layout!</w:t>
      </w:r>
    </w:p>
  </w:comment>
  <w:comment w:id="31" w:author="Soucy, Yvan (ASC/CSA)" w:date="2019-07-18T19:56:00Z" w:initials="SY(">
    <w:p w14:paraId="5E6ED178" w14:textId="77777777" w:rsidR="00B61F1C" w:rsidRDefault="00B61F1C" w:rsidP="003912E3">
      <w:pPr>
        <w:pStyle w:val="CommentText"/>
      </w:pPr>
      <w:r>
        <w:rPr>
          <w:rStyle w:val="CommentReference"/>
        </w:rPr>
        <w:annotationRef/>
      </w:r>
      <w:r>
        <w:t>There seems to be an inconsistency in term of the number sample chambers compared to Fig. 4-1.</w:t>
      </w:r>
    </w:p>
    <w:p w14:paraId="5C66DCCE" w14:textId="77777777" w:rsidR="00B61F1C" w:rsidRDefault="00B61F1C" w:rsidP="003912E3">
      <w:pPr>
        <w:pStyle w:val="CommentText"/>
      </w:pPr>
      <w:r>
        <w:t>This might not affect much the position of the COM however1</w:t>
      </w:r>
    </w:p>
  </w:comment>
  <w:comment w:id="35" w:author="Nassouri, Mouhannad (ASC/CSA)" w:date="2019-07-19T19:04:00Z" w:initials="NM">
    <w:p w14:paraId="638F9958" w14:textId="0CFC8959" w:rsidR="00B61F1C" w:rsidRDefault="00B61F1C">
      <w:pPr>
        <w:pStyle w:val="CommentText"/>
      </w:pPr>
      <w:r>
        <w:rPr>
          <w:rStyle w:val="CommentReference"/>
        </w:rPr>
        <w:annotationRef/>
      </w:r>
      <w:r>
        <w:t>How the payload components are mounted together (</w:t>
      </w:r>
      <w:r w:rsidRPr="00936E72">
        <w:t>sampling chambers</w:t>
      </w:r>
      <w:r>
        <w:t>, actuators, etc.)?</w:t>
      </w:r>
    </w:p>
  </w:comment>
  <w:comment w:id="78" w:author="Nassouri, Mouhannad (ASC/CSA)" w:date="2019-07-19T18:59:00Z" w:initials="NM">
    <w:p w14:paraId="2C93DF4C" w14:textId="47955032" w:rsidR="00B61F1C" w:rsidRDefault="00B61F1C">
      <w:pPr>
        <w:pStyle w:val="CommentText"/>
      </w:pPr>
      <w:r>
        <w:rPr>
          <w:rStyle w:val="CommentReference"/>
        </w:rPr>
        <w:annotationRef/>
      </w:r>
      <w:r>
        <w:t>Worst case scenario: what would happen if the heater never turn off?</w:t>
      </w:r>
    </w:p>
  </w:comment>
  <w:comment w:id="79" w:author="Nassouri, Mouhannad (ASC/CSA)" w:date="2019-07-19T18:56:00Z" w:initials="NM">
    <w:p w14:paraId="7EC41686" w14:textId="069A1914" w:rsidR="00B61F1C" w:rsidRDefault="00B61F1C">
      <w:pPr>
        <w:pStyle w:val="CommentText"/>
      </w:pPr>
      <w:r>
        <w:rPr>
          <w:rStyle w:val="CommentReference"/>
        </w:rPr>
        <w:annotationRef/>
      </w:r>
      <w:r>
        <w:t>What is the temperature value to turn on the heater?</w:t>
      </w:r>
    </w:p>
  </w:comment>
  <w:comment w:id="80" w:author="Soucy, Yvan (ASC/CSA)" w:date="2019-07-18T20:18:00Z" w:initials="SY(">
    <w:p w14:paraId="4F0BA449" w14:textId="77777777" w:rsidR="00B61F1C" w:rsidRDefault="00B61F1C" w:rsidP="00CD29B7">
      <w:pPr>
        <w:pStyle w:val="CommentText"/>
      </w:pPr>
      <w:r>
        <w:rPr>
          <w:rStyle w:val="CommentReference"/>
        </w:rPr>
        <w:annotationRef/>
      </w:r>
      <w:r>
        <w:t>I assume the turn off time controlled by the temperature measured by the thermistors. Is this the case?</w:t>
      </w:r>
    </w:p>
  </w:comment>
  <w:comment w:id="81" w:author="Nassouri, Mouhannad (ASC/CSA)" w:date="2019-07-19T18:57:00Z" w:initials="NM">
    <w:p w14:paraId="6A1089CD" w14:textId="00031917" w:rsidR="00B61F1C" w:rsidRDefault="00B61F1C">
      <w:pPr>
        <w:pStyle w:val="CommentText"/>
      </w:pPr>
      <w:r>
        <w:rPr>
          <w:rStyle w:val="CommentReference"/>
        </w:rPr>
        <w:annotationRef/>
      </w:r>
      <w:r>
        <w:t>Please provide test results when it is done.</w:t>
      </w:r>
    </w:p>
  </w:comment>
  <w:comment w:id="131" w:author="Nassouri, Mouhannad (ASC/CSA)" w:date="2019-07-19T19:02:00Z" w:initials="NM">
    <w:p w14:paraId="0F5C9982" w14:textId="69F12F93" w:rsidR="00B61F1C" w:rsidRDefault="00B61F1C">
      <w:pPr>
        <w:pStyle w:val="CommentText"/>
      </w:pPr>
      <w:r>
        <w:rPr>
          <w:rStyle w:val="CommentReference"/>
        </w:rPr>
        <w:annotationRef/>
      </w:r>
      <w:r w:rsidRPr="00936E72">
        <w:t>Hazard sheets has to be filled out.</w:t>
      </w:r>
    </w:p>
  </w:comment>
  <w:comment w:id="139" w:author="Soucy, Yvan (ASC/CSA)" w:date="2019-07-18T21:54:00Z" w:initials="SY(">
    <w:p w14:paraId="685F25D8" w14:textId="77777777" w:rsidR="00B61F1C" w:rsidRDefault="00B61F1C" w:rsidP="001E0E29">
      <w:pPr>
        <w:pStyle w:val="CommentText"/>
      </w:pPr>
      <w:r>
        <w:rPr>
          <w:rStyle w:val="CommentReference"/>
        </w:rPr>
        <w:annotationRef/>
      </w:r>
      <w:r>
        <w:t>Since design modified, PC is probably not the proper designation.</w:t>
      </w:r>
    </w:p>
  </w:comment>
  <w:comment w:id="140" w:author="Soucy, Yvan (ASC/CSA)" w:date="2019-07-18T21:57:00Z" w:initials="SY(">
    <w:p w14:paraId="253BCA5A" w14:textId="77777777" w:rsidR="00B61F1C" w:rsidRDefault="00B61F1C" w:rsidP="001E0E29">
      <w:pPr>
        <w:pStyle w:val="CommentText"/>
      </w:pPr>
      <w:r>
        <w:rPr>
          <w:rStyle w:val="CommentReference"/>
        </w:rPr>
        <w:annotationRef/>
      </w:r>
      <w:r>
        <w:t>Because of previous proofs, C might be more appropriate.</w:t>
      </w:r>
    </w:p>
  </w:comment>
  <w:comment w:id="141" w:author="Nassouri, Mouhannad (ASC/CSA)" w:date="2019-07-19T19:16:00Z" w:initials="NM">
    <w:p w14:paraId="2467E303" w14:textId="1568A268" w:rsidR="00B61F1C" w:rsidRDefault="00B61F1C">
      <w:pPr>
        <w:pStyle w:val="CommentText"/>
      </w:pPr>
      <w:r>
        <w:rPr>
          <w:rStyle w:val="CommentReference"/>
        </w:rPr>
        <w:annotationRef/>
      </w:r>
      <w:r>
        <w:t>There is a fan in the payload?</w:t>
      </w:r>
    </w:p>
  </w:comment>
  <w:comment w:id="157" w:author="Nassouri, Mouhannad (ASC/CSA)" w:date="2019-07-19T18:48:00Z" w:initials="NM">
    <w:p w14:paraId="3AF7077E" w14:textId="7DB3D3E1" w:rsidR="00B61F1C" w:rsidRDefault="00B61F1C">
      <w:pPr>
        <w:pStyle w:val="CommentText"/>
      </w:pPr>
      <w:r>
        <w:rPr>
          <w:rStyle w:val="CommentReference"/>
        </w:rPr>
        <w:annotationRef/>
      </w:r>
      <w:r>
        <w:t>Please provide test results</w:t>
      </w:r>
    </w:p>
  </w:comment>
  <w:comment w:id="158" w:author="Nassouri, Mouhannad (ASC/CSA)" w:date="2019-07-19T18:47:00Z" w:initials="NM">
    <w:p w14:paraId="4394CBDB" w14:textId="276B6BB9" w:rsidR="00B61F1C" w:rsidRDefault="00B61F1C">
      <w:pPr>
        <w:pStyle w:val="CommentText"/>
      </w:pPr>
      <w:r>
        <w:rPr>
          <w:rStyle w:val="CommentReference"/>
        </w:rPr>
        <w:annotationRef/>
      </w:r>
      <w:r>
        <w:t>Please provide test results</w:t>
      </w:r>
    </w:p>
  </w:comment>
  <w:comment w:id="163" w:author="Nassouri, Mouhannad (ASC/CSA)" w:date="2019-07-19T18:49:00Z" w:initials="NM">
    <w:p w14:paraId="0FB22AB9" w14:textId="3084C1C6" w:rsidR="00B61F1C" w:rsidRDefault="00B61F1C">
      <w:pPr>
        <w:pStyle w:val="CommentText"/>
      </w:pPr>
      <w:r>
        <w:rPr>
          <w:rStyle w:val="CommentReference"/>
        </w:rPr>
        <w:annotationRef/>
      </w:r>
      <w:r>
        <w:t>Please update the text when all these changes are implemented.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14C76A" w15:done="0"/>
  <w15:commentEx w15:paraId="5641A65C" w15:done="0"/>
  <w15:commentEx w15:paraId="5C66DCCE" w15:done="0"/>
  <w15:commentEx w15:paraId="638F9958" w15:done="0"/>
  <w15:commentEx w15:paraId="2C93DF4C" w15:done="0"/>
  <w15:commentEx w15:paraId="7EC41686" w15:done="0"/>
  <w15:commentEx w15:paraId="4F0BA449" w15:done="0"/>
  <w15:commentEx w15:paraId="6A1089CD" w15:done="0"/>
  <w15:commentEx w15:paraId="0F5C9982" w15:done="0"/>
  <w15:commentEx w15:paraId="685F25D8" w15:done="0"/>
  <w15:commentEx w15:paraId="253BCA5A" w15:done="0"/>
  <w15:commentEx w15:paraId="2467E303" w15:done="0"/>
  <w15:commentEx w15:paraId="3AF7077E" w15:done="0"/>
  <w15:commentEx w15:paraId="4394CBDB" w15:done="0"/>
  <w15:commentEx w15:paraId="0FB22AB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5CAC1F" w14:textId="77777777" w:rsidR="005B2A8F" w:rsidRDefault="005B2A8F" w:rsidP="007A6F4F">
      <w:r>
        <w:separator/>
      </w:r>
    </w:p>
  </w:endnote>
  <w:endnote w:type="continuationSeparator" w:id="0">
    <w:p w14:paraId="1AF3FDEA" w14:textId="77777777" w:rsidR="005B2A8F" w:rsidRDefault="005B2A8F" w:rsidP="007A6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Univers (W1)">
    <w:altName w:val="Arial"/>
    <w:panose1 w:val="00000000000000000000"/>
    <w:charset w:val="00"/>
    <w:family w:val="swiss"/>
    <w:notTrueType/>
    <w:pitch w:val="variable"/>
    <w:sig w:usb0="00000003" w:usb1="00000000" w:usb2="0000000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DDC27E" w14:textId="77777777" w:rsidR="00B61F1C" w:rsidRDefault="00B61F1C" w:rsidP="007A6F4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7B43ED" w14:textId="77777777" w:rsidR="00B61F1C" w:rsidRDefault="00B61F1C" w:rsidP="007A6F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D3AB3" w14:textId="7E6BF11D" w:rsidR="00B61F1C" w:rsidRPr="007E77BF" w:rsidRDefault="00B61F1C" w:rsidP="007E77BF">
    <w:pPr>
      <w:pStyle w:val="Footer"/>
      <w:rPr>
        <w:rFonts w:ascii="Arial" w:hAnsi="Arial" w:cs="Arial"/>
        <w:sz w:val="20"/>
        <w:szCs w:val="16"/>
      </w:rPr>
    </w:pPr>
    <w:r w:rsidRPr="007E77BF">
      <w:rPr>
        <w:rFonts w:ascii="Arial" w:hAnsi="Arial" w:cs="Arial"/>
        <w:sz w:val="20"/>
        <w:szCs w:val="16"/>
      </w:rPr>
      <w:t>CSA-SMA-FORM-0001 Rev IR – 2019-03-</w:t>
    </w:r>
    <w:r>
      <w:rPr>
        <w:rFonts w:ascii="Arial" w:hAnsi="Arial" w:cs="Arial"/>
        <w:sz w:val="20"/>
        <w:szCs w:val="16"/>
      </w:rPr>
      <w:t>14</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C4E80" w14:textId="77777777" w:rsidR="00B61F1C" w:rsidRDefault="00B61F1C" w:rsidP="007A6F4F">
    <w:pPr>
      <w:pStyle w:val="Footer"/>
      <w:jc w:val="right"/>
    </w:pPr>
    <w:r>
      <w:tab/>
      <w:t xml:space="preserve">Page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C584C" w14:textId="44910BAB" w:rsidR="00B61F1C" w:rsidRPr="00586447" w:rsidRDefault="00B61F1C" w:rsidP="007A6F4F">
    <w:pPr>
      <w:pStyle w:val="Footer"/>
    </w:pPr>
    <w:r w:rsidRPr="00586447">
      <w:rPr>
        <w:snapToGrid w:val="0"/>
      </w:rPr>
      <w:tab/>
      <w:t xml:space="preserve">Page </w:t>
    </w:r>
    <w:r>
      <w:rPr>
        <w:rStyle w:val="PageNumber"/>
        <w:sz w:val="16"/>
      </w:rPr>
      <w:fldChar w:fldCharType="begin"/>
    </w:r>
    <w:r w:rsidRPr="00586447">
      <w:rPr>
        <w:rStyle w:val="PageNumber"/>
        <w:sz w:val="16"/>
      </w:rPr>
      <w:instrText xml:space="preserve"> PAGE </w:instrText>
    </w:r>
    <w:r>
      <w:rPr>
        <w:rStyle w:val="PageNumber"/>
        <w:sz w:val="16"/>
      </w:rPr>
      <w:fldChar w:fldCharType="separate"/>
    </w:r>
    <w:r w:rsidR="000E0B19">
      <w:rPr>
        <w:rStyle w:val="PageNumber"/>
        <w:noProof/>
        <w:sz w:val="16"/>
      </w:rPr>
      <w:t>21</w:t>
    </w:r>
    <w:r>
      <w:rPr>
        <w:rStyle w:val="PageNumbe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D8F54" w14:textId="77777777" w:rsidR="005B2A8F" w:rsidRDefault="005B2A8F" w:rsidP="007A6F4F">
      <w:r>
        <w:separator/>
      </w:r>
    </w:p>
  </w:footnote>
  <w:footnote w:type="continuationSeparator" w:id="0">
    <w:p w14:paraId="4543D262" w14:textId="77777777" w:rsidR="005B2A8F" w:rsidRDefault="005B2A8F" w:rsidP="007A6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1317D" w14:textId="72CE9232" w:rsidR="00B61F1C" w:rsidRPr="00994858" w:rsidRDefault="00B61F1C" w:rsidP="007A6F4F">
    <w:pPr>
      <w:pStyle w:val="Header"/>
    </w:pPr>
    <w:r w:rsidRPr="00995D68">
      <w:rPr>
        <w:noProof/>
        <w:lang w:val="fr-CA" w:eastAsia="fr-CA"/>
      </w:rPr>
      <w:drawing>
        <wp:inline distT="0" distB="0" distL="0" distR="0" wp14:anchorId="33748A1F" wp14:editId="00590983">
          <wp:extent cx="664210" cy="664210"/>
          <wp:effectExtent l="0" t="0" r="2540" b="2540"/>
          <wp:docPr id="5" name="Picture 5" descr="https://jwst-docs.stsci.edu/download/thumbnails/15237223/Csa-asc_logo.png?version=6&amp;modificationDate=149073276591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wst-docs.stsci.edu/download/thumbnails/15237223/Csa-asc_logo.png?version=6&amp;modificationDate=1490732765910&amp;api=v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inline>
      </w:drawing>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4F01" w14:textId="77777777" w:rsidR="00B61F1C" w:rsidRPr="00D82DFF" w:rsidRDefault="00B61F1C" w:rsidP="007A6F4F">
    <w:pPr>
      <w:pStyle w:val="Header"/>
      <w:rPr>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4C2954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19294B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6089F5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53A05AC"/>
    <w:lvl w:ilvl="0">
      <w:start w:val="1"/>
      <w:numFmt w:val="decimal"/>
      <w:pStyle w:val="ListNumber2"/>
      <w:lvlText w:val="%1)"/>
      <w:lvlJc w:val="left"/>
      <w:pPr>
        <w:tabs>
          <w:tab w:val="num" w:pos="360"/>
        </w:tabs>
        <w:ind w:left="360" w:hanging="360"/>
      </w:pPr>
    </w:lvl>
  </w:abstractNum>
  <w:abstractNum w:abstractNumId="4" w15:restartNumberingAfterBreak="0">
    <w:nsid w:val="FFFFFF80"/>
    <w:multiLevelType w:val="singleLevel"/>
    <w:tmpl w:val="CA6289B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F0219B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0A64D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F461224"/>
    <w:lvl w:ilvl="0">
      <w:start w:val="1"/>
      <w:numFmt w:val="bullet"/>
      <w:pStyle w:val="ListBullet2"/>
      <w:lvlText w:val=""/>
      <w:lvlJc w:val="left"/>
      <w:pPr>
        <w:tabs>
          <w:tab w:val="num" w:pos="720"/>
        </w:tabs>
        <w:ind w:left="567" w:hanging="207"/>
      </w:pPr>
      <w:rPr>
        <w:rFonts w:ascii="Symbol" w:hAnsi="Symbol" w:hint="default"/>
      </w:rPr>
    </w:lvl>
  </w:abstractNum>
  <w:abstractNum w:abstractNumId="8" w15:restartNumberingAfterBreak="0">
    <w:nsid w:val="FFFFFF88"/>
    <w:multiLevelType w:val="singleLevel"/>
    <w:tmpl w:val="E8D00C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45E8EE8"/>
    <w:lvl w:ilvl="0">
      <w:start w:val="1"/>
      <w:numFmt w:val="bullet"/>
      <w:pStyle w:val="ListBullet"/>
      <w:lvlText w:val="-"/>
      <w:lvlJc w:val="left"/>
      <w:pPr>
        <w:tabs>
          <w:tab w:val="num" w:pos="720"/>
        </w:tabs>
        <w:ind w:left="567" w:hanging="207"/>
      </w:pPr>
      <w:rPr>
        <w:rFonts w:ascii="Times New Roman" w:hAnsi="Times New Roman" w:hint="default"/>
      </w:rPr>
    </w:lvl>
  </w:abstractNum>
  <w:abstractNum w:abstractNumId="10" w15:restartNumberingAfterBreak="0">
    <w:nsid w:val="004C0091"/>
    <w:multiLevelType w:val="hybridMultilevel"/>
    <w:tmpl w:val="D07A6B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043429"/>
    <w:multiLevelType w:val="multilevel"/>
    <w:tmpl w:val="C3D41E2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008"/>
        </w:tabs>
        <w:ind w:left="1008" w:hanging="576"/>
      </w:pPr>
      <w:rPr>
        <w:rFonts w:hint="default"/>
      </w:rPr>
    </w:lvl>
    <w:lvl w:ilvl="2">
      <w:start w:val="1"/>
      <w:numFmt w:val="decimal"/>
      <w:pStyle w:val="DIDHeading3"/>
      <w:lvlText w:val="%1.%2.%3"/>
      <w:lvlJc w:val="left"/>
      <w:pPr>
        <w:tabs>
          <w:tab w:val="num" w:pos="1728"/>
        </w:tabs>
        <w:ind w:left="172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1D440B9"/>
    <w:multiLevelType w:val="multilevel"/>
    <w:tmpl w:val="DF8238E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imesNewRomanPSMT" w:hAnsi="TimesNewRomanPSMT" w:cs="TimesNewRomanPSMT"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9009F6"/>
    <w:multiLevelType w:val="hybridMultilevel"/>
    <w:tmpl w:val="2B34F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EB754A"/>
    <w:multiLevelType w:val="hybridMultilevel"/>
    <w:tmpl w:val="98D00410"/>
    <w:lvl w:ilvl="0" w:tplc="AB963196">
      <w:start w:val="1"/>
      <w:numFmt w:val="decimal"/>
      <w:lvlText w:val="%1."/>
      <w:lvlJc w:val="left"/>
      <w:pPr>
        <w:tabs>
          <w:tab w:val="num" w:pos="360"/>
        </w:tabs>
        <w:ind w:left="360" w:hanging="360"/>
      </w:pPr>
      <w:rPr>
        <w:rFonts w:hint="default"/>
      </w:rPr>
    </w:lvl>
    <w:lvl w:ilvl="1" w:tplc="25DA97E8">
      <w:start w:val="1"/>
      <w:numFmt w:val="lowerLetter"/>
      <w:lvlText w:val="%2)"/>
      <w:lvlJc w:val="left"/>
      <w:pPr>
        <w:tabs>
          <w:tab w:val="num" w:pos="360"/>
        </w:tabs>
        <w:ind w:left="360" w:hanging="360"/>
      </w:pPr>
      <w:rPr>
        <w:rFonts w:hint="default"/>
      </w:rPr>
    </w:lvl>
    <w:lvl w:ilvl="2" w:tplc="1C1EFE62">
      <w:start w:val="1"/>
      <w:numFmt w:val="lowerLetter"/>
      <w:pStyle w:val="Tablelettered"/>
      <w:lvlText w:val="%3)"/>
      <w:lvlJc w:val="left"/>
      <w:pPr>
        <w:tabs>
          <w:tab w:val="num" w:pos="360"/>
        </w:tabs>
        <w:ind w:left="36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0BAE42CA"/>
    <w:multiLevelType w:val="hybridMultilevel"/>
    <w:tmpl w:val="A61604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5D3EDB"/>
    <w:multiLevelType w:val="hybridMultilevel"/>
    <w:tmpl w:val="4ACE173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12AA255A"/>
    <w:multiLevelType w:val="hybridMultilevel"/>
    <w:tmpl w:val="D624CCF2"/>
    <w:lvl w:ilvl="0" w:tplc="1009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8" w15:restartNumberingAfterBreak="0">
    <w:nsid w:val="14E7159E"/>
    <w:multiLevelType w:val="hybridMultilevel"/>
    <w:tmpl w:val="2654ED82"/>
    <w:lvl w:ilvl="0" w:tplc="8E863092">
      <w:numFmt w:val="bullet"/>
      <w:lvlText w:val=""/>
      <w:lvlJc w:val="left"/>
      <w:pPr>
        <w:ind w:left="360" w:hanging="360"/>
      </w:pPr>
      <w:rPr>
        <w:rFonts w:ascii="Symbol" w:eastAsia="Times New Roman" w:hAnsi="Symbo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1EFC654F"/>
    <w:multiLevelType w:val="multilevel"/>
    <w:tmpl w:val="10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20" w15:restartNumberingAfterBreak="0">
    <w:nsid w:val="22500A61"/>
    <w:multiLevelType w:val="hybridMultilevel"/>
    <w:tmpl w:val="07F49B80"/>
    <w:lvl w:ilvl="0" w:tplc="E66E9DDA">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4321A7"/>
    <w:multiLevelType w:val="hybridMultilevel"/>
    <w:tmpl w:val="7056034A"/>
    <w:lvl w:ilvl="0" w:tplc="1009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2" w15:restartNumberingAfterBreak="0">
    <w:nsid w:val="289A5B10"/>
    <w:multiLevelType w:val="multilevel"/>
    <w:tmpl w:val="20AA6A20"/>
    <w:lvl w:ilvl="0">
      <w:start w:val="1"/>
      <w:numFmt w:val="decimal"/>
      <w:pStyle w:val="Heading1"/>
      <w:lvlText w:val="%1"/>
      <w:lvlJc w:val="left"/>
      <w:pPr>
        <w:tabs>
          <w:tab w:val="num" w:pos="510"/>
        </w:tabs>
        <w:ind w:left="510" w:hanging="510"/>
      </w:pPr>
      <w:rPr>
        <w:rFonts w:hint="default"/>
      </w:rPr>
    </w:lvl>
    <w:lvl w:ilvl="1">
      <w:start w:val="1"/>
      <w:numFmt w:val="decimal"/>
      <w:pStyle w:val="Heading2"/>
      <w:lvlText w:val="%1.%2"/>
      <w:lvlJc w:val="left"/>
      <w:pPr>
        <w:tabs>
          <w:tab w:val="num" w:pos="576"/>
        </w:tabs>
        <w:ind w:left="576" w:hanging="576"/>
      </w:pPr>
      <w:rPr>
        <w:rFonts w:hint="default"/>
        <w:b/>
      </w:rPr>
    </w:lvl>
    <w:lvl w:ilvl="2">
      <w:start w:val="1"/>
      <w:numFmt w:val="decimal"/>
      <w:pStyle w:val="Heading3"/>
      <w:lvlText w:val="%1.%2.%3"/>
      <w:lvlJc w:val="left"/>
      <w:pPr>
        <w:tabs>
          <w:tab w:val="num" w:pos="2751"/>
        </w:tabs>
        <w:ind w:left="2751" w:hanging="907"/>
      </w:pPr>
      <w:rPr>
        <w:rFonts w:hint="default"/>
      </w:rPr>
    </w:lvl>
    <w:lvl w:ilvl="3">
      <w:start w:val="1"/>
      <w:numFmt w:val="decimal"/>
      <w:pStyle w:val="Heading4"/>
      <w:lvlText w:val="%1.%2.%3.%4"/>
      <w:lvlJc w:val="left"/>
      <w:pPr>
        <w:tabs>
          <w:tab w:val="num" w:pos="1021"/>
        </w:tabs>
        <w:ind w:left="1021" w:hanging="1021"/>
      </w:pPr>
      <w:rPr>
        <w:rFonts w:ascii="Arial" w:hAnsi="Arial" w:hint="default"/>
        <w:color w:val="000000"/>
        <w:sz w:val="24"/>
      </w:rPr>
    </w:lvl>
    <w:lvl w:ilvl="4">
      <w:start w:val="1"/>
      <w:numFmt w:val="decimal"/>
      <w:pStyle w:val="Heading5"/>
      <w:lvlText w:val="%1.%2.%3.%4.%5"/>
      <w:lvlJc w:val="left"/>
      <w:pPr>
        <w:tabs>
          <w:tab w:val="num" w:pos="1440"/>
        </w:tabs>
        <w:ind w:left="1038" w:hanging="1038"/>
      </w:pPr>
      <w:rPr>
        <w:rFonts w:hint="default"/>
      </w:rPr>
    </w:lvl>
    <w:lvl w:ilvl="5">
      <w:start w:val="1"/>
      <w:numFmt w:val="upperLetter"/>
      <w:pStyle w:val="Heading6"/>
      <w:lvlText w:val="Appendix %6  "/>
      <w:lvlJc w:val="left"/>
      <w:pPr>
        <w:tabs>
          <w:tab w:val="num" w:pos="2160"/>
        </w:tabs>
        <w:ind w:left="432" w:hanging="432"/>
      </w:pPr>
      <w:rPr>
        <w:rFonts w:hint="default"/>
        <w:sz w:val="40"/>
      </w:rPr>
    </w:lvl>
    <w:lvl w:ilvl="6">
      <w:start w:val="1"/>
      <w:numFmt w:val="decimal"/>
      <w:pStyle w:val="Heading7"/>
      <w:lvlText w:val="%6.%7"/>
      <w:lvlJc w:val="left"/>
      <w:pPr>
        <w:tabs>
          <w:tab w:val="num" w:pos="504"/>
        </w:tabs>
        <w:ind w:left="504" w:hanging="504"/>
      </w:pPr>
      <w:rPr>
        <w:rFonts w:ascii="Arial" w:hAnsi="Arial" w:cs="Arial" w:hint="default"/>
        <w:lang w:val="fr-CA"/>
      </w:rPr>
    </w:lvl>
    <w:lvl w:ilvl="7">
      <w:start w:val="1"/>
      <w:numFmt w:val="decimal"/>
      <w:pStyle w:val="Heading8"/>
      <w:lvlText w:val="%6.%7.%8"/>
      <w:lvlJc w:val="left"/>
      <w:pPr>
        <w:tabs>
          <w:tab w:val="num" w:pos="720"/>
        </w:tabs>
        <w:ind w:left="720" w:hanging="720"/>
      </w:pPr>
      <w:rPr>
        <w:rFonts w:hint="default"/>
      </w:rPr>
    </w:lvl>
    <w:lvl w:ilvl="8">
      <w:start w:val="1"/>
      <w:numFmt w:val="decimal"/>
      <w:pStyle w:val="Heading9"/>
      <w:lvlText w:val="%6.%7.%8.%9"/>
      <w:lvlJc w:val="left"/>
      <w:pPr>
        <w:tabs>
          <w:tab w:val="num" w:pos="1080"/>
        </w:tabs>
        <w:ind w:left="720" w:hanging="720"/>
      </w:pPr>
      <w:rPr>
        <w:rFonts w:hint="default"/>
      </w:rPr>
    </w:lvl>
  </w:abstractNum>
  <w:abstractNum w:abstractNumId="23" w15:restartNumberingAfterBreak="0">
    <w:nsid w:val="2DF07A4F"/>
    <w:multiLevelType w:val="hybridMultilevel"/>
    <w:tmpl w:val="CBE6F5B6"/>
    <w:lvl w:ilvl="0" w:tplc="BB5C395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156106"/>
    <w:multiLevelType w:val="multilevel"/>
    <w:tmpl w:val="3E28FC6E"/>
    <w:styleLink w:val="Requirements"/>
    <w:lvl w:ilvl="0">
      <w:start w:val="1"/>
      <w:numFmt w:val="decimal"/>
      <w:lvlText w:val="(Safety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66B783D"/>
    <w:multiLevelType w:val="hybridMultilevel"/>
    <w:tmpl w:val="0FD6D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B9E6B15"/>
    <w:multiLevelType w:val="hybridMultilevel"/>
    <w:tmpl w:val="BAC2315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15:restartNumberingAfterBreak="0">
    <w:nsid w:val="40716D67"/>
    <w:multiLevelType w:val="hybridMultilevel"/>
    <w:tmpl w:val="A74A2ADE"/>
    <w:lvl w:ilvl="0" w:tplc="BD829D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3D75CAB"/>
    <w:multiLevelType w:val="multilevel"/>
    <w:tmpl w:val="0B806C44"/>
    <w:lvl w:ilvl="0">
      <w:start w:val="1"/>
      <w:numFmt w:val="decimal"/>
      <w:pStyle w:val="DIDHeading1"/>
      <w:lvlText w:val="%1"/>
      <w:lvlJc w:val="left"/>
      <w:pPr>
        <w:tabs>
          <w:tab w:val="num" w:pos="360"/>
        </w:tabs>
        <w:ind w:left="360" w:hanging="360"/>
      </w:pPr>
      <w:rPr>
        <w:rFonts w:hint="default"/>
      </w:rPr>
    </w:lvl>
    <w:lvl w:ilvl="1">
      <w:start w:val="1"/>
      <w:numFmt w:val="decimal"/>
      <w:pStyle w:val="DIDHeading2"/>
      <w:lvlText w:val="%1.%2"/>
      <w:lvlJc w:val="left"/>
      <w:pPr>
        <w:tabs>
          <w:tab w:val="num" w:pos="1008"/>
        </w:tabs>
        <w:ind w:left="1008" w:hanging="648"/>
      </w:pPr>
      <w:rPr>
        <w:rFonts w:hint="default"/>
      </w:rPr>
    </w:lvl>
    <w:lvl w:ilvl="2">
      <w:start w:val="1"/>
      <w:numFmt w:val="decimal"/>
      <w:pStyle w:val="OEDIDheader1"/>
      <w:lvlText w:val="%1.%2.%3"/>
      <w:lvlJc w:val="left"/>
      <w:pPr>
        <w:tabs>
          <w:tab w:val="num" w:pos="1728"/>
        </w:tabs>
        <w:ind w:left="172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5922F0C"/>
    <w:multiLevelType w:val="multilevel"/>
    <w:tmpl w:val="57A25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BB5D2F"/>
    <w:multiLevelType w:val="hybridMultilevel"/>
    <w:tmpl w:val="3688764E"/>
    <w:lvl w:ilvl="0" w:tplc="8E863092">
      <w:numFmt w:val="bullet"/>
      <w:lvlText w:val=""/>
      <w:lvlJc w:val="left"/>
      <w:pPr>
        <w:ind w:left="720" w:hanging="360"/>
      </w:pPr>
      <w:rPr>
        <w:rFonts w:ascii="Symbol" w:eastAsia="Times New Roman" w:hAnsi="Symbo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6AE39D8"/>
    <w:multiLevelType w:val="hybridMultilevel"/>
    <w:tmpl w:val="63B6A6CE"/>
    <w:lvl w:ilvl="0" w:tplc="633EB36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15:restartNumberingAfterBreak="0">
    <w:nsid w:val="49EC2119"/>
    <w:multiLevelType w:val="hybridMultilevel"/>
    <w:tmpl w:val="DE248F70"/>
    <w:lvl w:ilvl="0" w:tplc="285A84DA">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200A1E"/>
    <w:multiLevelType w:val="hybridMultilevel"/>
    <w:tmpl w:val="61F6B0CC"/>
    <w:lvl w:ilvl="0" w:tplc="17D0FB2E">
      <w:start w:val="1"/>
      <w:numFmt w:val="upperRoman"/>
      <w:pStyle w:val="ANNEXE"/>
      <w:lvlText w:val="ANNEXE %1"/>
      <w:lvlJc w:val="left"/>
      <w:pPr>
        <w:tabs>
          <w:tab w:val="num" w:pos="1134"/>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4" w15:restartNumberingAfterBreak="0">
    <w:nsid w:val="528E6464"/>
    <w:multiLevelType w:val="multilevel"/>
    <w:tmpl w:val="C6B45A1A"/>
    <w:lvl w:ilvl="0">
      <w:start w:val="1"/>
      <w:numFmt w:val="lowerLetter"/>
      <w:pStyle w:val="multilist"/>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lowerRoman"/>
      <w:lvlText w:val="%3)"/>
      <w:lvlJc w:val="left"/>
      <w:pPr>
        <w:tabs>
          <w:tab w:val="num" w:pos="144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360" w:firstLine="1080"/>
      </w:pPr>
    </w:lvl>
    <w:lvl w:ilvl="5">
      <w:start w:val="1"/>
      <w:numFmt w:val="lowerRoman"/>
      <w:lvlText w:val="(%6)"/>
      <w:lvlJc w:val="left"/>
      <w:pPr>
        <w:tabs>
          <w:tab w:val="num" w:pos="252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600"/>
        </w:tabs>
        <w:ind w:left="3240" w:hanging="360"/>
      </w:pPr>
    </w:lvl>
  </w:abstractNum>
  <w:abstractNum w:abstractNumId="35" w15:restartNumberingAfterBreak="0">
    <w:nsid w:val="535B1C48"/>
    <w:multiLevelType w:val="multilevel"/>
    <w:tmpl w:val="57A25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062FE8"/>
    <w:multiLevelType w:val="hybridMultilevel"/>
    <w:tmpl w:val="1EDE729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7" w15:restartNumberingAfterBreak="0">
    <w:nsid w:val="5B5D3991"/>
    <w:multiLevelType w:val="hybridMultilevel"/>
    <w:tmpl w:val="CF9631B0"/>
    <w:lvl w:ilvl="0" w:tplc="8E863092">
      <w:numFmt w:val="bullet"/>
      <w:lvlText w:val=""/>
      <w:lvlJc w:val="left"/>
      <w:pPr>
        <w:ind w:left="360" w:hanging="360"/>
      </w:pPr>
      <w:rPr>
        <w:rFonts w:ascii="Symbol" w:eastAsia="Times New Roman" w:hAnsi="Symbo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8" w15:restartNumberingAfterBreak="0">
    <w:nsid w:val="64740AAD"/>
    <w:multiLevelType w:val="hybridMultilevel"/>
    <w:tmpl w:val="4434D3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8666B2A"/>
    <w:multiLevelType w:val="hybridMultilevel"/>
    <w:tmpl w:val="DE1ED686"/>
    <w:lvl w:ilvl="0" w:tplc="7682FD3E">
      <w:start w:val="1"/>
      <w:numFmt w:val="decimal"/>
      <w:lvlText w:val="%1-"/>
      <w:lvlJc w:val="left"/>
      <w:pPr>
        <w:ind w:left="720" w:hanging="360"/>
      </w:pPr>
      <w:rPr>
        <w:rFonts w:ascii="Times New Roman" w:eastAsia="Times New Roman" w:hAnsi="Times New Roman" w:cs="Times New Roman"/>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694973C3"/>
    <w:multiLevelType w:val="hybridMultilevel"/>
    <w:tmpl w:val="6AACCF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156EC"/>
    <w:multiLevelType w:val="hybridMultilevel"/>
    <w:tmpl w:val="DED08A48"/>
    <w:lvl w:ilvl="0" w:tplc="4320A43E">
      <w:start w:val="31"/>
      <w:numFmt w:val="bullet"/>
      <w:lvlText w:val="-"/>
      <w:lvlJc w:val="left"/>
      <w:pPr>
        <w:tabs>
          <w:tab w:val="num" w:pos="360"/>
        </w:tabs>
        <w:ind w:left="360" w:hanging="360"/>
      </w:pPr>
      <w:rPr>
        <w:rFonts w:ascii="Arial" w:eastAsia="Times New Roman" w:hAnsi="Arial" w:cs="Times New Roman" w:hint="default"/>
      </w:rPr>
    </w:lvl>
    <w:lvl w:ilvl="1" w:tplc="040C0003">
      <w:start w:val="1"/>
      <w:numFmt w:val="bullet"/>
      <w:lvlText w:val="o"/>
      <w:lvlJc w:val="left"/>
      <w:pPr>
        <w:tabs>
          <w:tab w:val="num" w:pos="1080"/>
        </w:tabs>
        <w:ind w:left="1080" w:hanging="360"/>
      </w:pPr>
      <w:rPr>
        <w:rFonts w:ascii="Courier New" w:hAnsi="Courier New" w:cs="Times New Roman"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cs="Times New Roman"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cs="Times New Roman"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72032CEA"/>
    <w:multiLevelType w:val="hybridMultilevel"/>
    <w:tmpl w:val="922E590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3" w15:restartNumberingAfterBreak="0">
    <w:nsid w:val="76141BD1"/>
    <w:multiLevelType w:val="hybridMultilevel"/>
    <w:tmpl w:val="F2D67B52"/>
    <w:lvl w:ilvl="0" w:tplc="D3F044F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4" w15:restartNumberingAfterBreak="0">
    <w:nsid w:val="7AC35E10"/>
    <w:multiLevelType w:val="singleLevel"/>
    <w:tmpl w:val="02886670"/>
    <w:lvl w:ilvl="0">
      <w:start w:val="1"/>
      <w:numFmt w:val="decimal"/>
      <w:pStyle w:val="Tablenbrd"/>
      <w:lvlText w:val="%1."/>
      <w:lvlJc w:val="right"/>
      <w:pPr>
        <w:tabs>
          <w:tab w:val="num" w:pos="360"/>
        </w:tabs>
        <w:ind w:left="360" w:hanging="72"/>
      </w:pPr>
    </w:lvl>
  </w:abstractNum>
  <w:abstractNum w:abstractNumId="45" w15:restartNumberingAfterBreak="0">
    <w:nsid w:val="7B165469"/>
    <w:multiLevelType w:val="hybridMultilevel"/>
    <w:tmpl w:val="E1FC2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8"/>
  </w:num>
  <w:num w:numId="4">
    <w:abstractNumId w:val="3"/>
  </w:num>
  <w:num w:numId="5">
    <w:abstractNumId w:val="1"/>
  </w:num>
  <w:num w:numId="6">
    <w:abstractNumId w:val="2"/>
  </w:num>
  <w:num w:numId="7">
    <w:abstractNumId w:val="0"/>
  </w:num>
  <w:num w:numId="8">
    <w:abstractNumId w:val="6"/>
  </w:num>
  <w:num w:numId="9">
    <w:abstractNumId w:val="5"/>
  </w:num>
  <w:num w:numId="10">
    <w:abstractNumId w:val="4"/>
  </w:num>
  <w:num w:numId="11">
    <w:abstractNumId w:val="44"/>
  </w:num>
  <w:num w:numId="12">
    <w:abstractNumId w:val="22"/>
  </w:num>
  <w:num w:numId="13">
    <w:abstractNumId w:val="14"/>
  </w:num>
  <w:num w:numId="14">
    <w:abstractNumId w:val="28"/>
  </w:num>
  <w:num w:numId="15">
    <w:abstractNumId w:val="11"/>
  </w:num>
  <w:num w:numId="16">
    <w:abstractNumId w:val="34"/>
  </w:num>
  <w:num w:numId="17">
    <w:abstractNumId w:val="33"/>
    <w:lvlOverride w:ilvl="0">
      <w:startOverride w:val="1"/>
    </w:lvlOverride>
  </w:num>
  <w:num w:numId="18">
    <w:abstractNumId w:val="24"/>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1"/>
  </w:num>
  <w:num w:numId="21">
    <w:abstractNumId w:val="38"/>
  </w:num>
  <w:num w:numId="22">
    <w:abstractNumId w:val="13"/>
  </w:num>
  <w:num w:numId="23">
    <w:abstractNumId w:val="25"/>
  </w:num>
  <w:num w:numId="24">
    <w:abstractNumId w:val="16"/>
  </w:num>
  <w:num w:numId="25">
    <w:abstractNumId w:val="37"/>
  </w:num>
  <w:num w:numId="26">
    <w:abstractNumId w:val="18"/>
  </w:num>
  <w:num w:numId="27">
    <w:abstractNumId w:val="19"/>
  </w:num>
  <w:num w:numId="28">
    <w:abstractNumId w:val="39"/>
  </w:num>
  <w:num w:numId="29">
    <w:abstractNumId w:val="21"/>
  </w:num>
  <w:num w:numId="30">
    <w:abstractNumId w:val="17"/>
  </w:num>
  <w:num w:numId="31">
    <w:abstractNumId w:val="43"/>
  </w:num>
  <w:num w:numId="32">
    <w:abstractNumId w:val="45"/>
  </w:num>
  <w:num w:numId="33">
    <w:abstractNumId w:val="40"/>
  </w:num>
  <w:num w:numId="34">
    <w:abstractNumId w:val="12"/>
  </w:num>
  <w:num w:numId="35">
    <w:abstractNumId w:val="35"/>
  </w:num>
  <w:num w:numId="36">
    <w:abstractNumId w:val="15"/>
  </w:num>
  <w:num w:numId="37">
    <w:abstractNumId w:val="10"/>
  </w:num>
  <w:num w:numId="38">
    <w:abstractNumId w:val="42"/>
  </w:num>
  <w:num w:numId="39">
    <w:abstractNumId w:val="26"/>
  </w:num>
  <w:num w:numId="40">
    <w:abstractNumId w:val="32"/>
  </w:num>
  <w:num w:numId="41">
    <w:abstractNumId w:val="20"/>
  </w:num>
  <w:num w:numId="42">
    <w:abstractNumId w:val="27"/>
  </w:num>
  <w:num w:numId="43">
    <w:abstractNumId w:val="23"/>
  </w:num>
  <w:num w:numId="44">
    <w:abstractNumId w:val="29"/>
  </w:num>
  <w:num w:numId="45">
    <w:abstractNumId w:val="30"/>
  </w:num>
  <w:num w:numId="46">
    <w:abstractNumId w:val="31"/>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assouri, Mouhannad (ASC/CSA)">
    <w15:presenceInfo w15:providerId="None" w15:userId="Nassouri, Mouhannad (ASC/CSA)"/>
  </w15:person>
  <w15:person w15:author="Soucy, Yvan (ASC/CSA)">
    <w15:presenceInfo w15:providerId="AD" w15:userId="S-1-5-21-777207634-1046229261-281947949-2049"/>
  </w15:person>
  <w15:person w15:author="Vincent, Philippe (ASC/CSA)">
    <w15:presenceInfo w15:providerId="AD" w15:userId="S-1-5-21-777207634-1046229261-281947949-276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97"/>
    <w:rsid w:val="00000EC5"/>
    <w:rsid w:val="00002ACF"/>
    <w:rsid w:val="00004E81"/>
    <w:rsid w:val="0000637D"/>
    <w:rsid w:val="00006B3A"/>
    <w:rsid w:val="000074D0"/>
    <w:rsid w:val="00007C07"/>
    <w:rsid w:val="00007D46"/>
    <w:rsid w:val="000106BD"/>
    <w:rsid w:val="000108D7"/>
    <w:rsid w:val="00010E21"/>
    <w:rsid w:val="0001105A"/>
    <w:rsid w:val="00013BC8"/>
    <w:rsid w:val="000151D4"/>
    <w:rsid w:val="0001690F"/>
    <w:rsid w:val="00017D73"/>
    <w:rsid w:val="00021201"/>
    <w:rsid w:val="00022B10"/>
    <w:rsid w:val="00023D70"/>
    <w:rsid w:val="00024CBD"/>
    <w:rsid w:val="00024D50"/>
    <w:rsid w:val="000252D7"/>
    <w:rsid w:val="00025CE1"/>
    <w:rsid w:val="00025DD4"/>
    <w:rsid w:val="00030B9B"/>
    <w:rsid w:val="00030CFB"/>
    <w:rsid w:val="00031D5E"/>
    <w:rsid w:val="000337F6"/>
    <w:rsid w:val="00036A99"/>
    <w:rsid w:val="00040A42"/>
    <w:rsid w:val="00043635"/>
    <w:rsid w:val="00046DDD"/>
    <w:rsid w:val="00050C0E"/>
    <w:rsid w:val="00052F75"/>
    <w:rsid w:val="000531C2"/>
    <w:rsid w:val="00053393"/>
    <w:rsid w:val="000535F3"/>
    <w:rsid w:val="00054CE3"/>
    <w:rsid w:val="00055D8D"/>
    <w:rsid w:val="00057783"/>
    <w:rsid w:val="000630BE"/>
    <w:rsid w:val="00063392"/>
    <w:rsid w:val="00063AE7"/>
    <w:rsid w:val="00063C02"/>
    <w:rsid w:val="000659B5"/>
    <w:rsid w:val="00066781"/>
    <w:rsid w:val="0006717E"/>
    <w:rsid w:val="000702BD"/>
    <w:rsid w:val="00070E4F"/>
    <w:rsid w:val="00076ADF"/>
    <w:rsid w:val="00080859"/>
    <w:rsid w:val="0008222E"/>
    <w:rsid w:val="00082ECA"/>
    <w:rsid w:val="00083ACF"/>
    <w:rsid w:val="00085C45"/>
    <w:rsid w:val="0008736C"/>
    <w:rsid w:val="0009218C"/>
    <w:rsid w:val="0009363D"/>
    <w:rsid w:val="00093B2D"/>
    <w:rsid w:val="00094C6F"/>
    <w:rsid w:val="000958A1"/>
    <w:rsid w:val="00095C48"/>
    <w:rsid w:val="00095D08"/>
    <w:rsid w:val="00096408"/>
    <w:rsid w:val="00096556"/>
    <w:rsid w:val="000A0958"/>
    <w:rsid w:val="000A2202"/>
    <w:rsid w:val="000A323A"/>
    <w:rsid w:val="000A77DC"/>
    <w:rsid w:val="000B13F2"/>
    <w:rsid w:val="000B3D61"/>
    <w:rsid w:val="000B618E"/>
    <w:rsid w:val="000C44BD"/>
    <w:rsid w:val="000C48D6"/>
    <w:rsid w:val="000C4DA7"/>
    <w:rsid w:val="000C5959"/>
    <w:rsid w:val="000C6D18"/>
    <w:rsid w:val="000C7BB4"/>
    <w:rsid w:val="000D049A"/>
    <w:rsid w:val="000D2945"/>
    <w:rsid w:val="000D3373"/>
    <w:rsid w:val="000D4804"/>
    <w:rsid w:val="000D6532"/>
    <w:rsid w:val="000D72CE"/>
    <w:rsid w:val="000E0922"/>
    <w:rsid w:val="000E0B19"/>
    <w:rsid w:val="000E0E71"/>
    <w:rsid w:val="000E2630"/>
    <w:rsid w:val="000E264E"/>
    <w:rsid w:val="000E3CA4"/>
    <w:rsid w:val="000E77D8"/>
    <w:rsid w:val="000F19FA"/>
    <w:rsid w:val="000F2B41"/>
    <w:rsid w:val="000F5C55"/>
    <w:rsid w:val="00100C5A"/>
    <w:rsid w:val="00101A9A"/>
    <w:rsid w:val="0010568E"/>
    <w:rsid w:val="001061F9"/>
    <w:rsid w:val="00111B97"/>
    <w:rsid w:val="001125CF"/>
    <w:rsid w:val="00113490"/>
    <w:rsid w:val="0011722C"/>
    <w:rsid w:val="001173AB"/>
    <w:rsid w:val="00121333"/>
    <w:rsid w:val="0012221A"/>
    <w:rsid w:val="00122BBE"/>
    <w:rsid w:val="001248B2"/>
    <w:rsid w:val="0012582D"/>
    <w:rsid w:val="001269F4"/>
    <w:rsid w:val="001273F1"/>
    <w:rsid w:val="001312CF"/>
    <w:rsid w:val="001336D8"/>
    <w:rsid w:val="00136668"/>
    <w:rsid w:val="00136878"/>
    <w:rsid w:val="00136A1F"/>
    <w:rsid w:val="001374BE"/>
    <w:rsid w:val="00140CB7"/>
    <w:rsid w:val="00141FA1"/>
    <w:rsid w:val="00144CDA"/>
    <w:rsid w:val="00146868"/>
    <w:rsid w:val="001505EC"/>
    <w:rsid w:val="0015104C"/>
    <w:rsid w:val="001528FF"/>
    <w:rsid w:val="0015389D"/>
    <w:rsid w:val="001605C4"/>
    <w:rsid w:val="00163BCD"/>
    <w:rsid w:val="00163DFC"/>
    <w:rsid w:val="00164C61"/>
    <w:rsid w:val="0016609D"/>
    <w:rsid w:val="00166AE2"/>
    <w:rsid w:val="00167121"/>
    <w:rsid w:val="00171CEF"/>
    <w:rsid w:val="0017523B"/>
    <w:rsid w:val="001775B0"/>
    <w:rsid w:val="001775C5"/>
    <w:rsid w:val="00177885"/>
    <w:rsid w:val="00180541"/>
    <w:rsid w:val="00183EF6"/>
    <w:rsid w:val="001844DB"/>
    <w:rsid w:val="00184878"/>
    <w:rsid w:val="00190E1B"/>
    <w:rsid w:val="001916CD"/>
    <w:rsid w:val="001929B4"/>
    <w:rsid w:val="0019324D"/>
    <w:rsid w:val="001A02F7"/>
    <w:rsid w:val="001A0365"/>
    <w:rsid w:val="001A0B6F"/>
    <w:rsid w:val="001A10D4"/>
    <w:rsid w:val="001A2D9C"/>
    <w:rsid w:val="001A3CF8"/>
    <w:rsid w:val="001A4636"/>
    <w:rsid w:val="001A4A16"/>
    <w:rsid w:val="001A5487"/>
    <w:rsid w:val="001B065C"/>
    <w:rsid w:val="001B08D1"/>
    <w:rsid w:val="001B09AB"/>
    <w:rsid w:val="001B191E"/>
    <w:rsid w:val="001B1F3C"/>
    <w:rsid w:val="001B2BF3"/>
    <w:rsid w:val="001B2D0D"/>
    <w:rsid w:val="001B40A2"/>
    <w:rsid w:val="001B4F83"/>
    <w:rsid w:val="001B6078"/>
    <w:rsid w:val="001C402D"/>
    <w:rsid w:val="001C6BD0"/>
    <w:rsid w:val="001D09E8"/>
    <w:rsid w:val="001D15F0"/>
    <w:rsid w:val="001D25D2"/>
    <w:rsid w:val="001D3B40"/>
    <w:rsid w:val="001D6CCF"/>
    <w:rsid w:val="001E0013"/>
    <w:rsid w:val="001E0E29"/>
    <w:rsid w:val="001E1DCB"/>
    <w:rsid w:val="001E3E54"/>
    <w:rsid w:val="001E7121"/>
    <w:rsid w:val="001F001C"/>
    <w:rsid w:val="001F0298"/>
    <w:rsid w:val="001F1A88"/>
    <w:rsid w:val="001F220D"/>
    <w:rsid w:val="001F607E"/>
    <w:rsid w:val="001F6FA3"/>
    <w:rsid w:val="00203CEB"/>
    <w:rsid w:val="002062BC"/>
    <w:rsid w:val="0020631B"/>
    <w:rsid w:val="0020686E"/>
    <w:rsid w:val="00206C99"/>
    <w:rsid w:val="00211053"/>
    <w:rsid w:val="002123BA"/>
    <w:rsid w:val="0021347F"/>
    <w:rsid w:val="00213B4A"/>
    <w:rsid w:val="00215574"/>
    <w:rsid w:val="00215627"/>
    <w:rsid w:val="00217E46"/>
    <w:rsid w:val="00224F0F"/>
    <w:rsid w:val="00224F3F"/>
    <w:rsid w:val="00224F56"/>
    <w:rsid w:val="002272DB"/>
    <w:rsid w:val="00230386"/>
    <w:rsid w:val="0023080F"/>
    <w:rsid w:val="00230F6D"/>
    <w:rsid w:val="00232D44"/>
    <w:rsid w:val="00234820"/>
    <w:rsid w:val="002353BD"/>
    <w:rsid w:val="002354DF"/>
    <w:rsid w:val="0023556F"/>
    <w:rsid w:val="0024110B"/>
    <w:rsid w:val="00244059"/>
    <w:rsid w:val="00245FFD"/>
    <w:rsid w:val="00252733"/>
    <w:rsid w:val="00252C0C"/>
    <w:rsid w:val="00254211"/>
    <w:rsid w:val="002552B4"/>
    <w:rsid w:val="002567DC"/>
    <w:rsid w:val="0026031E"/>
    <w:rsid w:val="00263ED4"/>
    <w:rsid w:val="002642DD"/>
    <w:rsid w:val="002645D9"/>
    <w:rsid w:val="00265CD7"/>
    <w:rsid w:val="002663D4"/>
    <w:rsid w:val="00266C03"/>
    <w:rsid w:val="00267F54"/>
    <w:rsid w:val="002741FD"/>
    <w:rsid w:val="00275840"/>
    <w:rsid w:val="00277642"/>
    <w:rsid w:val="00282779"/>
    <w:rsid w:val="00284A4B"/>
    <w:rsid w:val="00284E78"/>
    <w:rsid w:val="00286478"/>
    <w:rsid w:val="00287ED8"/>
    <w:rsid w:val="00292855"/>
    <w:rsid w:val="002958EC"/>
    <w:rsid w:val="00295C2A"/>
    <w:rsid w:val="002A0EA7"/>
    <w:rsid w:val="002A2DBF"/>
    <w:rsid w:val="002A4BE8"/>
    <w:rsid w:val="002A682E"/>
    <w:rsid w:val="002B002B"/>
    <w:rsid w:val="002B00E5"/>
    <w:rsid w:val="002B3B3D"/>
    <w:rsid w:val="002B4FE1"/>
    <w:rsid w:val="002B70CA"/>
    <w:rsid w:val="002C09FD"/>
    <w:rsid w:val="002C1F1E"/>
    <w:rsid w:val="002C4DF1"/>
    <w:rsid w:val="002C5C1E"/>
    <w:rsid w:val="002D28DB"/>
    <w:rsid w:val="002D5ABD"/>
    <w:rsid w:val="002D6B45"/>
    <w:rsid w:val="002D7C0F"/>
    <w:rsid w:val="002E0114"/>
    <w:rsid w:val="002E070A"/>
    <w:rsid w:val="002E1577"/>
    <w:rsid w:val="002E4EC5"/>
    <w:rsid w:val="002F63A5"/>
    <w:rsid w:val="002F76B9"/>
    <w:rsid w:val="002F7B72"/>
    <w:rsid w:val="003005AF"/>
    <w:rsid w:val="00303025"/>
    <w:rsid w:val="00304B98"/>
    <w:rsid w:val="00307773"/>
    <w:rsid w:val="00307A51"/>
    <w:rsid w:val="00307F3D"/>
    <w:rsid w:val="00311C38"/>
    <w:rsid w:val="003128E7"/>
    <w:rsid w:val="00320AAE"/>
    <w:rsid w:val="003306DF"/>
    <w:rsid w:val="00330BC9"/>
    <w:rsid w:val="003340F6"/>
    <w:rsid w:val="00335454"/>
    <w:rsid w:val="00335774"/>
    <w:rsid w:val="00340CE1"/>
    <w:rsid w:val="003410F7"/>
    <w:rsid w:val="00341C7E"/>
    <w:rsid w:val="0034568B"/>
    <w:rsid w:val="0034674E"/>
    <w:rsid w:val="00346ACE"/>
    <w:rsid w:val="00352801"/>
    <w:rsid w:val="00353DDC"/>
    <w:rsid w:val="003544FF"/>
    <w:rsid w:val="00360DE6"/>
    <w:rsid w:val="003643E1"/>
    <w:rsid w:val="003658D0"/>
    <w:rsid w:val="00366989"/>
    <w:rsid w:val="00367D58"/>
    <w:rsid w:val="00370BFB"/>
    <w:rsid w:val="00370C9E"/>
    <w:rsid w:val="0037125E"/>
    <w:rsid w:val="003754C3"/>
    <w:rsid w:val="00376AF2"/>
    <w:rsid w:val="003863BE"/>
    <w:rsid w:val="00386D4C"/>
    <w:rsid w:val="00387AD5"/>
    <w:rsid w:val="00390381"/>
    <w:rsid w:val="003912E3"/>
    <w:rsid w:val="0039176C"/>
    <w:rsid w:val="0039420B"/>
    <w:rsid w:val="003B1D8C"/>
    <w:rsid w:val="003B5A00"/>
    <w:rsid w:val="003B60FA"/>
    <w:rsid w:val="003C1B89"/>
    <w:rsid w:val="003C3E85"/>
    <w:rsid w:val="003C571F"/>
    <w:rsid w:val="003C5C5D"/>
    <w:rsid w:val="003C6140"/>
    <w:rsid w:val="003C6630"/>
    <w:rsid w:val="003C70FE"/>
    <w:rsid w:val="003C7E9F"/>
    <w:rsid w:val="003D0DFB"/>
    <w:rsid w:val="003D32F8"/>
    <w:rsid w:val="003D5603"/>
    <w:rsid w:val="003D5C88"/>
    <w:rsid w:val="003D7E1E"/>
    <w:rsid w:val="003E060B"/>
    <w:rsid w:val="003E3D5B"/>
    <w:rsid w:val="003E4220"/>
    <w:rsid w:val="003E4A25"/>
    <w:rsid w:val="003E4DE0"/>
    <w:rsid w:val="003E574A"/>
    <w:rsid w:val="003F1094"/>
    <w:rsid w:val="003F4784"/>
    <w:rsid w:val="003F546F"/>
    <w:rsid w:val="003F78C4"/>
    <w:rsid w:val="003F7ADF"/>
    <w:rsid w:val="003F7EE4"/>
    <w:rsid w:val="003F7F61"/>
    <w:rsid w:val="00400A0F"/>
    <w:rsid w:val="004029E1"/>
    <w:rsid w:val="00402D3E"/>
    <w:rsid w:val="00404FAC"/>
    <w:rsid w:val="0041241F"/>
    <w:rsid w:val="0041242E"/>
    <w:rsid w:val="004156DB"/>
    <w:rsid w:val="00416039"/>
    <w:rsid w:val="00416606"/>
    <w:rsid w:val="00420D15"/>
    <w:rsid w:val="00420ED8"/>
    <w:rsid w:val="0042101B"/>
    <w:rsid w:val="00421426"/>
    <w:rsid w:val="00424A28"/>
    <w:rsid w:val="00426157"/>
    <w:rsid w:val="00427A4C"/>
    <w:rsid w:val="00431103"/>
    <w:rsid w:val="00431F1F"/>
    <w:rsid w:val="0043794D"/>
    <w:rsid w:val="004445A9"/>
    <w:rsid w:val="004463A3"/>
    <w:rsid w:val="00446AE1"/>
    <w:rsid w:val="004502F0"/>
    <w:rsid w:val="00452F5E"/>
    <w:rsid w:val="004539EC"/>
    <w:rsid w:val="00456ECA"/>
    <w:rsid w:val="00457F41"/>
    <w:rsid w:val="0046045C"/>
    <w:rsid w:val="00460BDB"/>
    <w:rsid w:val="00461A3C"/>
    <w:rsid w:val="00463A34"/>
    <w:rsid w:val="00465D30"/>
    <w:rsid w:val="004702C8"/>
    <w:rsid w:val="00471B11"/>
    <w:rsid w:val="0047532D"/>
    <w:rsid w:val="0048203A"/>
    <w:rsid w:val="00484036"/>
    <w:rsid w:val="004842C5"/>
    <w:rsid w:val="0048452C"/>
    <w:rsid w:val="00486DA6"/>
    <w:rsid w:val="00487239"/>
    <w:rsid w:val="00487D03"/>
    <w:rsid w:val="00491B6D"/>
    <w:rsid w:val="00492B90"/>
    <w:rsid w:val="00492CD5"/>
    <w:rsid w:val="00493B46"/>
    <w:rsid w:val="0049447F"/>
    <w:rsid w:val="00494D40"/>
    <w:rsid w:val="0049612D"/>
    <w:rsid w:val="00497918"/>
    <w:rsid w:val="004A2C27"/>
    <w:rsid w:val="004A4F68"/>
    <w:rsid w:val="004A54D3"/>
    <w:rsid w:val="004A7776"/>
    <w:rsid w:val="004B02C1"/>
    <w:rsid w:val="004B410F"/>
    <w:rsid w:val="004B5E3E"/>
    <w:rsid w:val="004B7C23"/>
    <w:rsid w:val="004C291C"/>
    <w:rsid w:val="004C7E4C"/>
    <w:rsid w:val="004D054B"/>
    <w:rsid w:val="004D1C0A"/>
    <w:rsid w:val="004D2739"/>
    <w:rsid w:val="004D521D"/>
    <w:rsid w:val="004D5F1A"/>
    <w:rsid w:val="004D637C"/>
    <w:rsid w:val="004D6435"/>
    <w:rsid w:val="004D71C6"/>
    <w:rsid w:val="004E474D"/>
    <w:rsid w:val="004F2CDF"/>
    <w:rsid w:val="004F4437"/>
    <w:rsid w:val="004F4C32"/>
    <w:rsid w:val="004F5109"/>
    <w:rsid w:val="004F719A"/>
    <w:rsid w:val="004F723C"/>
    <w:rsid w:val="004F7392"/>
    <w:rsid w:val="004F75A1"/>
    <w:rsid w:val="005005B5"/>
    <w:rsid w:val="005019F3"/>
    <w:rsid w:val="0050494F"/>
    <w:rsid w:val="00504D2F"/>
    <w:rsid w:val="00506ACF"/>
    <w:rsid w:val="005071C7"/>
    <w:rsid w:val="00510BE2"/>
    <w:rsid w:val="00511361"/>
    <w:rsid w:val="005121AC"/>
    <w:rsid w:val="00513561"/>
    <w:rsid w:val="005136A9"/>
    <w:rsid w:val="00515A09"/>
    <w:rsid w:val="00515D9B"/>
    <w:rsid w:val="0051762C"/>
    <w:rsid w:val="00517713"/>
    <w:rsid w:val="0051783A"/>
    <w:rsid w:val="005222C4"/>
    <w:rsid w:val="00522C5A"/>
    <w:rsid w:val="005308E7"/>
    <w:rsid w:val="00540CDF"/>
    <w:rsid w:val="00542E17"/>
    <w:rsid w:val="00546136"/>
    <w:rsid w:val="005507BE"/>
    <w:rsid w:val="005508C0"/>
    <w:rsid w:val="00550C6F"/>
    <w:rsid w:val="005559F3"/>
    <w:rsid w:val="005560B2"/>
    <w:rsid w:val="00556300"/>
    <w:rsid w:val="005579FD"/>
    <w:rsid w:val="005646DE"/>
    <w:rsid w:val="00567CA5"/>
    <w:rsid w:val="00570488"/>
    <w:rsid w:val="00570726"/>
    <w:rsid w:val="0057207D"/>
    <w:rsid w:val="005728E3"/>
    <w:rsid w:val="005730E2"/>
    <w:rsid w:val="00574B58"/>
    <w:rsid w:val="00576FCB"/>
    <w:rsid w:val="00577124"/>
    <w:rsid w:val="00577390"/>
    <w:rsid w:val="0058221F"/>
    <w:rsid w:val="00586447"/>
    <w:rsid w:val="00587590"/>
    <w:rsid w:val="00587E08"/>
    <w:rsid w:val="00592332"/>
    <w:rsid w:val="00593C5B"/>
    <w:rsid w:val="00594698"/>
    <w:rsid w:val="005A207B"/>
    <w:rsid w:val="005A4514"/>
    <w:rsid w:val="005B1115"/>
    <w:rsid w:val="005B2A8F"/>
    <w:rsid w:val="005B42FC"/>
    <w:rsid w:val="005B5FED"/>
    <w:rsid w:val="005B7EA9"/>
    <w:rsid w:val="005C00D2"/>
    <w:rsid w:val="005C1EBA"/>
    <w:rsid w:val="005C2FE6"/>
    <w:rsid w:val="005C4C02"/>
    <w:rsid w:val="005D250B"/>
    <w:rsid w:val="005D2A9F"/>
    <w:rsid w:val="005D55C7"/>
    <w:rsid w:val="005D5DB5"/>
    <w:rsid w:val="005D6244"/>
    <w:rsid w:val="005D62A8"/>
    <w:rsid w:val="005D63B8"/>
    <w:rsid w:val="005E05E4"/>
    <w:rsid w:val="005E08BB"/>
    <w:rsid w:val="005E0BE3"/>
    <w:rsid w:val="005E1FEE"/>
    <w:rsid w:val="005E363D"/>
    <w:rsid w:val="005E5F15"/>
    <w:rsid w:val="005E6001"/>
    <w:rsid w:val="005F06EB"/>
    <w:rsid w:val="005F0F5C"/>
    <w:rsid w:val="005F1FBE"/>
    <w:rsid w:val="005F224A"/>
    <w:rsid w:val="005F31E1"/>
    <w:rsid w:val="005F3CAB"/>
    <w:rsid w:val="005F3F1C"/>
    <w:rsid w:val="005F4542"/>
    <w:rsid w:val="005F5927"/>
    <w:rsid w:val="005F6429"/>
    <w:rsid w:val="005F7616"/>
    <w:rsid w:val="0060131C"/>
    <w:rsid w:val="00601F07"/>
    <w:rsid w:val="006028C3"/>
    <w:rsid w:val="00604201"/>
    <w:rsid w:val="00604972"/>
    <w:rsid w:val="00610EA0"/>
    <w:rsid w:val="00614F77"/>
    <w:rsid w:val="006175E6"/>
    <w:rsid w:val="00622FEC"/>
    <w:rsid w:val="006246D5"/>
    <w:rsid w:val="006260B5"/>
    <w:rsid w:val="00626475"/>
    <w:rsid w:val="00626DF8"/>
    <w:rsid w:val="00630334"/>
    <w:rsid w:val="0063127F"/>
    <w:rsid w:val="00631CE9"/>
    <w:rsid w:val="00632498"/>
    <w:rsid w:val="00635DB7"/>
    <w:rsid w:val="006364F7"/>
    <w:rsid w:val="00641E1A"/>
    <w:rsid w:val="00643CAC"/>
    <w:rsid w:val="006442EB"/>
    <w:rsid w:val="0064610F"/>
    <w:rsid w:val="006516D4"/>
    <w:rsid w:val="00652A8F"/>
    <w:rsid w:val="00653247"/>
    <w:rsid w:val="0065325F"/>
    <w:rsid w:val="00654C58"/>
    <w:rsid w:val="006568E7"/>
    <w:rsid w:val="00657ABD"/>
    <w:rsid w:val="00660B78"/>
    <w:rsid w:val="006612F5"/>
    <w:rsid w:val="00662555"/>
    <w:rsid w:val="006649D8"/>
    <w:rsid w:val="00666C56"/>
    <w:rsid w:val="00673C0B"/>
    <w:rsid w:val="00674401"/>
    <w:rsid w:val="00677FCF"/>
    <w:rsid w:val="0068540D"/>
    <w:rsid w:val="00686289"/>
    <w:rsid w:val="0068679C"/>
    <w:rsid w:val="00686E4F"/>
    <w:rsid w:val="0069614B"/>
    <w:rsid w:val="00696BF3"/>
    <w:rsid w:val="006A0491"/>
    <w:rsid w:val="006A14A1"/>
    <w:rsid w:val="006A776D"/>
    <w:rsid w:val="006B15A6"/>
    <w:rsid w:val="006B248F"/>
    <w:rsid w:val="006B307B"/>
    <w:rsid w:val="006B57D0"/>
    <w:rsid w:val="006C13EE"/>
    <w:rsid w:val="006C5890"/>
    <w:rsid w:val="006D1877"/>
    <w:rsid w:val="006D20EA"/>
    <w:rsid w:val="006D273E"/>
    <w:rsid w:val="006D30E6"/>
    <w:rsid w:val="006D39EA"/>
    <w:rsid w:val="006D4EC2"/>
    <w:rsid w:val="006D4F8F"/>
    <w:rsid w:val="006D5B9F"/>
    <w:rsid w:val="006D5C8E"/>
    <w:rsid w:val="006D70B0"/>
    <w:rsid w:val="006E17AB"/>
    <w:rsid w:val="006E46FE"/>
    <w:rsid w:val="006F01F0"/>
    <w:rsid w:val="006F4362"/>
    <w:rsid w:val="006F44FA"/>
    <w:rsid w:val="006F48F5"/>
    <w:rsid w:val="006F4F10"/>
    <w:rsid w:val="006F6584"/>
    <w:rsid w:val="0070013D"/>
    <w:rsid w:val="0070098F"/>
    <w:rsid w:val="00701E09"/>
    <w:rsid w:val="00703489"/>
    <w:rsid w:val="00703D90"/>
    <w:rsid w:val="00710048"/>
    <w:rsid w:val="007107E3"/>
    <w:rsid w:val="00714415"/>
    <w:rsid w:val="0071524A"/>
    <w:rsid w:val="00716DA0"/>
    <w:rsid w:val="00716FEE"/>
    <w:rsid w:val="00717ACB"/>
    <w:rsid w:val="0072011C"/>
    <w:rsid w:val="00720789"/>
    <w:rsid w:val="0072265C"/>
    <w:rsid w:val="007254E1"/>
    <w:rsid w:val="00725AFB"/>
    <w:rsid w:val="007267E1"/>
    <w:rsid w:val="007268F8"/>
    <w:rsid w:val="00731516"/>
    <w:rsid w:val="00734032"/>
    <w:rsid w:val="00734DBE"/>
    <w:rsid w:val="007353DA"/>
    <w:rsid w:val="00736B5F"/>
    <w:rsid w:val="00736FB1"/>
    <w:rsid w:val="007401F5"/>
    <w:rsid w:val="0074069E"/>
    <w:rsid w:val="00740FAC"/>
    <w:rsid w:val="007454D7"/>
    <w:rsid w:val="00753DAB"/>
    <w:rsid w:val="00761CCD"/>
    <w:rsid w:val="00761E15"/>
    <w:rsid w:val="007639A9"/>
    <w:rsid w:val="007662AC"/>
    <w:rsid w:val="00766406"/>
    <w:rsid w:val="007711A2"/>
    <w:rsid w:val="00772B62"/>
    <w:rsid w:val="0077786F"/>
    <w:rsid w:val="00780FAE"/>
    <w:rsid w:val="00781D5A"/>
    <w:rsid w:val="00783B5A"/>
    <w:rsid w:val="007859CB"/>
    <w:rsid w:val="00787D42"/>
    <w:rsid w:val="00792B86"/>
    <w:rsid w:val="007947DD"/>
    <w:rsid w:val="00795D29"/>
    <w:rsid w:val="00797A56"/>
    <w:rsid w:val="00797B6A"/>
    <w:rsid w:val="007A0B7C"/>
    <w:rsid w:val="007A0C14"/>
    <w:rsid w:val="007A1A6F"/>
    <w:rsid w:val="007A2A65"/>
    <w:rsid w:val="007A3243"/>
    <w:rsid w:val="007A6F4F"/>
    <w:rsid w:val="007A7502"/>
    <w:rsid w:val="007B4F40"/>
    <w:rsid w:val="007B7F97"/>
    <w:rsid w:val="007C0897"/>
    <w:rsid w:val="007C0F7C"/>
    <w:rsid w:val="007C35F1"/>
    <w:rsid w:val="007C43C7"/>
    <w:rsid w:val="007C6226"/>
    <w:rsid w:val="007C6B38"/>
    <w:rsid w:val="007D2586"/>
    <w:rsid w:val="007D477A"/>
    <w:rsid w:val="007D4C91"/>
    <w:rsid w:val="007D6BFA"/>
    <w:rsid w:val="007E06A8"/>
    <w:rsid w:val="007E2D5B"/>
    <w:rsid w:val="007E35C4"/>
    <w:rsid w:val="007E3A93"/>
    <w:rsid w:val="007E45D4"/>
    <w:rsid w:val="007E4751"/>
    <w:rsid w:val="007E77BF"/>
    <w:rsid w:val="007F0DB6"/>
    <w:rsid w:val="007F14D4"/>
    <w:rsid w:val="007F2258"/>
    <w:rsid w:val="007F4DE7"/>
    <w:rsid w:val="007F544D"/>
    <w:rsid w:val="0080130D"/>
    <w:rsid w:val="008017C5"/>
    <w:rsid w:val="00803667"/>
    <w:rsid w:val="008038A4"/>
    <w:rsid w:val="0080561E"/>
    <w:rsid w:val="00805782"/>
    <w:rsid w:val="0080593D"/>
    <w:rsid w:val="0080610E"/>
    <w:rsid w:val="008076BB"/>
    <w:rsid w:val="008118F9"/>
    <w:rsid w:val="0081289B"/>
    <w:rsid w:val="00812C6A"/>
    <w:rsid w:val="00814B40"/>
    <w:rsid w:val="00817873"/>
    <w:rsid w:val="008178BD"/>
    <w:rsid w:val="00820255"/>
    <w:rsid w:val="0082062E"/>
    <w:rsid w:val="008253B8"/>
    <w:rsid w:val="008279A2"/>
    <w:rsid w:val="0083030D"/>
    <w:rsid w:val="00830529"/>
    <w:rsid w:val="00831020"/>
    <w:rsid w:val="008356CF"/>
    <w:rsid w:val="00835BE0"/>
    <w:rsid w:val="008412EB"/>
    <w:rsid w:val="00843449"/>
    <w:rsid w:val="00846E4F"/>
    <w:rsid w:val="00847DB2"/>
    <w:rsid w:val="00847F4D"/>
    <w:rsid w:val="0085003D"/>
    <w:rsid w:val="00850AF0"/>
    <w:rsid w:val="0085378D"/>
    <w:rsid w:val="00856C35"/>
    <w:rsid w:val="008639B5"/>
    <w:rsid w:val="00866803"/>
    <w:rsid w:val="00866BF1"/>
    <w:rsid w:val="0086764F"/>
    <w:rsid w:val="00867BBB"/>
    <w:rsid w:val="00871BC0"/>
    <w:rsid w:val="00872C2B"/>
    <w:rsid w:val="00873584"/>
    <w:rsid w:val="008737EA"/>
    <w:rsid w:val="00877611"/>
    <w:rsid w:val="0087799F"/>
    <w:rsid w:val="00881218"/>
    <w:rsid w:val="0088296D"/>
    <w:rsid w:val="008833F3"/>
    <w:rsid w:val="00883F1B"/>
    <w:rsid w:val="00884A9F"/>
    <w:rsid w:val="00885B1F"/>
    <w:rsid w:val="00886420"/>
    <w:rsid w:val="0088714B"/>
    <w:rsid w:val="00891D7C"/>
    <w:rsid w:val="008923E3"/>
    <w:rsid w:val="00895611"/>
    <w:rsid w:val="00896B83"/>
    <w:rsid w:val="00897C49"/>
    <w:rsid w:val="00897FA7"/>
    <w:rsid w:val="008A01C0"/>
    <w:rsid w:val="008A4AD6"/>
    <w:rsid w:val="008A7A7F"/>
    <w:rsid w:val="008B0DB5"/>
    <w:rsid w:val="008B1B2B"/>
    <w:rsid w:val="008B28A6"/>
    <w:rsid w:val="008B2B23"/>
    <w:rsid w:val="008B353D"/>
    <w:rsid w:val="008B4EBF"/>
    <w:rsid w:val="008B6AB7"/>
    <w:rsid w:val="008B6D1C"/>
    <w:rsid w:val="008B7D87"/>
    <w:rsid w:val="008C266C"/>
    <w:rsid w:val="008C34E5"/>
    <w:rsid w:val="008C3B0D"/>
    <w:rsid w:val="008C52F8"/>
    <w:rsid w:val="008C622E"/>
    <w:rsid w:val="008C7179"/>
    <w:rsid w:val="008C774D"/>
    <w:rsid w:val="008D0842"/>
    <w:rsid w:val="008D12C3"/>
    <w:rsid w:val="008D3D33"/>
    <w:rsid w:val="008D4D05"/>
    <w:rsid w:val="008D4EA7"/>
    <w:rsid w:val="008D60D1"/>
    <w:rsid w:val="008D6525"/>
    <w:rsid w:val="008D7E8B"/>
    <w:rsid w:val="008E228A"/>
    <w:rsid w:val="008E26E1"/>
    <w:rsid w:val="008E2A2D"/>
    <w:rsid w:val="008E7293"/>
    <w:rsid w:val="008E7944"/>
    <w:rsid w:val="008F0280"/>
    <w:rsid w:val="008F124E"/>
    <w:rsid w:val="008F26C8"/>
    <w:rsid w:val="008F27B5"/>
    <w:rsid w:val="008F3913"/>
    <w:rsid w:val="008F3ABF"/>
    <w:rsid w:val="008F6C79"/>
    <w:rsid w:val="00900614"/>
    <w:rsid w:val="00900D25"/>
    <w:rsid w:val="00902299"/>
    <w:rsid w:val="009031DA"/>
    <w:rsid w:val="009032D4"/>
    <w:rsid w:val="0090420D"/>
    <w:rsid w:val="0090434E"/>
    <w:rsid w:val="0090499A"/>
    <w:rsid w:val="00905810"/>
    <w:rsid w:val="009074E1"/>
    <w:rsid w:val="00907803"/>
    <w:rsid w:val="009112AF"/>
    <w:rsid w:val="00912A7A"/>
    <w:rsid w:val="00917CEE"/>
    <w:rsid w:val="009223BF"/>
    <w:rsid w:val="00924B7A"/>
    <w:rsid w:val="00926CF3"/>
    <w:rsid w:val="0093031E"/>
    <w:rsid w:val="00932194"/>
    <w:rsid w:val="0093426A"/>
    <w:rsid w:val="00936E72"/>
    <w:rsid w:val="00937DDE"/>
    <w:rsid w:val="009410F8"/>
    <w:rsid w:val="00943444"/>
    <w:rsid w:val="0094661F"/>
    <w:rsid w:val="0094663E"/>
    <w:rsid w:val="00947787"/>
    <w:rsid w:val="009478FD"/>
    <w:rsid w:val="00950119"/>
    <w:rsid w:val="00952062"/>
    <w:rsid w:val="0095430C"/>
    <w:rsid w:val="009570E6"/>
    <w:rsid w:val="009603CA"/>
    <w:rsid w:val="0096707A"/>
    <w:rsid w:val="0097044A"/>
    <w:rsid w:val="00970D88"/>
    <w:rsid w:val="00971C25"/>
    <w:rsid w:val="00973506"/>
    <w:rsid w:val="00974B89"/>
    <w:rsid w:val="00975C17"/>
    <w:rsid w:val="00977F53"/>
    <w:rsid w:val="0098180A"/>
    <w:rsid w:val="009821B6"/>
    <w:rsid w:val="0098321A"/>
    <w:rsid w:val="009836E8"/>
    <w:rsid w:val="009855DC"/>
    <w:rsid w:val="0098578D"/>
    <w:rsid w:val="00985D9C"/>
    <w:rsid w:val="00986D7A"/>
    <w:rsid w:val="00987D9C"/>
    <w:rsid w:val="00992E9C"/>
    <w:rsid w:val="00995D68"/>
    <w:rsid w:val="009978F3"/>
    <w:rsid w:val="009A19AF"/>
    <w:rsid w:val="009A3BAA"/>
    <w:rsid w:val="009A4FC0"/>
    <w:rsid w:val="009A50D3"/>
    <w:rsid w:val="009A696B"/>
    <w:rsid w:val="009A7759"/>
    <w:rsid w:val="009A7C48"/>
    <w:rsid w:val="009B214B"/>
    <w:rsid w:val="009B2A6F"/>
    <w:rsid w:val="009B3C46"/>
    <w:rsid w:val="009C00E7"/>
    <w:rsid w:val="009C0DA2"/>
    <w:rsid w:val="009C2BB1"/>
    <w:rsid w:val="009C65BE"/>
    <w:rsid w:val="009C7041"/>
    <w:rsid w:val="009D2C9C"/>
    <w:rsid w:val="009E0564"/>
    <w:rsid w:val="009E1DB7"/>
    <w:rsid w:val="009E240A"/>
    <w:rsid w:val="009E3F5F"/>
    <w:rsid w:val="009E7D56"/>
    <w:rsid w:val="009F29FD"/>
    <w:rsid w:val="009F2CCD"/>
    <w:rsid w:val="009F4AEF"/>
    <w:rsid w:val="009F5995"/>
    <w:rsid w:val="00A04F59"/>
    <w:rsid w:val="00A04FD5"/>
    <w:rsid w:val="00A057DD"/>
    <w:rsid w:val="00A05C36"/>
    <w:rsid w:val="00A061BC"/>
    <w:rsid w:val="00A06FDA"/>
    <w:rsid w:val="00A07FAD"/>
    <w:rsid w:val="00A10725"/>
    <w:rsid w:val="00A12172"/>
    <w:rsid w:val="00A12E95"/>
    <w:rsid w:val="00A133C1"/>
    <w:rsid w:val="00A13C89"/>
    <w:rsid w:val="00A1415C"/>
    <w:rsid w:val="00A14668"/>
    <w:rsid w:val="00A1660E"/>
    <w:rsid w:val="00A208E2"/>
    <w:rsid w:val="00A21134"/>
    <w:rsid w:val="00A218DB"/>
    <w:rsid w:val="00A22F56"/>
    <w:rsid w:val="00A23495"/>
    <w:rsid w:val="00A23898"/>
    <w:rsid w:val="00A238F7"/>
    <w:rsid w:val="00A242DB"/>
    <w:rsid w:val="00A25860"/>
    <w:rsid w:val="00A2624E"/>
    <w:rsid w:val="00A26BA7"/>
    <w:rsid w:val="00A305D0"/>
    <w:rsid w:val="00A320E2"/>
    <w:rsid w:val="00A37541"/>
    <w:rsid w:val="00A40435"/>
    <w:rsid w:val="00A412ED"/>
    <w:rsid w:val="00A42B1D"/>
    <w:rsid w:val="00A517AD"/>
    <w:rsid w:val="00A536B2"/>
    <w:rsid w:val="00A5558D"/>
    <w:rsid w:val="00A56408"/>
    <w:rsid w:val="00A579C3"/>
    <w:rsid w:val="00A60AC3"/>
    <w:rsid w:val="00A610B5"/>
    <w:rsid w:val="00A62026"/>
    <w:rsid w:val="00A626B9"/>
    <w:rsid w:val="00A66C73"/>
    <w:rsid w:val="00A676D0"/>
    <w:rsid w:val="00A71D8C"/>
    <w:rsid w:val="00A75903"/>
    <w:rsid w:val="00A775C2"/>
    <w:rsid w:val="00A81110"/>
    <w:rsid w:val="00A81F7D"/>
    <w:rsid w:val="00A863B0"/>
    <w:rsid w:val="00A9100D"/>
    <w:rsid w:val="00A91FDC"/>
    <w:rsid w:val="00A922B3"/>
    <w:rsid w:val="00A93CCA"/>
    <w:rsid w:val="00A93D5E"/>
    <w:rsid w:val="00A94240"/>
    <w:rsid w:val="00A97977"/>
    <w:rsid w:val="00AA0E3A"/>
    <w:rsid w:val="00AA1F61"/>
    <w:rsid w:val="00AA3258"/>
    <w:rsid w:val="00AA368D"/>
    <w:rsid w:val="00AA3FA1"/>
    <w:rsid w:val="00AA4FC5"/>
    <w:rsid w:val="00AA5EEF"/>
    <w:rsid w:val="00AA650D"/>
    <w:rsid w:val="00AA6799"/>
    <w:rsid w:val="00AB13A8"/>
    <w:rsid w:val="00AB1564"/>
    <w:rsid w:val="00AB1A37"/>
    <w:rsid w:val="00AB5658"/>
    <w:rsid w:val="00AB59FD"/>
    <w:rsid w:val="00AB62C8"/>
    <w:rsid w:val="00AB67EF"/>
    <w:rsid w:val="00AB6B84"/>
    <w:rsid w:val="00AB7A30"/>
    <w:rsid w:val="00AC011D"/>
    <w:rsid w:val="00AC6083"/>
    <w:rsid w:val="00AC65FE"/>
    <w:rsid w:val="00AD1EAF"/>
    <w:rsid w:val="00AD47DE"/>
    <w:rsid w:val="00AD56B1"/>
    <w:rsid w:val="00AE1AC7"/>
    <w:rsid w:val="00AE2A03"/>
    <w:rsid w:val="00AE2A98"/>
    <w:rsid w:val="00AE3B74"/>
    <w:rsid w:val="00AE3B9F"/>
    <w:rsid w:val="00AE4442"/>
    <w:rsid w:val="00AE4623"/>
    <w:rsid w:val="00AE4E51"/>
    <w:rsid w:val="00AE56BC"/>
    <w:rsid w:val="00AE726D"/>
    <w:rsid w:val="00AF0AC0"/>
    <w:rsid w:val="00AF1109"/>
    <w:rsid w:val="00AF4D3B"/>
    <w:rsid w:val="00AF6967"/>
    <w:rsid w:val="00AF785C"/>
    <w:rsid w:val="00B0178B"/>
    <w:rsid w:val="00B02588"/>
    <w:rsid w:val="00B05179"/>
    <w:rsid w:val="00B06680"/>
    <w:rsid w:val="00B07C76"/>
    <w:rsid w:val="00B10141"/>
    <w:rsid w:val="00B13EB1"/>
    <w:rsid w:val="00B141F5"/>
    <w:rsid w:val="00B17354"/>
    <w:rsid w:val="00B179F9"/>
    <w:rsid w:val="00B2274B"/>
    <w:rsid w:val="00B228FF"/>
    <w:rsid w:val="00B24E96"/>
    <w:rsid w:val="00B30A97"/>
    <w:rsid w:val="00B31252"/>
    <w:rsid w:val="00B31609"/>
    <w:rsid w:val="00B33929"/>
    <w:rsid w:val="00B35793"/>
    <w:rsid w:val="00B36B3F"/>
    <w:rsid w:val="00B36CE3"/>
    <w:rsid w:val="00B377DB"/>
    <w:rsid w:val="00B37A95"/>
    <w:rsid w:val="00B411B6"/>
    <w:rsid w:val="00B42892"/>
    <w:rsid w:val="00B4375C"/>
    <w:rsid w:val="00B439AA"/>
    <w:rsid w:val="00B456E7"/>
    <w:rsid w:val="00B456EF"/>
    <w:rsid w:val="00B45A29"/>
    <w:rsid w:val="00B4727D"/>
    <w:rsid w:val="00B47297"/>
    <w:rsid w:val="00B473F5"/>
    <w:rsid w:val="00B4778E"/>
    <w:rsid w:val="00B51EEA"/>
    <w:rsid w:val="00B53557"/>
    <w:rsid w:val="00B54E0A"/>
    <w:rsid w:val="00B54F64"/>
    <w:rsid w:val="00B61F1C"/>
    <w:rsid w:val="00B626B6"/>
    <w:rsid w:val="00B64B71"/>
    <w:rsid w:val="00B66695"/>
    <w:rsid w:val="00B679DB"/>
    <w:rsid w:val="00B67D61"/>
    <w:rsid w:val="00B707AB"/>
    <w:rsid w:val="00B70D26"/>
    <w:rsid w:val="00B70F6B"/>
    <w:rsid w:val="00B70FBF"/>
    <w:rsid w:val="00B72F8D"/>
    <w:rsid w:val="00B76098"/>
    <w:rsid w:val="00B76A70"/>
    <w:rsid w:val="00B772A1"/>
    <w:rsid w:val="00B818D6"/>
    <w:rsid w:val="00B8706F"/>
    <w:rsid w:val="00B870F5"/>
    <w:rsid w:val="00B9086D"/>
    <w:rsid w:val="00B90D39"/>
    <w:rsid w:val="00B90D86"/>
    <w:rsid w:val="00B93F68"/>
    <w:rsid w:val="00B94614"/>
    <w:rsid w:val="00B9577A"/>
    <w:rsid w:val="00B97104"/>
    <w:rsid w:val="00B97C28"/>
    <w:rsid w:val="00B97C47"/>
    <w:rsid w:val="00BA1111"/>
    <w:rsid w:val="00BA1750"/>
    <w:rsid w:val="00BA2B2B"/>
    <w:rsid w:val="00BA591F"/>
    <w:rsid w:val="00BA6094"/>
    <w:rsid w:val="00BA7305"/>
    <w:rsid w:val="00BB3552"/>
    <w:rsid w:val="00BB4B0F"/>
    <w:rsid w:val="00BB59E2"/>
    <w:rsid w:val="00BB651D"/>
    <w:rsid w:val="00BB73CD"/>
    <w:rsid w:val="00BC07DB"/>
    <w:rsid w:val="00BC1046"/>
    <w:rsid w:val="00BC15AC"/>
    <w:rsid w:val="00BC1BA1"/>
    <w:rsid w:val="00BC1EB1"/>
    <w:rsid w:val="00BC3513"/>
    <w:rsid w:val="00BC4D37"/>
    <w:rsid w:val="00BC57E0"/>
    <w:rsid w:val="00BD0338"/>
    <w:rsid w:val="00BD0CB2"/>
    <w:rsid w:val="00BD2D4A"/>
    <w:rsid w:val="00BD3985"/>
    <w:rsid w:val="00BD3BC8"/>
    <w:rsid w:val="00BD4992"/>
    <w:rsid w:val="00BD4C85"/>
    <w:rsid w:val="00BD58DA"/>
    <w:rsid w:val="00BD5B88"/>
    <w:rsid w:val="00BE08E5"/>
    <w:rsid w:val="00BE41CC"/>
    <w:rsid w:val="00BE6E94"/>
    <w:rsid w:val="00BE796B"/>
    <w:rsid w:val="00BF100D"/>
    <w:rsid w:val="00BF2D6B"/>
    <w:rsid w:val="00BF3147"/>
    <w:rsid w:val="00BF6A33"/>
    <w:rsid w:val="00BF77FC"/>
    <w:rsid w:val="00C00146"/>
    <w:rsid w:val="00C01007"/>
    <w:rsid w:val="00C02DD4"/>
    <w:rsid w:val="00C03F04"/>
    <w:rsid w:val="00C03F71"/>
    <w:rsid w:val="00C06159"/>
    <w:rsid w:val="00C13F17"/>
    <w:rsid w:val="00C154BC"/>
    <w:rsid w:val="00C23266"/>
    <w:rsid w:val="00C256B6"/>
    <w:rsid w:val="00C2628D"/>
    <w:rsid w:val="00C27F72"/>
    <w:rsid w:val="00C31CE1"/>
    <w:rsid w:val="00C330CB"/>
    <w:rsid w:val="00C40E35"/>
    <w:rsid w:val="00C44F47"/>
    <w:rsid w:val="00C46F27"/>
    <w:rsid w:val="00C476C4"/>
    <w:rsid w:val="00C51D8A"/>
    <w:rsid w:val="00C5262F"/>
    <w:rsid w:val="00C578F8"/>
    <w:rsid w:val="00C600BC"/>
    <w:rsid w:val="00C606BD"/>
    <w:rsid w:val="00C64A37"/>
    <w:rsid w:val="00C6743D"/>
    <w:rsid w:val="00C675F2"/>
    <w:rsid w:val="00C76CB0"/>
    <w:rsid w:val="00C7747A"/>
    <w:rsid w:val="00C8183C"/>
    <w:rsid w:val="00C83B3E"/>
    <w:rsid w:val="00C85B11"/>
    <w:rsid w:val="00C8642A"/>
    <w:rsid w:val="00C867EA"/>
    <w:rsid w:val="00C90AF1"/>
    <w:rsid w:val="00C91945"/>
    <w:rsid w:val="00C925C7"/>
    <w:rsid w:val="00C92F2F"/>
    <w:rsid w:val="00C93173"/>
    <w:rsid w:val="00C939E7"/>
    <w:rsid w:val="00C93AE3"/>
    <w:rsid w:val="00C95A5D"/>
    <w:rsid w:val="00C962F6"/>
    <w:rsid w:val="00CA08BA"/>
    <w:rsid w:val="00CA1DA5"/>
    <w:rsid w:val="00CA1FA1"/>
    <w:rsid w:val="00CA221B"/>
    <w:rsid w:val="00CA309D"/>
    <w:rsid w:val="00CA4DB4"/>
    <w:rsid w:val="00CA6F25"/>
    <w:rsid w:val="00CA7944"/>
    <w:rsid w:val="00CA7DF1"/>
    <w:rsid w:val="00CB1119"/>
    <w:rsid w:val="00CB18E5"/>
    <w:rsid w:val="00CB453B"/>
    <w:rsid w:val="00CB600F"/>
    <w:rsid w:val="00CB6387"/>
    <w:rsid w:val="00CB64D8"/>
    <w:rsid w:val="00CB7A40"/>
    <w:rsid w:val="00CC293C"/>
    <w:rsid w:val="00CC3D18"/>
    <w:rsid w:val="00CC529B"/>
    <w:rsid w:val="00CC578C"/>
    <w:rsid w:val="00CC595C"/>
    <w:rsid w:val="00CD1C3A"/>
    <w:rsid w:val="00CD29B7"/>
    <w:rsid w:val="00CD3924"/>
    <w:rsid w:val="00CD5420"/>
    <w:rsid w:val="00CD6065"/>
    <w:rsid w:val="00CD6172"/>
    <w:rsid w:val="00CD7F29"/>
    <w:rsid w:val="00CE050C"/>
    <w:rsid w:val="00CE0CA8"/>
    <w:rsid w:val="00CE15B7"/>
    <w:rsid w:val="00CE220F"/>
    <w:rsid w:val="00CE5598"/>
    <w:rsid w:val="00CE5885"/>
    <w:rsid w:val="00CE5BE2"/>
    <w:rsid w:val="00CE5C49"/>
    <w:rsid w:val="00CE7CBC"/>
    <w:rsid w:val="00CF1449"/>
    <w:rsid w:val="00CF397E"/>
    <w:rsid w:val="00CF59F8"/>
    <w:rsid w:val="00CF7922"/>
    <w:rsid w:val="00D0074E"/>
    <w:rsid w:val="00D00DC7"/>
    <w:rsid w:val="00D00F34"/>
    <w:rsid w:val="00D00F96"/>
    <w:rsid w:val="00D01042"/>
    <w:rsid w:val="00D01DA5"/>
    <w:rsid w:val="00D0695F"/>
    <w:rsid w:val="00D1247C"/>
    <w:rsid w:val="00D126DC"/>
    <w:rsid w:val="00D13529"/>
    <w:rsid w:val="00D13FDD"/>
    <w:rsid w:val="00D17BDE"/>
    <w:rsid w:val="00D17F1C"/>
    <w:rsid w:val="00D21E53"/>
    <w:rsid w:val="00D23073"/>
    <w:rsid w:val="00D23CE1"/>
    <w:rsid w:val="00D24722"/>
    <w:rsid w:val="00D26F0E"/>
    <w:rsid w:val="00D3056D"/>
    <w:rsid w:val="00D33D90"/>
    <w:rsid w:val="00D34A89"/>
    <w:rsid w:val="00D34FF5"/>
    <w:rsid w:val="00D375D5"/>
    <w:rsid w:val="00D42D34"/>
    <w:rsid w:val="00D4414D"/>
    <w:rsid w:val="00D51653"/>
    <w:rsid w:val="00D53A09"/>
    <w:rsid w:val="00D550C5"/>
    <w:rsid w:val="00D562E1"/>
    <w:rsid w:val="00D56FB0"/>
    <w:rsid w:val="00D60364"/>
    <w:rsid w:val="00D61596"/>
    <w:rsid w:val="00D61893"/>
    <w:rsid w:val="00D61BF0"/>
    <w:rsid w:val="00D65B9F"/>
    <w:rsid w:val="00D65BD7"/>
    <w:rsid w:val="00D75A6B"/>
    <w:rsid w:val="00D81A05"/>
    <w:rsid w:val="00D81FC1"/>
    <w:rsid w:val="00D830BC"/>
    <w:rsid w:val="00D83419"/>
    <w:rsid w:val="00D859BF"/>
    <w:rsid w:val="00D85F27"/>
    <w:rsid w:val="00D86813"/>
    <w:rsid w:val="00D911CD"/>
    <w:rsid w:val="00D91D9F"/>
    <w:rsid w:val="00D923C8"/>
    <w:rsid w:val="00D92EAC"/>
    <w:rsid w:val="00D93279"/>
    <w:rsid w:val="00D94EEF"/>
    <w:rsid w:val="00D958FA"/>
    <w:rsid w:val="00D97CB7"/>
    <w:rsid w:val="00DA0F80"/>
    <w:rsid w:val="00DA1411"/>
    <w:rsid w:val="00DA3AE2"/>
    <w:rsid w:val="00DA416F"/>
    <w:rsid w:val="00DA51B4"/>
    <w:rsid w:val="00DA52C6"/>
    <w:rsid w:val="00DA59BE"/>
    <w:rsid w:val="00DB059E"/>
    <w:rsid w:val="00DB109E"/>
    <w:rsid w:val="00DB367E"/>
    <w:rsid w:val="00DB5226"/>
    <w:rsid w:val="00DB7517"/>
    <w:rsid w:val="00DC0318"/>
    <w:rsid w:val="00DC35DA"/>
    <w:rsid w:val="00DC3632"/>
    <w:rsid w:val="00DC4E62"/>
    <w:rsid w:val="00DD0A9A"/>
    <w:rsid w:val="00DD1C61"/>
    <w:rsid w:val="00DE0A46"/>
    <w:rsid w:val="00DE1BE8"/>
    <w:rsid w:val="00DE5D0C"/>
    <w:rsid w:val="00DE6A82"/>
    <w:rsid w:val="00DF129C"/>
    <w:rsid w:val="00DF510C"/>
    <w:rsid w:val="00DF5371"/>
    <w:rsid w:val="00DF7C2E"/>
    <w:rsid w:val="00DF7C79"/>
    <w:rsid w:val="00E01539"/>
    <w:rsid w:val="00E01E46"/>
    <w:rsid w:val="00E020F7"/>
    <w:rsid w:val="00E02994"/>
    <w:rsid w:val="00E0399F"/>
    <w:rsid w:val="00E041E0"/>
    <w:rsid w:val="00E04623"/>
    <w:rsid w:val="00E04C3C"/>
    <w:rsid w:val="00E05011"/>
    <w:rsid w:val="00E063D3"/>
    <w:rsid w:val="00E0664C"/>
    <w:rsid w:val="00E171E8"/>
    <w:rsid w:val="00E25BBC"/>
    <w:rsid w:val="00E31560"/>
    <w:rsid w:val="00E34590"/>
    <w:rsid w:val="00E35787"/>
    <w:rsid w:val="00E35E82"/>
    <w:rsid w:val="00E36649"/>
    <w:rsid w:val="00E410EE"/>
    <w:rsid w:val="00E41E02"/>
    <w:rsid w:val="00E55765"/>
    <w:rsid w:val="00E559BC"/>
    <w:rsid w:val="00E55E1B"/>
    <w:rsid w:val="00E568A9"/>
    <w:rsid w:val="00E6177B"/>
    <w:rsid w:val="00E619D1"/>
    <w:rsid w:val="00E65FEA"/>
    <w:rsid w:val="00E662A2"/>
    <w:rsid w:val="00E6676C"/>
    <w:rsid w:val="00E67860"/>
    <w:rsid w:val="00E71F8C"/>
    <w:rsid w:val="00E736A9"/>
    <w:rsid w:val="00E83956"/>
    <w:rsid w:val="00E84025"/>
    <w:rsid w:val="00E840D1"/>
    <w:rsid w:val="00E867B3"/>
    <w:rsid w:val="00E87E80"/>
    <w:rsid w:val="00E90745"/>
    <w:rsid w:val="00E94F8D"/>
    <w:rsid w:val="00E968AA"/>
    <w:rsid w:val="00E96C02"/>
    <w:rsid w:val="00EA1F75"/>
    <w:rsid w:val="00EA34B4"/>
    <w:rsid w:val="00EA4C9C"/>
    <w:rsid w:val="00EA72C3"/>
    <w:rsid w:val="00EB2194"/>
    <w:rsid w:val="00EB2DA8"/>
    <w:rsid w:val="00EB4E0E"/>
    <w:rsid w:val="00EB6808"/>
    <w:rsid w:val="00EC1FD4"/>
    <w:rsid w:val="00EC35F3"/>
    <w:rsid w:val="00EC3D1E"/>
    <w:rsid w:val="00EC66A1"/>
    <w:rsid w:val="00ED10A7"/>
    <w:rsid w:val="00ED1183"/>
    <w:rsid w:val="00ED2F26"/>
    <w:rsid w:val="00ED4524"/>
    <w:rsid w:val="00ED4ECA"/>
    <w:rsid w:val="00ED799E"/>
    <w:rsid w:val="00EE2084"/>
    <w:rsid w:val="00EE3DE0"/>
    <w:rsid w:val="00EE5F34"/>
    <w:rsid w:val="00EE6A18"/>
    <w:rsid w:val="00EE6DCF"/>
    <w:rsid w:val="00EF0F3B"/>
    <w:rsid w:val="00EF24E8"/>
    <w:rsid w:val="00EF6703"/>
    <w:rsid w:val="00F04877"/>
    <w:rsid w:val="00F06D5A"/>
    <w:rsid w:val="00F07A7C"/>
    <w:rsid w:val="00F10D59"/>
    <w:rsid w:val="00F14AC0"/>
    <w:rsid w:val="00F15058"/>
    <w:rsid w:val="00F160BB"/>
    <w:rsid w:val="00F160C3"/>
    <w:rsid w:val="00F16FE3"/>
    <w:rsid w:val="00F20CD0"/>
    <w:rsid w:val="00F21C14"/>
    <w:rsid w:val="00F25FAF"/>
    <w:rsid w:val="00F31A62"/>
    <w:rsid w:val="00F31D90"/>
    <w:rsid w:val="00F35F4A"/>
    <w:rsid w:val="00F376E5"/>
    <w:rsid w:val="00F403DF"/>
    <w:rsid w:val="00F40F67"/>
    <w:rsid w:val="00F4130A"/>
    <w:rsid w:val="00F41355"/>
    <w:rsid w:val="00F4177B"/>
    <w:rsid w:val="00F43DD6"/>
    <w:rsid w:val="00F44FC9"/>
    <w:rsid w:val="00F51E0C"/>
    <w:rsid w:val="00F51E94"/>
    <w:rsid w:val="00F5466B"/>
    <w:rsid w:val="00F60FF2"/>
    <w:rsid w:val="00F61C40"/>
    <w:rsid w:val="00F62711"/>
    <w:rsid w:val="00F62BE3"/>
    <w:rsid w:val="00F663C7"/>
    <w:rsid w:val="00F67435"/>
    <w:rsid w:val="00F709DD"/>
    <w:rsid w:val="00F738BB"/>
    <w:rsid w:val="00F73F1A"/>
    <w:rsid w:val="00F7470D"/>
    <w:rsid w:val="00F755BA"/>
    <w:rsid w:val="00F760A6"/>
    <w:rsid w:val="00F83BEB"/>
    <w:rsid w:val="00F84F2A"/>
    <w:rsid w:val="00F8534A"/>
    <w:rsid w:val="00F854F7"/>
    <w:rsid w:val="00F9214C"/>
    <w:rsid w:val="00F95031"/>
    <w:rsid w:val="00F9643E"/>
    <w:rsid w:val="00F96EC3"/>
    <w:rsid w:val="00FA3ABA"/>
    <w:rsid w:val="00FA4246"/>
    <w:rsid w:val="00FA45BF"/>
    <w:rsid w:val="00FA4D7A"/>
    <w:rsid w:val="00FA5068"/>
    <w:rsid w:val="00FA62CF"/>
    <w:rsid w:val="00FA6E00"/>
    <w:rsid w:val="00FB3222"/>
    <w:rsid w:val="00FB40ED"/>
    <w:rsid w:val="00FB4716"/>
    <w:rsid w:val="00FB58B0"/>
    <w:rsid w:val="00FB7930"/>
    <w:rsid w:val="00FB7D2F"/>
    <w:rsid w:val="00FC0031"/>
    <w:rsid w:val="00FC2D44"/>
    <w:rsid w:val="00FC3E96"/>
    <w:rsid w:val="00FC4611"/>
    <w:rsid w:val="00FC5373"/>
    <w:rsid w:val="00FC5B31"/>
    <w:rsid w:val="00FC6685"/>
    <w:rsid w:val="00FC7EA7"/>
    <w:rsid w:val="00FD1325"/>
    <w:rsid w:val="00FD1745"/>
    <w:rsid w:val="00FD1D13"/>
    <w:rsid w:val="00FD2774"/>
    <w:rsid w:val="00FD2C11"/>
    <w:rsid w:val="00FD327A"/>
    <w:rsid w:val="00FD3463"/>
    <w:rsid w:val="00FE1642"/>
    <w:rsid w:val="00FE18D1"/>
    <w:rsid w:val="00FE37D2"/>
    <w:rsid w:val="00FE3C40"/>
    <w:rsid w:val="00FE4695"/>
    <w:rsid w:val="00FE663E"/>
    <w:rsid w:val="00FE6A3C"/>
    <w:rsid w:val="00FE7021"/>
    <w:rsid w:val="00FE7755"/>
    <w:rsid w:val="00FE7FFD"/>
    <w:rsid w:val="00FF24A4"/>
    <w:rsid w:val="00FF2BF0"/>
    <w:rsid w:val="00FF3C04"/>
    <w:rsid w:val="00FF4469"/>
    <w:rsid w:val="00FF6A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AA48"/>
  <w15:docId w15:val="{B2034BBB-C792-43EB-8FBE-56BED1485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0F7"/>
    <w:pPr>
      <w:spacing w:after="0" w:line="240" w:lineRule="auto"/>
    </w:pPr>
    <w:rPr>
      <w:rFonts w:ascii="Times New Roman" w:eastAsia="Times New Roman" w:hAnsi="Times New Roman" w:cs="Times New Roman"/>
      <w:sz w:val="24"/>
      <w:szCs w:val="24"/>
    </w:rPr>
  </w:style>
  <w:style w:type="paragraph" w:styleId="Heading1">
    <w:name w:val="heading 1"/>
    <w:aliases w:val="AIAA Heading 1"/>
    <w:basedOn w:val="Normal"/>
    <w:next w:val="BodyText"/>
    <w:link w:val="Heading1Char"/>
    <w:qFormat/>
    <w:rsid w:val="007C0897"/>
    <w:pPr>
      <w:keepNext/>
      <w:pageBreakBefore/>
      <w:widowControl w:val="0"/>
      <w:numPr>
        <w:numId w:val="12"/>
      </w:numPr>
      <w:tabs>
        <w:tab w:val="left" w:pos="576"/>
      </w:tabs>
      <w:spacing w:before="240" w:after="60"/>
      <w:outlineLvl w:val="0"/>
    </w:pPr>
    <w:rPr>
      <w:rFonts w:ascii="Arial" w:hAnsi="Arial"/>
      <w:b/>
      <w:caps/>
      <w:kern w:val="28"/>
      <w:sz w:val="28"/>
    </w:rPr>
  </w:style>
  <w:style w:type="paragraph" w:styleId="Heading2">
    <w:name w:val="heading 2"/>
    <w:basedOn w:val="Normal"/>
    <w:next w:val="BodyText"/>
    <w:link w:val="Heading2Char"/>
    <w:qFormat/>
    <w:rsid w:val="007C0897"/>
    <w:pPr>
      <w:keepNext/>
      <w:numPr>
        <w:ilvl w:val="1"/>
        <w:numId w:val="12"/>
      </w:numPr>
      <w:tabs>
        <w:tab w:val="left" w:pos="720"/>
      </w:tabs>
      <w:spacing w:before="240" w:after="60"/>
      <w:outlineLvl w:val="1"/>
    </w:pPr>
    <w:rPr>
      <w:rFonts w:ascii="Arial" w:hAnsi="Arial"/>
      <w:b/>
      <w:caps/>
    </w:rPr>
  </w:style>
  <w:style w:type="paragraph" w:styleId="Heading3">
    <w:name w:val="heading 3"/>
    <w:aliases w:val="AIAA Heading 3"/>
    <w:basedOn w:val="Normal"/>
    <w:next w:val="BodyText"/>
    <w:link w:val="Heading3Char"/>
    <w:qFormat/>
    <w:rsid w:val="007C0897"/>
    <w:pPr>
      <w:keepNext/>
      <w:numPr>
        <w:ilvl w:val="2"/>
        <w:numId w:val="12"/>
      </w:numPr>
      <w:spacing w:before="120" w:after="60"/>
      <w:ind w:left="900"/>
      <w:outlineLvl w:val="2"/>
    </w:pPr>
    <w:rPr>
      <w:rFonts w:ascii="Arial" w:hAnsi="Arial"/>
      <w:b/>
      <w:i/>
      <w:lang w:val="fr-CA"/>
    </w:rPr>
  </w:style>
  <w:style w:type="paragraph" w:styleId="Heading4">
    <w:name w:val="heading 4"/>
    <w:basedOn w:val="Normal"/>
    <w:next w:val="BodyText"/>
    <w:link w:val="Heading4Char"/>
    <w:qFormat/>
    <w:rsid w:val="007C0897"/>
    <w:pPr>
      <w:keepNext/>
      <w:numPr>
        <w:ilvl w:val="3"/>
        <w:numId w:val="12"/>
      </w:numPr>
      <w:spacing w:before="120" w:after="60"/>
      <w:outlineLvl w:val="3"/>
    </w:pPr>
    <w:rPr>
      <w:rFonts w:ascii="Arial" w:hAnsi="Arial"/>
      <w:b/>
      <w:color w:val="000000"/>
    </w:rPr>
  </w:style>
  <w:style w:type="paragraph" w:styleId="Heading5">
    <w:name w:val="heading 5"/>
    <w:basedOn w:val="Normal"/>
    <w:next w:val="BodyText"/>
    <w:link w:val="Heading5Char"/>
    <w:qFormat/>
    <w:rsid w:val="007C0897"/>
    <w:pPr>
      <w:keepNext/>
      <w:numPr>
        <w:ilvl w:val="4"/>
        <w:numId w:val="12"/>
      </w:numPr>
      <w:tabs>
        <w:tab w:val="left" w:pos="1152"/>
      </w:tabs>
      <w:spacing w:before="120" w:after="60"/>
      <w:outlineLvl w:val="4"/>
    </w:pPr>
    <w:rPr>
      <w:b/>
      <w:i/>
    </w:rPr>
  </w:style>
  <w:style w:type="paragraph" w:styleId="Heading6">
    <w:name w:val="heading 6"/>
    <w:aliases w:val="App Level 1"/>
    <w:basedOn w:val="Normal"/>
    <w:next w:val="BodyText"/>
    <w:link w:val="Heading6Char"/>
    <w:qFormat/>
    <w:rsid w:val="007C0897"/>
    <w:pPr>
      <w:pageBreakBefore/>
      <w:numPr>
        <w:ilvl w:val="5"/>
        <w:numId w:val="12"/>
      </w:numPr>
      <w:spacing w:before="240" w:after="60"/>
      <w:jc w:val="center"/>
      <w:outlineLvl w:val="5"/>
    </w:pPr>
    <w:rPr>
      <w:rFonts w:ascii="Arial" w:hAnsi="Arial"/>
      <w:b/>
      <w:caps/>
      <w:sz w:val="28"/>
    </w:rPr>
  </w:style>
  <w:style w:type="paragraph" w:styleId="Heading7">
    <w:name w:val="heading 7"/>
    <w:aliases w:val="App Level 2,App Lev 1"/>
    <w:next w:val="BodyText"/>
    <w:link w:val="Heading7Char"/>
    <w:qFormat/>
    <w:rsid w:val="007C0897"/>
    <w:pPr>
      <w:numPr>
        <w:ilvl w:val="6"/>
        <w:numId w:val="12"/>
      </w:numPr>
      <w:spacing w:before="240" w:after="60" w:line="240" w:lineRule="auto"/>
      <w:outlineLvl w:val="6"/>
    </w:pPr>
    <w:rPr>
      <w:rFonts w:ascii="Arial" w:eastAsia="Times New Roman" w:hAnsi="Arial" w:cs="Times New Roman"/>
      <w:b/>
      <w:caps/>
      <w:sz w:val="24"/>
      <w:szCs w:val="20"/>
      <w:lang w:val="en-US"/>
    </w:rPr>
  </w:style>
  <w:style w:type="paragraph" w:styleId="Heading8">
    <w:name w:val="heading 8"/>
    <w:aliases w:val="App Level 3,App Lev 2"/>
    <w:next w:val="BodyText"/>
    <w:link w:val="Heading8Char"/>
    <w:qFormat/>
    <w:rsid w:val="007C0897"/>
    <w:pPr>
      <w:keepNext/>
      <w:numPr>
        <w:ilvl w:val="7"/>
        <w:numId w:val="12"/>
      </w:numPr>
      <w:spacing w:before="120" w:after="60" w:line="240" w:lineRule="auto"/>
      <w:outlineLvl w:val="7"/>
    </w:pPr>
    <w:rPr>
      <w:rFonts w:ascii="Arial" w:eastAsia="Times New Roman" w:hAnsi="Arial" w:cs="Times New Roman"/>
      <w:b/>
      <w:i/>
      <w:sz w:val="24"/>
      <w:szCs w:val="20"/>
      <w:lang w:val="en-US"/>
    </w:rPr>
  </w:style>
  <w:style w:type="paragraph" w:styleId="Heading9">
    <w:name w:val="heading 9"/>
    <w:aliases w:val="App Level 4,App Lev 3"/>
    <w:basedOn w:val="Normal"/>
    <w:next w:val="BodyText"/>
    <w:link w:val="Heading9Char"/>
    <w:qFormat/>
    <w:rsid w:val="007C0897"/>
    <w:pPr>
      <w:keepNext/>
      <w:numPr>
        <w:ilvl w:val="8"/>
        <w:numId w:val="12"/>
      </w:numPr>
      <w:spacing w:before="120" w:after="60"/>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IAA Heading 1 Char"/>
    <w:basedOn w:val="DefaultParagraphFont"/>
    <w:link w:val="Heading1"/>
    <w:rsid w:val="007C0897"/>
    <w:rPr>
      <w:rFonts w:ascii="Arial" w:eastAsia="Times New Roman" w:hAnsi="Arial" w:cs="Times New Roman"/>
      <w:b/>
      <w:caps/>
      <w:kern w:val="28"/>
      <w:sz w:val="28"/>
      <w:szCs w:val="24"/>
    </w:rPr>
  </w:style>
  <w:style w:type="character" w:customStyle="1" w:styleId="Heading2Char">
    <w:name w:val="Heading 2 Char"/>
    <w:basedOn w:val="DefaultParagraphFont"/>
    <w:link w:val="Heading2"/>
    <w:rsid w:val="007C0897"/>
    <w:rPr>
      <w:rFonts w:ascii="Arial" w:eastAsia="Times New Roman" w:hAnsi="Arial" w:cs="Times New Roman"/>
      <w:b/>
      <w:caps/>
      <w:sz w:val="24"/>
      <w:szCs w:val="24"/>
    </w:rPr>
  </w:style>
  <w:style w:type="character" w:customStyle="1" w:styleId="Heading3Char">
    <w:name w:val="Heading 3 Char"/>
    <w:aliases w:val="AIAA Heading 3 Char"/>
    <w:basedOn w:val="DefaultParagraphFont"/>
    <w:link w:val="Heading3"/>
    <w:rsid w:val="007C0897"/>
    <w:rPr>
      <w:rFonts w:ascii="Arial" w:eastAsia="Times New Roman" w:hAnsi="Arial" w:cs="Times New Roman"/>
      <w:b/>
      <w:i/>
      <w:sz w:val="24"/>
      <w:szCs w:val="24"/>
      <w:lang w:val="fr-CA"/>
    </w:rPr>
  </w:style>
  <w:style w:type="character" w:customStyle="1" w:styleId="Heading4Char">
    <w:name w:val="Heading 4 Char"/>
    <w:basedOn w:val="DefaultParagraphFont"/>
    <w:link w:val="Heading4"/>
    <w:rsid w:val="007C0897"/>
    <w:rPr>
      <w:rFonts w:ascii="Arial" w:eastAsia="Times New Roman" w:hAnsi="Arial" w:cs="Times New Roman"/>
      <w:b/>
      <w:color w:val="000000"/>
      <w:sz w:val="24"/>
      <w:szCs w:val="24"/>
    </w:rPr>
  </w:style>
  <w:style w:type="character" w:customStyle="1" w:styleId="Heading5Char">
    <w:name w:val="Heading 5 Char"/>
    <w:basedOn w:val="DefaultParagraphFont"/>
    <w:link w:val="Heading5"/>
    <w:rsid w:val="007C0897"/>
    <w:rPr>
      <w:rFonts w:ascii="Times New Roman" w:eastAsia="Times New Roman" w:hAnsi="Times New Roman" w:cs="Times New Roman"/>
      <w:b/>
      <w:i/>
      <w:sz w:val="24"/>
      <w:szCs w:val="24"/>
    </w:rPr>
  </w:style>
  <w:style w:type="character" w:customStyle="1" w:styleId="Heading6Char">
    <w:name w:val="Heading 6 Char"/>
    <w:aliases w:val="App Level 1 Char"/>
    <w:basedOn w:val="DefaultParagraphFont"/>
    <w:link w:val="Heading6"/>
    <w:rsid w:val="007C0897"/>
    <w:rPr>
      <w:rFonts w:ascii="Arial" w:eastAsia="Times New Roman" w:hAnsi="Arial" w:cs="Times New Roman"/>
      <w:b/>
      <w:caps/>
      <w:sz w:val="28"/>
      <w:szCs w:val="24"/>
    </w:rPr>
  </w:style>
  <w:style w:type="character" w:customStyle="1" w:styleId="Heading7Char">
    <w:name w:val="Heading 7 Char"/>
    <w:aliases w:val="App Level 2 Char,App Lev 1 Char"/>
    <w:basedOn w:val="DefaultParagraphFont"/>
    <w:link w:val="Heading7"/>
    <w:rsid w:val="007C0897"/>
    <w:rPr>
      <w:rFonts w:ascii="Arial" w:eastAsia="Times New Roman" w:hAnsi="Arial" w:cs="Times New Roman"/>
      <w:b/>
      <w:caps/>
      <w:sz w:val="24"/>
      <w:szCs w:val="20"/>
      <w:lang w:val="en-US"/>
    </w:rPr>
  </w:style>
  <w:style w:type="character" w:customStyle="1" w:styleId="Heading8Char">
    <w:name w:val="Heading 8 Char"/>
    <w:aliases w:val="App Level 3 Char,App Lev 2 Char"/>
    <w:basedOn w:val="DefaultParagraphFont"/>
    <w:link w:val="Heading8"/>
    <w:rsid w:val="007C0897"/>
    <w:rPr>
      <w:rFonts w:ascii="Arial" w:eastAsia="Times New Roman" w:hAnsi="Arial" w:cs="Times New Roman"/>
      <w:b/>
      <w:i/>
      <w:sz w:val="24"/>
      <w:szCs w:val="20"/>
      <w:lang w:val="en-US"/>
    </w:rPr>
  </w:style>
  <w:style w:type="character" w:customStyle="1" w:styleId="Heading9Char">
    <w:name w:val="Heading 9 Char"/>
    <w:aliases w:val="App Level 4 Char,App Lev 3 Char"/>
    <w:basedOn w:val="DefaultParagraphFont"/>
    <w:link w:val="Heading9"/>
    <w:rsid w:val="007C0897"/>
    <w:rPr>
      <w:rFonts w:ascii="Arial" w:eastAsia="Times New Roman" w:hAnsi="Arial" w:cs="Times New Roman"/>
      <w:b/>
      <w:sz w:val="24"/>
      <w:szCs w:val="24"/>
    </w:rPr>
  </w:style>
  <w:style w:type="paragraph" w:styleId="BodyText">
    <w:name w:val="Body Text"/>
    <w:aliases w:val="AIAA Body Text,Body Text SRP,Body Text Char Char Char,Body Text Char Char,Figures"/>
    <w:basedOn w:val="Normal"/>
    <w:link w:val="BodyTextChar"/>
    <w:qFormat/>
    <w:rsid w:val="007C0897"/>
  </w:style>
  <w:style w:type="character" w:customStyle="1" w:styleId="BodyTextChar">
    <w:name w:val="Body Text Char"/>
    <w:aliases w:val="AIAA Body Text Char,Body Text SRP Char,Body Text Char Char Char Char,Body Text Char Char Char1,Figures Char"/>
    <w:basedOn w:val="DefaultParagraphFont"/>
    <w:link w:val="BodyText"/>
    <w:rsid w:val="007C0897"/>
    <w:rPr>
      <w:rFonts w:ascii="Times New Roman" w:eastAsia="Times New Roman" w:hAnsi="Times New Roman" w:cs="Times New Roman"/>
      <w:sz w:val="24"/>
      <w:szCs w:val="20"/>
      <w:lang w:val="en-US"/>
    </w:rPr>
  </w:style>
  <w:style w:type="paragraph" w:styleId="TOC1">
    <w:name w:val="toc 1"/>
    <w:basedOn w:val="Normal"/>
    <w:next w:val="Normal"/>
    <w:uiPriority w:val="39"/>
    <w:rsid w:val="007C0897"/>
    <w:pPr>
      <w:tabs>
        <w:tab w:val="right" w:leader="dot" w:pos="9360"/>
      </w:tabs>
      <w:spacing w:before="120"/>
    </w:pPr>
    <w:rPr>
      <w:b/>
      <w:smallCaps/>
    </w:rPr>
  </w:style>
  <w:style w:type="paragraph" w:styleId="TOC2">
    <w:name w:val="toc 2"/>
    <w:basedOn w:val="Normal"/>
    <w:next w:val="Normal"/>
    <w:uiPriority w:val="39"/>
    <w:rsid w:val="007C0897"/>
    <w:pPr>
      <w:tabs>
        <w:tab w:val="right" w:leader="dot" w:pos="9360"/>
      </w:tabs>
      <w:ind w:left="240"/>
    </w:pPr>
    <w:rPr>
      <w:smallCaps/>
      <w:sz w:val="20"/>
    </w:rPr>
  </w:style>
  <w:style w:type="paragraph" w:styleId="TOC3">
    <w:name w:val="toc 3"/>
    <w:basedOn w:val="Normal"/>
    <w:next w:val="Normal"/>
    <w:uiPriority w:val="39"/>
    <w:rsid w:val="007C0897"/>
    <w:pPr>
      <w:tabs>
        <w:tab w:val="right" w:leader="dot" w:pos="9360"/>
      </w:tabs>
      <w:ind w:left="480"/>
    </w:pPr>
    <w:rPr>
      <w:i/>
      <w:sz w:val="20"/>
    </w:rPr>
  </w:style>
  <w:style w:type="paragraph" w:styleId="TOC4">
    <w:name w:val="toc 4"/>
    <w:basedOn w:val="Normal"/>
    <w:next w:val="Normal"/>
    <w:uiPriority w:val="39"/>
    <w:rsid w:val="007C0897"/>
    <w:pPr>
      <w:tabs>
        <w:tab w:val="right" w:leader="dot" w:pos="9360"/>
      </w:tabs>
      <w:ind w:left="720"/>
    </w:pPr>
    <w:rPr>
      <w:i/>
      <w:sz w:val="18"/>
    </w:rPr>
  </w:style>
  <w:style w:type="paragraph" w:styleId="TOC5">
    <w:name w:val="toc 5"/>
    <w:basedOn w:val="Normal"/>
    <w:next w:val="Normal"/>
    <w:uiPriority w:val="39"/>
    <w:rsid w:val="007C0897"/>
    <w:pPr>
      <w:tabs>
        <w:tab w:val="right" w:leader="dot" w:pos="9360"/>
      </w:tabs>
      <w:ind w:left="960"/>
    </w:pPr>
    <w:rPr>
      <w:i/>
      <w:sz w:val="18"/>
    </w:rPr>
  </w:style>
  <w:style w:type="character" w:styleId="PageNumber">
    <w:name w:val="page number"/>
    <w:basedOn w:val="DefaultParagraphFont"/>
    <w:rsid w:val="007C0897"/>
  </w:style>
  <w:style w:type="paragraph" w:styleId="Footer">
    <w:name w:val="footer"/>
    <w:basedOn w:val="Normal"/>
    <w:link w:val="FooterChar"/>
    <w:rsid w:val="007C0897"/>
    <w:pPr>
      <w:tabs>
        <w:tab w:val="center" w:pos="4320"/>
        <w:tab w:val="right" w:pos="8640"/>
      </w:tabs>
    </w:pPr>
  </w:style>
  <w:style w:type="character" w:customStyle="1" w:styleId="FooterChar">
    <w:name w:val="Footer Char"/>
    <w:basedOn w:val="DefaultParagraphFont"/>
    <w:link w:val="Footer"/>
    <w:rsid w:val="007C0897"/>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7C0897"/>
    <w:pPr>
      <w:shd w:val="clear" w:color="auto" w:fill="000080"/>
    </w:pPr>
    <w:rPr>
      <w:rFonts w:ascii="Tahoma" w:hAnsi="Tahoma"/>
    </w:rPr>
  </w:style>
  <w:style w:type="character" w:customStyle="1" w:styleId="DocumentMapChar">
    <w:name w:val="Document Map Char"/>
    <w:basedOn w:val="DefaultParagraphFont"/>
    <w:link w:val="DocumentMap"/>
    <w:semiHidden/>
    <w:rsid w:val="007C0897"/>
    <w:rPr>
      <w:rFonts w:ascii="Tahoma" w:eastAsia="Times New Roman" w:hAnsi="Tahoma" w:cs="Times New Roman"/>
      <w:sz w:val="24"/>
      <w:szCs w:val="20"/>
      <w:shd w:val="clear" w:color="auto" w:fill="000080"/>
      <w:lang w:val="en-US"/>
    </w:rPr>
  </w:style>
  <w:style w:type="paragraph" w:styleId="Caption">
    <w:name w:val="caption"/>
    <w:aliases w:val="Caption Char1,Caption Char Char"/>
    <w:basedOn w:val="Normal"/>
    <w:next w:val="BodyText"/>
    <w:uiPriority w:val="35"/>
    <w:qFormat/>
    <w:rsid w:val="007C0897"/>
    <w:pPr>
      <w:spacing w:before="120"/>
      <w:jc w:val="center"/>
    </w:pPr>
    <w:rPr>
      <w:rFonts w:ascii="Arial" w:hAnsi="Arial"/>
      <w:sz w:val="22"/>
      <w:lang w:val="fr-FR"/>
    </w:rPr>
  </w:style>
  <w:style w:type="paragraph" w:styleId="TableofFigures">
    <w:name w:val="table of figures"/>
    <w:basedOn w:val="Normal"/>
    <w:next w:val="Normal"/>
    <w:uiPriority w:val="99"/>
    <w:rsid w:val="007C0897"/>
    <w:pPr>
      <w:tabs>
        <w:tab w:val="right" w:leader="dot" w:pos="9360"/>
      </w:tabs>
      <w:spacing w:before="40" w:after="40"/>
      <w:ind w:left="403" w:hanging="403"/>
    </w:pPr>
    <w:rPr>
      <w:rFonts w:ascii="Helvetica" w:hAnsi="Helvetica"/>
      <w:caps/>
      <w:sz w:val="18"/>
    </w:rPr>
  </w:style>
  <w:style w:type="paragraph" w:styleId="TOC6">
    <w:name w:val="toc 6"/>
    <w:basedOn w:val="Normal"/>
    <w:next w:val="Normal"/>
    <w:autoRedefine/>
    <w:uiPriority w:val="39"/>
    <w:rsid w:val="007C0897"/>
    <w:pPr>
      <w:ind w:left="1000"/>
    </w:pPr>
    <w:rPr>
      <w:i/>
      <w:sz w:val="16"/>
    </w:rPr>
  </w:style>
  <w:style w:type="paragraph" w:styleId="TOC7">
    <w:name w:val="toc 7"/>
    <w:basedOn w:val="Normal"/>
    <w:next w:val="Normal"/>
    <w:autoRedefine/>
    <w:uiPriority w:val="39"/>
    <w:rsid w:val="007C0897"/>
    <w:pPr>
      <w:ind w:left="1195"/>
    </w:pPr>
    <w:rPr>
      <w:i/>
      <w:sz w:val="16"/>
    </w:rPr>
  </w:style>
  <w:style w:type="paragraph" w:styleId="TOC8">
    <w:name w:val="toc 8"/>
    <w:basedOn w:val="Normal"/>
    <w:next w:val="Normal"/>
    <w:autoRedefine/>
    <w:uiPriority w:val="39"/>
    <w:rsid w:val="007C0897"/>
    <w:pPr>
      <w:ind w:left="1400"/>
    </w:pPr>
    <w:rPr>
      <w:i/>
    </w:rPr>
  </w:style>
  <w:style w:type="paragraph" w:styleId="TOC9">
    <w:name w:val="toc 9"/>
    <w:basedOn w:val="Normal"/>
    <w:next w:val="Normal"/>
    <w:autoRedefine/>
    <w:uiPriority w:val="39"/>
    <w:rsid w:val="007C0897"/>
  </w:style>
  <w:style w:type="paragraph" w:styleId="Header">
    <w:name w:val="header"/>
    <w:aliases w:val="header/odd"/>
    <w:basedOn w:val="Normal"/>
    <w:link w:val="HeaderChar"/>
    <w:rsid w:val="007C0897"/>
    <w:pPr>
      <w:tabs>
        <w:tab w:val="center" w:pos="4320"/>
        <w:tab w:val="right" w:pos="9360"/>
      </w:tabs>
    </w:pPr>
  </w:style>
  <w:style w:type="character" w:customStyle="1" w:styleId="HeaderChar">
    <w:name w:val="Header Char"/>
    <w:aliases w:val="header/odd Char"/>
    <w:basedOn w:val="DefaultParagraphFont"/>
    <w:link w:val="Header"/>
    <w:rsid w:val="007C0897"/>
    <w:rPr>
      <w:rFonts w:ascii="Times New Roman" w:eastAsia="Times New Roman" w:hAnsi="Times New Roman" w:cs="Times New Roman"/>
      <w:sz w:val="24"/>
      <w:szCs w:val="20"/>
      <w:lang w:val="en-US"/>
    </w:rPr>
  </w:style>
  <w:style w:type="character" w:styleId="Hyperlink">
    <w:name w:val="Hyperlink"/>
    <w:basedOn w:val="DefaultParagraphFont"/>
    <w:uiPriority w:val="99"/>
    <w:rsid w:val="007C0897"/>
    <w:rPr>
      <w:color w:val="0000FF"/>
      <w:u w:val="single"/>
    </w:rPr>
  </w:style>
  <w:style w:type="paragraph" w:customStyle="1" w:styleId="Table">
    <w:name w:val="Table"/>
    <w:basedOn w:val="BodyText"/>
    <w:rsid w:val="007C0897"/>
    <w:pPr>
      <w:tabs>
        <w:tab w:val="left" w:pos="284"/>
      </w:tabs>
      <w:spacing w:before="40" w:after="40"/>
    </w:pPr>
  </w:style>
  <w:style w:type="paragraph" w:customStyle="1" w:styleId="TableHeading">
    <w:name w:val="Table Heading"/>
    <w:basedOn w:val="Table"/>
    <w:next w:val="Table"/>
    <w:rsid w:val="007C0897"/>
    <w:pPr>
      <w:jc w:val="center"/>
    </w:pPr>
    <w:rPr>
      <w:b/>
    </w:rPr>
  </w:style>
  <w:style w:type="paragraph" w:customStyle="1" w:styleId="DocNumber">
    <w:name w:val="Doc Number"/>
    <w:basedOn w:val="Title"/>
    <w:rsid w:val="007C0897"/>
    <w:pPr>
      <w:jc w:val="right"/>
    </w:pPr>
    <w:rPr>
      <w:caps/>
    </w:rPr>
  </w:style>
  <w:style w:type="paragraph" w:styleId="Title">
    <w:name w:val="Title"/>
    <w:basedOn w:val="Normal"/>
    <w:link w:val="TitleChar"/>
    <w:qFormat/>
    <w:rsid w:val="007C0897"/>
    <w:pPr>
      <w:spacing w:before="40"/>
      <w:outlineLvl w:val="0"/>
    </w:pPr>
    <w:rPr>
      <w:rFonts w:ascii="Helvetica" w:hAnsi="Helvetica"/>
      <w:b/>
      <w:kern w:val="28"/>
      <w:sz w:val="40"/>
    </w:rPr>
  </w:style>
  <w:style w:type="character" w:customStyle="1" w:styleId="TitleChar">
    <w:name w:val="Title Char"/>
    <w:basedOn w:val="DefaultParagraphFont"/>
    <w:link w:val="Title"/>
    <w:rsid w:val="007C0897"/>
    <w:rPr>
      <w:rFonts w:ascii="Helvetica" w:eastAsia="Times New Roman" w:hAnsi="Helvetica" w:cs="Times New Roman"/>
      <w:b/>
      <w:kern w:val="28"/>
      <w:sz w:val="40"/>
      <w:szCs w:val="20"/>
      <w:lang w:val="en-US"/>
    </w:rPr>
  </w:style>
  <w:style w:type="paragraph" w:styleId="CommentText">
    <w:name w:val="annotation text"/>
    <w:basedOn w:val="Normal"/>
    <w:link w:val="CommentTextChar"/>
    <w:semiHidden/>
    <w:rsid w:val="007C0897"/>
    <w:rPr>
      <w:sz w:val="20"/>
    </w:rPr>
  </w:style>
  <w:style w:type="character" w:customStyle="1" w:styleId="CommentTextChar">
    <w:name w:val="Comment Text Char"/>
    <w:basedOn w:val="DefaultParagraphFont"/>
    <w:link w:val="CommentText"/>
    <w:semiHidden/>
    <w:rsid w:val="007C0897"/>
    <w:rPr>
      <w:rFonts w:ascii="Times New Roman" w:eastAsia="Times New Roman" w:hAnsi="Times New Roman" w:cs="Times New Roman"/>
      <w:sz w:val="20"/>
      <w:szCs w:val="20"/>
    </w:rPr>
  </w:style>
  <w:style w:type="character" w:styleId="CommentReference">
    <w:name w:val="annotation reference"/>
    <w:basedOn w:val="DefaultParagraphFont"/>
    <w:semiHidden/>
    <w:rsid w:val="007C0897"/>
    <w:rPr>
      <w:sz w:val="16"/>
    </w:rPr>
  </w:style>
  <w:style w:type="paragraph" w:customStyle="1" w:styleId="Heading-unnumbered">
    <w:name w:val="Heading - unnumbered"/>
    <w:basedOn w:val="Heading1"/>
    <w:rsid w:val="007C0897"/>
    <w:pPr>
      <w:pageBreakBefore w:val="0"/>
      <w:numPr>
        <w:numId w:val="0"/>
      </w:numPr>
      <w:spacing w:before="40" w:after="120"/>
      <w:jc w:val="center"/>
    </w:pPr>
    <w:rPr>
      <w:sz w:val="24"/>
    </w:rPr>
  </w:style>
  <w:style w:type="paragraph" w:customStyle="1" w:styleId="underlined">
    <w:name w:val="underlined"/>
    <w:basedOn w:val="BodyText"/>
    <w:next w:val="Normal"/>
    <w:rsid w:val="007C0897"/>
    <w:pPr>
      <w:spacing w:before="120" w:after="240"/>
    </w:pPr>
    <w:rPr>
      <w:u w:val="single"/>
    </w:rPr>
  </w:style>
  <w:style w:type="paragraph" w:styleId="FootnoteText">
    <w:name w:val="footnote text"/>
    <w:basedOn w:val="Normal"/>
    <w:link w:val="FootnoteTextChar"/>
    <w:rsid w:val="007C0897"/>
    <w:rPr>
      <w:sz w:val="20"/>
    </w:rPr>
  </w:style>
  <w:style w:type="character" w:customStyle="1" w:styleId="FootnoteTextChar">
    <w:name w:val="Footnote Text Char"/>
    <w:basedOn w:val="DefaultParagraphFont"/>
    <w:link w:val="FootnoteText"/>
    <w:rsid w:val="007C0897"/>
    <w:rPr>
      <w:rFonts w:ascii="Times New Roman" w:eastAsia="Times New Roman" w:hAnsi="Times New Roman" w:cs="Times New Roman"/>
      <w:sz w:val="20"/>
      <w:szCs w:val="20"/>
      <w:lang w:val="en-US"/>
    </w:rPr>
  </w:style>
  <w:style w:type="paragraph" w:customStyle="1" w:styleId="Bold">
    <w:name w:val="Bold"/>
    <w:basedOn w:val="Normal"/>
    <w:next w:val="BodyText"/>
    <w:rsid w:val="007C0897"/>
    <w:pPr>
      <w:spacing w:before="120"/>
    </w:pPr>
    <w:rPr>
      <w:b/>
    </w:rPr>
  </w:style>
  <w:style w:type="paragraph" w:styleId="Subtitle">
    <w:name w:val="Subtitle"/>
    <w:basedOn w:val="Normal"/>
    <w:link w:val="SubtitleChar"/>
    <w:qFormat/>
    <w:rsid w:val="007C0897"/>
    <w:pPr>
      <w:spacing w:after="60"/>
      <w:outlineLvl w:val="1"/>
    </w:pPr>
    <w:rPr>
      <w:rFonts w:ascii="Helvetica" w:hAnsi="Helvetica"/>
      <w:b/>
      <w:sz w:val="36"/>
    </w:rPr>
  </w:style>
  <w:style w:type="character" w:customStyle="1" w:styleId="SubtitleChar">
    <w:name w:val="Subtitle Char"/>
    <w:basedOn w:val="DefaultParagraphFont"/>
    <w:link w:val="Subtitle"/>
    <w:rsid w:val="007C0897"/>
    <w:rPr>
      <w:rFonts w:ascii="Helvetica" w:eastAsia="Times New Roman" w:hAnsi="Helvetica" w:cs="Times New Roman"/>
      <w:b/>
      <w:sz w:val="36"/>
      <w:szCs w:val="20"/>
      <w:lang w:val="en-US"/>
    </w:rPr>
  </w:style>
  <w:style w:type="character" w:styleId="FootnoteReference">
    <w:name w:val="footnote reference"/>
    <w:basedOn w:val="DefaultParagraphFont"/>
    <w:semiHidden/>
    <w:rsid w:val="007C0897"/>
    <w:rPr>
      <w:vertAlign w:val="superscript"/>
    </w:rPr>
  </w:style>
  <w:style w:type="paragraph" w:customStyle="1" w:styleId="TOC">
    <w:name w:val="TOC"/>
    <w:basedOn w:val="Heading-unnumbered"/>
    <w:next w:val="BodyText"/>
    <w:rsid w:val="007C0897"/>
  </w:style>
  <w:style w:type="paragraph" w:customStyle="1" w:styleId="TableCaption">
    <w:name w:val="Table Caption"/>
    <w:basedOn w:val="Caption"/>
    <w:rsid w:val="007C0897"/>
    <w:pPr>
      <w:spacing w:before="360"/>
    </w:pPr>
    <w:rPr>
      <w:rFonts w:ascii="Times New Roman" w:hAnsi="Times New Roman"/>
      <w:sz w:val="24"/>
    </w:rPr>
  </w:style>
  <w:style w:type="character" w:customStyle="1" w:styleId="QuickFormat4">
    <w:name w:val="QuickFormat4"/>
    <w:rsid w:val="007C0897"/>
  </w:style>
  <w:style w:type="paragraph" w:styleId="PlainText">
    <w:name w:val="Plain Text"/>
    <w:basedOn w:val="Normal"/>
    <w:link w:val="PlainTextChar"/>
    <w:uiPriority w:val="99"/>
    <w:rsid w:val="007C0897"/>
    <w:rPr>
      <w:rFonts w:ascii="Courier New" w:hAnsi="Courier New"/>
      <w:sz w:val="20"/>
    </w:rPr>
  </w:style>
  <w:style w:type="character" w:customStyle="1" w:styleId="PlainTextChar">
    <w:name w:val="Plain Text Char"/>
    <w:basedOn w:val="DefaultParagraphFont"/>
    <w:link w:val="PlainText"/>
    <w:uiPriority w:val="99"/>
    <w:rsid w:val="007C0897"/>
    <w:rPr>
      <w:rFonts w:ascii="Courier New" w:eastAsia="Times New Roman" w:hAnsi="Courier New" w:cs="Times New Roman"/>
      <w:sz w:val="20"/>
      <w:szCs w:val="20"/>
      <w:lang w:val="en-US"/>
    </w:rPr>
  </w:style>
  <w:style w:type="paragraph" w:styleId="BodyText3">
    <w:name w:val="Body Text 3"/>
    <w:basedOn w:val="Normal"/>
    <w:link w:val="BodyText3Char"/>
    <w:rsid w:val="007C0897"/>
  </w:style>
  <w:style w:type="character" w:customStyle="1" w:styleId="BodyText3Char">
    <w:name w:val="Body Text 3 Char"/>
    <w:basedOn w:val="DefaultParagraphFont"/>
    <w:link w:val="BodyText3"/>
    <w:rsid w:val="007C0897"/>
    <w:rPr>
      <w:rFonts w:ascii="Times New Roman" w:eastAsia="Times New Roman" w:hAnsi="Times New Roman" w:cs="Times New Roman"/>
      <w:sz w:val="24"/>
      <w:szCs w:val="20"/>
    </w:rPr>
  </w:style>
  <w:style w:type="paragraph" w:styleId="ListBullet">
    <w:name w:val="List Bullet"/>
    <w:basedOn w:val="Normal"/>
    <w:autoRedefine/>
    <w:rsid w:val="007C0897"/>
    <w:pPr>
      <w:numPr>
        <w:numId w:val="1"/>
      </w:numPr>
    </w:pPr>
  </w:style>
  <w:style w:type="paragraph" w:styleId="ListBullet2">
    <w:name w:val="List Bullet 2"/>
    <w:basedOn w:val="Normal"/>
    <w:autoRedefine/>
    <w:rsid w:val="007C0897"/>
    <w:pPr>
      <w:numPr>
        <w:numId w:val="2"/>
      </w:numPr>
    </w:pPr>
  </w:style>
  <w:style w:type="paragraph" w:styleId="ListBullet3">
    <w:name w:val="List Bullet 3"/>
    <w:basedOn w:val="Normal"/>
    <w:autoRedefine/>
    <w:rsid w:val="007C0897"/>
    <w:pPr>
      <w:numPr>
        <w:numId w:val="8"/>
      </w:numPr>
    </w:pPr>
  </w:style>
  <w:style w:type="paragraph" w:styleId="ListBullet4">
    <w:name w:val="List Bullet 4"/>
    <w:basedOn w:val="Normal"/>
    <w:autoRedefine/>
    <w:rsid w:val="007C0897"/>
    <w:pPr>
      <w:numPr>
        <w:numId w:val="9"/>
      </w:numPr>
    </w:pPr>
  </w:style>
  <w:style w:type="paragraph" w:styleId="ListBullet5">
    <w:name w:val="List Bullet 5"/>
    <w:basedOn w:val="Normal"/>
    <w:autoRedefine/>
    <w:rsid w:val="007C0897"/>
    <w:pPr>
      <w:numPr>
        <w:numId w:val="10"/>
      </w:numPr>
    </w:pPr>
  </w:style>
  <w:style w:type="paragraph" w:styleId="ListNumber">
    <w:name w:val="List Number"/>
    <w:basedOn w:val="Normal"/>
    <w:rsid w:val="007C0897"/>
    <w:pPr>
      <w:numPr>
        <w:numId w:val="3"/>
      </w:numPr>
    </w:pPr>
  </w:style>
  <w:style w:type="paragraph" w:styleId="ListNumber2">
    <w:name w:val="List Number 2"/>
    <w:basedOn w:val="Normal"/>
    <w:rsid w:val="007C0897"/>
    <w:pPr>
      <w:numPr>
        <w:numId w:val="4"/>
      </w:numPr>
    </w:pPr>
  </w:style>
  <w:style w:type="paragraph" w:styleId="ListNumber3">
    <w:name w:val="List Number 3"/>
    <w:basedOn w:val="Normal"/>
    <w:rsid w:val="007C0897"/>
    <w:pPr>
      <w:numPr>
        <w:numId w:val="6"/>
      </w:numPr>
    </w:pPr>
  </w:style>
  <w:style w:type="paragraph" w:styleId="ListNumber4">
    <w:name w:val="List Number 4"/>
    <w:basedOn w:val="Normal"/>
    <w:rsid w:val="007C0897"/>
    <w:pPr>
      <w:numPr>
        <w:numId w:val="5"/>
      </w:numPr>
    </w:pPr>
  </w:style>
  <w:style w:type="paragraph" w:styleId="ListNumber5">
    <w:name w:val="List Number 5"/>
    <w:basedOn w:val="Normal"/>
    <w:rsid w:val="007C0897"/>
    <w:pPr>
      <w:numPr>
        <w:numId w:val="7"/>
      </w:numPr>
    </w:pPr>
  </w:style>
  <w:style w:type="paragraph" w:customStyle="1" w:styleId="Source">
    <w:name w:val="Source"/>
    <w:basedOn w:val="BodyText"/>
    <w:next w:val="BodyText"/>
    <w:rsid w:val="007C0897"/>
    <w:pPr>
      <w:spacing w:before="80" w:after="80"/>
      <w:jc w:val="right"/>
    </w:pPr>
    <w:rPr>
      <w:i/>
      <w:iCs/>
      <w:sz w:val="20"/>
    </w:rPr>
  </w:style>
  <w:style w:type="paragraph" w:customStyle="1" w:styleId="Appendices">
    <w:name w:val="Appendices"/>
    <w:basedOn w:val="Subtitle"/>
    <w:rsid w:val="007C0897"/>
    <w:pPr>
      <w:jc w:val="center"/>
    </w:pPr>
    <w:rPr>
      <w:caps/>
    </w:rPr>
  </w:style>
  <w:style w:type="paragraph" w:customStyle="1" w:styleId="table0">
    <w:name w:val="table"/>
    <w:basedOn w:val="BodyText"/>
    <w:rsid w:val="007C0897"/>
    <w:pPr>
      <w:tabs>
        <w:tab w:val="left" w:pos="284"/>
      </w:tabs>
      <w:spacing w:before="40" w:after="40"/>
    </w:pPr>
  </w:style>
  <w:style w:type="paragraph" w:customStyle="1" w:styleId="Tablenbrd">
    <w:name w:val="Table nbrd"/>
    <w:basedOn w:val="Normal"/>
    <w:rsid w:val="007C0897"/>
    <w:pPr>
      <w:numPr>
        <w:numId w:val="11"/>
      </w:numPr>
      <w:tabs>
        <w:tab w:val="left" w:pos="284"/>
      </w:tabs>
      <w:spacing w:before="80" w:after="80"/>
    </w:pPr>
    <w:rPr>
      <w:lang w:val="fr-CA"/>
    </w:rPr>
  </w:style>
  <w:style w:type="character" w:styleId="FollowedHyperlink">
    <w:name w:val="FollowedHyperlink"/>
    <w:basedOn w:val="DefaultParagraphFont"/>
    <w:rsid w:val="007C0897"/>
    <w:rPr>
      <w:color w:val="800080"/>
      <w:u w:val="single"/>
    </w:rPr>
  </w:style>
  <w:style w:type="paragraph" w:customStyle="1" w:styleId="DIDHeading3">
    <w:name w:val="DID Heading 3"/>
    <w:basedOn w:val="Normal"/>
    <w:next w:val="BodyTextIndent3"/>
    <w:rsid w:val="007C0897"/>
    <w:pPr>
      <w:numPr>
        <w:ilvl w:val="2"/>
        <w:numId w:val="15"/>
      </w:numPr>
      <w:spacing w:before="120"/>
      <w:ind w:left="1800"/>
    </w:pPr>
    <w:rPr>
      <w:i/>
    </w:rPr>
  </w:style>
  <w:style w:type="paragraph" w:styleId="BodyTextIndent">
    <w:name w:val="Body Text Indent"/>
    <w:basedOn w:val="Normal"/>
    <w:link w:val="BodyTextIndentChar"/>
    <w:rsid w:val="007C0897"/>
    <w:pPr>
      <w:ind w:left="432"/>
    </w:pPr>
  </w:style>
  <w:style w:type="character" w:customStyle="1" w:styleId="BodyTextIndentChar">
    <w:name w:val="Body Text Indent Char"/>
    <w:basedOn w:val="DefaultParagraphFont"/>
    <w:link w:val="BodyTextIndent"/>
    <w:rsid w:val="007C0897"/>
    <w:rPr>
      <w:rFonts w:ascii="Times New Roman" w:eastAsia="Times New Roman" w:hAnsi="Times New Roman" w:cs="Times New Roman"/>
      <w:sz w:val="24"/>
      <w:szCs w:val="20"/>
      <w:lang w:val="en-US"/>
    </w:rPr>
  </w:style>
  <w:style w:type="paragraph" w:customStyle="1" w:styleId="Tablelettered">
    <w:name w:val="Table lettered"/>
    <w:basedOn w:val="Table"/>
    <w:rsid w:val="007C0897"/>
    <w:pPr>
      <w:numPr>
        <w:ilvl w:val="2"/>
        <w:numId w:val="13"/>
      </w:numPr>
      <w:jc w:val="both"/>
    </w:pPr>
  </w:style>
  <w:style w:type="paragraph" w:customStyle="1" w:styleId="DIDHeading1">
    <w:name w:val="DID Heading 1"/>
    <w:basedOn w:val="Normal"/>
    <w:next w:val="BodyTextIndent"/>
    <w:rsid w:val="007C0897"/>
    <w:pPr>
      <w:keepNext/>
      <w:numPr>
        <w:numId w:val="14"/>
      </w:numPr>
      <w:spacing w:before="120" w:after="60"/>
    </w:pPr>
    <w:rPr>
      <w:b/>
      <w:caps/>
    </w:rPr>
  </w:style>
  <w:style w:type="paragraph" w:customStyle="1" w:styleId="DIDHeading2">
    <w:name w:val="DID Heading 2"/>
    <w:basedOn w:val="Normal"/>
    <w:next w:val="BodyTextIndent2"/>
    <w:rsid w:val="007C0897"/>
    <w:pPr>
      <w:numPr>
        <w:ilvl w:val="1"/>
        <w:numId w:val="14"/>
      </w:numPr>
      <w:tabs>
        <w:tab w:val="clear" w:pos="1008"/>
        <w:tab w:val="left" w:pos="1080"/>
      </w:tabs>
      <w:spacing w:before="120"/>
    </w:pPr>
    <w:rPr>
      <w:b/>
    </w:rPr>
  </w:style>
  <w:style w:type="paragraph" w:styleId="BodyTextIndent2">
    <w:name w:val="Body Text Indent 2"/>
    <w:basedOn w:val="Normal"/>
    <w:link w:val="BodyTextIndent2Char"/>
    <w:rsid w:val="007C0897"/>
    <w:pPr>
      <w:ind w:left="1080"/>
    </w:pPr>
  </w:style>
  <w:style w:type="character" w:customStyle="1" w:styleId="BodyTextIndent2Char">
    <w:name w:val="Body Text Indent 2 Char"/>
    <w:basedOn w:val="DefaultParagraphFont"/>
    <w:link w:val="BodyTextIndent2"/>
    <w:rsid w:val="007C0897"/>
    <w:rPr>
      <w:rFonts w:ascii="Times New Roman" w:eastAsia="Times New Roman" w:hAnsi="Times New Roman" w:cs="Times New Roman"/>
      <w:sz w:val="24"/>
      <w:szCs w:val="20"/>
      <w:lang w:val="en-US"/>
    </w:rPr>
  </w:style>
  <w:style w:type="paragraph" w:styleId="BodyTextIndent3">
    <w:name w:val="Body Text Indent 3"/>
    <w:basedOn w:val="Normal"/>
    <w:link w:val="BodyTextIndent3Char"/>
    <w:rsid w:val="007C0897"/>
    <w:pPr>
      <w:ind w:left="1728"/>
    </w:pPr>
    <w:rPr>
      <w:szCs w:val="16"/>
    </w:rPr>
  </w:style>
  <w:style w:type="character" w:customStyle="1" w:styleId="BodyTextIndent3Char">
    <w:name w:val="Body Text Indent 3 Char"/>
    <w:basedOn w:val="DefaultParagraphFont"/>
    <w:link w:val="BodyTextIndent3"/>
    <w:rsid w:val="007C0897"/>
    <w:rPr>
      <w:rFonts w:ascii="Times New Roman" w:eastAsia="Times New Roman" w:hAnsi="Times New Roman" w:cs="Times New Roman"/>
      <w:sz w:val="24"/>
      <w:szCs w:val="16"/>
      <w:lang w:val="en-US"/>
    </w:rPr>
  </w:style>
  <w:style w:type="paragraph" w:customStyle="1" w:styleId="DIDName">
    <w:name w:val="DID Name"/>
    <w:basedOn w:val="Normal"/>
    <w:rsid w:val="007C0897"/>
    <w:pPr>
      <w:jc w:val="center"/>
    </w:pPr>
    <w:rPr>
      <w:rFonts w:ascii="Arial" w:hAnsi="Arial"/>
      <w:b/>
      <w:sz w:val="28"/>
    </w:rPr>
  </w:style>
  <w:style w:type="paragraph" w:customStyle="1" w:styleId="DIDSub-title">
    <w:name w:val="DID Sub-title"/>
    <w:basedOn w:val="Normal"/>
    <w:rsid w:val="007C0897"/>
    <w:rPr>
      <w:rFonts w:ascii="Arial" w:hAnsi="Arial" w:cs="Arial"/>
      <w:b/>
      <w:bCs/>
    </w:rPr>
  </w:style>
  <w:style w:type="paragraph" w:customStyle="1" w:styleId="DIDTitle">
    <w:name w:val="DID Title"/>
    <w:basedOn w:val="Title"/>
    <w:rsid w:val="007C0897"/>
    <w:pPr>
      <w:spacing w:before="240" w:after="60"/>
      <w:jc w:val="center"/>
    </w:pPr>
    <w:rPr>
      <w:rFonts w:ascii="Arial" w:hAnsi="Arial"/>
      <w:sz w:val="32"/>
    </w:rPr>
  </w:style>
  <w:style w:type="paragraph" w:customStyle="1" w:styleId="OEDIDheader1">
    <w:name w:val="OE_DID_header_1"/>
    <w:basedOn w:val="Header"/>
    <w:rsid w:val="007C0897"/>
    <w:pPr>
      <w:numPr>
        <w:ilvl w:val="2"/>
        <w:numId w:val="14"/>
      </w:numPr>
      <w:tabs>
        <w:tab w:val="clear" w:pos="4320"/>
        <w:tab w:val="clear" w:pos="9360"/>
        <w:tab w:val="right" w:pos="8640"/>
      </w:tabs>
      <w:spacing w:before="120"/>
    </w:pPr>
    <w:rPr>
      <w:rFonts w:ascii="Arial" w:hAnsi="Arial" w:cs="Arial"/>
      <w:b/>
      <w:i/>
      <w:sz w:val="22"/>
    </w:rPr>
  </w:style>
  <w:style w:type="paragraph" w:styleId="BodyText2">
    <w:name w:val="Body Text 2"/>
    <w:basedOn w:val="Normal"/>
    <w:link w:val="BodyText2Char"/>
    <w:rsid w:val="007C0897"/>
    <w:pPr>
      <w:pBdr>
        <w:top w:val="single" w:sz="4" w:space="1" w:color="FF0000"/>
        <w:left w:val="single" w:sz="4" w:space="4" w:color="FF0000"/>
        <w:bottom w:val="single" w:sz="4" w:space="1" w:color="FF0000"/>
        <w:right w:val="single" w:sz="4" w:space="4" w:color="FF0000"/>
      </w:pBdr>
    </w:pPr>
    <w:rPr>
      <w:rFonts w:ascii="Arial" w:hAnsi="Arial" w:cs="Arial"/>
      <w:color w:val="FF0000"/>
      <w:sz w:val="16"/>
    </w:rPr>
  </w:style>
  <w:style w:type="character" w:customStyle="1" w:styleId="BodyText2Char">
    <w:name w:val="Body Text 2 Char"/>
    <w:basedOn w:val="DefaultParagraphFont"/>
    <w:link w:val="BodyText2"/>
    <w:rsid w:val="007C0897"/>
    <w:rPr>
      <w:rFonts w:ascii="Arial" w:eastAsia="Times New Roman" w:hAnsi="Arial" w:cs="Arial"/>
      <w:color w:val="FF0000"/>
      <w:sz w:val="16"/>
      <w:szCs w:val="20"/>
      <w:lang w:val="en-US"/>
    </w:rPr>
  </w:style>
  <w:style w:type="paragraph" w:styleId="BalloonText">
    <w:name w:val="Balloon Text"/>
    <w:basedOn w:val="Normal"/>
    <w:link w:val="BalloonTextChar"/>
    <w:rsid w:val="007C0897"/>
    <w:rPr>
      <w:rFonts w:ascii="Tahoma" w:hAnsi="Tahoma" w:cs="Tahoma"/>
      <w:sz w:val="16"/>
      <w:szCs w:val="16"/>
    </w:rPr>
  </w:style>
  <w:style w:type="character" w:customStyle="1" w:styleId="BalloonTextChar">
    <w:name w:val="Balloon Text Char"/>
    <w:basedOn w:val="DefaultParagraphFont"/>
    <w:link w:val="BalloonText"/>
    <w:rsid w:val="007C0897"/>
    <w:rPr>
      <w:rFonts w:ascii="Tahoma" w:eastAsia="Times New Roman" w:hAnsi="Tahoma" w:cs="Tahoma"/>
      <w:sz w:val="16"/>
      <w:szCs w:val="16"/>
      <w:lang w:val="en-US"/>
    </w:rPr>
  </w:style>
  <w:style w:type="table" w:styleId="TableGrid">
    <w:name w:val="Table Grid"/>
    <w:basedOn w:val="TableNormal"/>
    <w:rsid w:val="007C0897"/>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7C0897"/>
    <w:pPr>
      <w:ind w:left="720"/>
      <w:contextualSpacing/>
    </w:pPr>
  </w:style>
  <w:style w:type="paragraph" w:customStyle="1" w:styleId="StyleCaptionNotBold">
    <w:name w:val="Style Caption + Not Bold"/>
    <w:basedOn w:val="Caption"/>
    <w:link w:val="StyleCaptionNotBoldChar"/>
    <w:rsid w:val="007C0897"/>
    <w:pPr>
      <w:spacing w:before="0"/>
    </w:pPr>
    <w:rPr>
      <w:rFonts w:eastAsia="Calibri"/>
      <w:sz w:val="24"/>
      <w:szCs w:val="18"/>
      <w:lang w:val="en-CA"/>
    </w:rPr>
  </w:style>
  <w:style w:type="character" w:customStyle="1" w:styleId="StyleCaptionNotBoldChar">
    <w:name w:val="Style Caption + Not Bold Char"/>
    <w:basedOn w:val="DefaultParagraphFont"/>
    <w:link w:val="StyleCaptionNotBold"/>
    <w:rsid w:val="007C0897"/>
    <w:rPr>
      <w:rFonts w:ascii="Arial" w:eastAsia="Calibri" w:hAnsi="Arial" w:cs="Times New Roman"/>
      <w:sz w:val="24"/>
      <w:szCs w:val="18"/>
    </w:rPr>
  </w:style>
  <w:style w:type="paragraph" w:customStyle="1" w:styleId="multilist">
    <w:name w:val="multilist"/>
    <w:basedOn w:val="Normal"/>
    <w:rsid w:val="007C0897"/>
    <w:pPr>
      <w:numPr>
        <w:numId w:val="16"/>
      </w:numPr>
      <w:spacing w:before="40" w:after="40"/>
      <w:outlineLvl w:val="0"/>
    </w:pPr>
  </w:style>
  <w:style w:type="paragraph" w:styleId="NormalWeb">
    <w:name w:val="Normal (Web)"/>
    <w:basedOn w:val="Normal"/>
    <w:uiPriority w:val="99"/>
    <w:unhideWhenUsed/>
    <w:rsid w:val="007C0897"/>
    <w:pPr>
      <w:spacing w:before="100" w:beforeAutospacing="1" w:after="100" w:afterAutospacing="1"/>
    </w:pPr>
  </w:style>
  <w:style w:type="paragraph" w:customStyle="1" w:styleId="Normal0">
    <w:name w:val="Normal §"/>
    <w:basedOn w:val="Normal"/>
    <w:next w:val="Normal"/>
    <w:link w:val="NormalCar"/>
    <w:rsid w:val="007C0897"/>
    <w:pPr>
      <w:spacing w:before="120"/>
    </w:pPr>
    <w:rPr>
      <w:rFonts w:ascii="Arial" w:hAnsi="Arial" w:cs="Arial"/>
      <w:sz w:val="22"/>
      <w:szCs w:val="22"/>
      <w:lang w:val="fr-FR" w:eastAsia="fr-FR"/>
    </w:rPr>
  </w:style>
  <w:style w:type="character" w:customStyle="1" w:styleId="NormalCar">
    <w:name w:val="Normal § Car"/>
    <w:basedOn w:val="DefaultParagraphFont"/>
    <w:link w:val="Normal0"/>
    <w:rsid w:val="007C0897"/>
    <w:rPr>
      <w:rFonts w:ascii="Arial" w:eastAsia="Times New Roman" w:hAnsi="Arial" w:cs="Arial"/>
      <w:lang w:val="fr-FR" w:eastAsia="fr-FR"/>
    </w:rPr>
  </w:style>
  <w:style w:type="paragraph" w:customStyle="1" w:styleId="Moyendeconformit">
    <w:name w:val="Moyen de conformité"/>
    <w:basedOn w:val="Normal"/>
    <w:next w:val="Normal0"/>
    <w:link w:val="MoyendeconformitCar"/>
    <w:rsid w:val="007C0897"/>
    <w:pPr>
      <w:framePr w:hSpace="141" w:wrap="around" w:vAnchor="text" w:hAnchor="margin" w:y="135"/>
      <w:spacing w:line="260" w:lineRule="atLeast"/>
      <w:ind w:left="34"/>
    </w:pPr>
    <w:rPr>
      <w:rFonts w:ascii="Arial" w:hAnsi="Arial" w:cs="Arial"/>
      <w:i/>
      <w:color w:val="0000FF"/>
      <w:sz w:val="20"/>
      <w:lang w:val="fr-FR" w:eastAsia="fr-FR"/>
    </w:rPr>
  </w:style>
  <w:style w:type="character" w:customStyle="1" w:styleId="MoyendeconformitCar">
    <w:name w:val="Moyen de conformité Car"/>
    <w:basedOn w:val="DefaultParagraphFont"/>
    <w:link w:val="Moyendeconformit"/>
    <w:rsid w:val="007C0897"/>
    <w:rPr>
      <w:rFonts w:ascii="Arial" w:eastAsia="Times New Roman" w:hAnsi="Arial" w:cs="Arial"/>
      <w:i/>
      <w:color w:val="0000FF"/>
      <w:sz w:val="20"/>
      <w:szCs w:val="20"/>
      <w:lang w:val="fr-FR" w:eastAsia="fr-FR"/>
    </w:rPr>
  </w:style>
  <w:style w:type="paragraph" w:customStyle="1" w:styleId="Destinataire">
    <w:name w:val="Destinataire"/>
    <w:basedOn w:val="Normal"/>
    <w:next w:val="Normal"/>
    <w:rsid w:val="007C0897"/>
    <w:pPr>
      <w:spacing w:after="720" w:line="240" w:lineRule="atLeast"/>
      <w:ind w:left="5103"/>
    </w:pPr>
    <w:rPr>
      <w:rFonts w:ascii="Univers (W1)" w:hAnsi="Univers (W1)"/>
      <w:sz w:val="20"/>
      <w:lang w:val="fr-FR" w:eastAsia="fr-FR"/>
    </w:rPr>
  </w:style>
  <w:style w:type="paragraph" w:customStyle="1" w:styleId="objet">
    <w:name w:val="objet"/>
    <w:basedOn w:val="Normal"/>
    <w:next w:val="Normal"/>
    <w:rsid w:val="007C0897"/>
    <w:pPr>
      <w:spacing w:line="240" w:lineRule="atLeast"/>
      <w:ind w:left="1247" w:hanging="1247"/>
    </w:pPr>
    <w:rPr>
      <w:rFonts w:ascii="Univers (W1)" w:hAnsi="Univers (W1)"/>
      <w:sz w:val="20"/>
      <w:lang w:val="fr-FR" w:eastAsia="fr-FR"/>
    </w:rPr>
  </w:style>
  <w:style w:type="paragraph" w:customStyle="1" w:styleId="Paragraphejustifi">
    <w:name w:val="Paragraphe justifié"/>
    <w:basedOn w:val="Normal"/>
    <w:rsid w:val="007C0897"/>
    <w:pPr>
      <w:spacing w:line="240" w:lineRule="atLeast"/>
    </w:pPr>
    <w:rPr>
      <w:rFonts w:ascii="Univers (W1)" w:hAnsi="Univers (W1)"/>
      <w:sz w:val="20"/>
      <w:lang w:val="fr-FR" w:eastAsia="fr-FR"/>
    </w:rPr>
  </w:style>
  <w:style w:type="paragraph" w:customStyle="1" w:styleId="rfrence">
    <w:name w:val="référence"/>
    <w:basedOn w:val="Normal"/>
    <w:next w:val="Normal"/>
    <w:rsid w:val="007C0897"/>
    <w:pPr>
      <w:spacing w:after="480" w:line="240" w:lineRule="atLeast"/>
      <w:ind w:left="1247" w:hanging="1247"/>
    </w:pPr>
    <w:rPr>
      <w:rFonts w:ascii="Univers (W1)" w:hAnsi="Univers (W1)"/>
      <w:sz w:val="20"/>
      <w:lang w:val="fr-FR" w:eastAsia="fr-FR"/>
    </w:rPr>
  </w:style>
  <w:style w:type="paragraph" w:styleId="NormalIndent">
    <w:name w:val="Normal Indent"/>
    <w:basedOn w:val="Normal"/>
    <w:rsid w:val="007C0897"/>
    <w:pPr>
      <w:spacing w:line="260" w:lineRule="atLeast"/>
      <w:ind w:left="708"/>
    </w:pPr>
    <w:rPr>
      <w:rFonts w:ascii="Univers (W1)" w:hAnsi="Univers (W1)"/>
      <w:sz w:val="20"/>
      <w:lang w:val="fr-FR" w:eastAsia="fr-FR"/>
    </w:rPr>
  </w:style>
  <w:style w:type="paragraph" w:customStyle="1" w:styleId="signaturedroite">
    <w:name w:val="signature droite"/>
    <w:basedOn w:val="Normal"/>
    <w:next w:val="Normal"/>
    <w:rsid w:val="007C0897"/>
    <w:pPr>
      <w:spacing w:line="240" w:lineRule="atLeast"/>
      <w:ind w:left="4536" w:right="567"/>
      <w:jc w:val="center"/>
    </w:pPr>
    <w:rPr>
      <w:rFonts w:ascii="Univers (W1)" w:hAnsi="Univers (W1)"/>
      <w:sz w:val="20"/>
      <w:lang w:val="fr-FR" w:eastAsia="fr-FR"/>
    </w:rPr>
  </w:style>
  <w:style w:type="paragraph" w:customStyle="1" w:styleId="Titrecentr">
    <w:name w:val="Titre centré"/>
    <w:basedOn w:val="Normal"/>
    <w:next w:val="Normal"/>
    <w:rsid w:val="007C0897"/>
    <w:pPr>
      <w:pageBreakBefore/>
      <w:spacing w:before="480" w:after="480"/>
      <w:jc w:val="center"/>
    </w:pPr>
    <w:rPr>
      <w:rFonts w:ascii="Arial" w:hAnsi="Arial" w:cs="Arial"/>
      <w:b/>
      <w:bCs/>
      <w:caps/>
      <w:sz w:val="28"/>
      <w:szCs w:val="28"/>
      <w:lang w:val="fr-FR" w:eastAsia="fr-FR"/>
    </w:rPr>
  </w:style>
  <w:style w:type="table" w:styleId="TableWeb1">
    <w:name w:val="Table Web 1"/>
    <w:basedOn w:val="TableNormal"/>
    <w:rsid w:val="007C0897"/>
    <w:pPr>
      <w:spacing w:after="0" w:line="260" w:lineRule="atLeast"/>
    </w:pPr>
    <w:rPr>
      <w:rFonts w:ascii="Times New Roman" w:eastAsia="Times New Roman" w:hAnsi="Times New Roman" w:cs="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ar1CarCarCarCarCarCar">
    <w:name w:val="Car1 Car Car Car Car Car Car"/>
    <w:basedOn w:val="Normal"/>
    <w:rsid w:val="007C0897"/>
    <w:pPr>
      <w:spacing w:after="160" w:line="240" w:lineRule="exact"/>
    </w:pPr>
    <w:rPr>
      <w:rFonts w:ascii="Arial" w:hAnsi="Arial"/>
      <w:sz w:val="20"/>
      <w:lang w:val="fr-FR" w:eastAsia="fr-FR"/>
    </w:rPr>
  </w:style>
  <w:style w:type="paragraph" w:customStyle="1" w:styleId="ANNEXE">
    <w:name w:val="ANNEXE"/>
    <w:basedOn w:val="Normal"/>
    <w:next w:val="Normal"/>
    <w:rsid w:val="007C0897"/>
    <w:pPr>
      <w:pageBreakBefore/>
      <w:numPr>
        <w:numId w:val="17"/>
      </w:numPr>
      <w:spacing w:before="240" w:after="240"/>
      <w:jc w:val="center"/>
    </w:pPr>
    <w:rPr>
      <w:rFonts w:ascii="Arial" w:hAnsi="Arial"/>
      <w:b/>
      <w:caps/>
      <w:color w:val="FF0000"/>
      <w:sz w:val="28"/>
      <w:lang w:val="fr-FR" w:eastAsia="fr-FR"/>
    </w:rPr>
  </w:style>
  <w:style w:type="paragraph" w:customStyle="1" w:styleId="ps">
    <w:name w:val="ps"/>
    <w:basedOn w:val="Normal"/>
    <w:rsid w:val="007C0897"/>
    <w:pPr>
      <w:spacing w:before="120" w:line="240" w:lineRule="atLeast"/>
      <w:ind w:left="142" w:right="141"/>
    </w:pPr>
    <w:rPr>
      <w:sz w:val="22"/>
      <w:szCs w:val="22"/>
      <w:lang w:val="fr-FR" w:eastAsia="fr-FR"/>
    </w:rPr>
  </w:style>
  <w:style w:type="paragraph" w:customStyle="1" w:styleId="CarCarCarCarCarCarCarCarCarCarCarCar">
    <w:name w:val="Car Car Car Car Car Car Car Car Car Car Car Car"/>
    <w:basedOn w:val="Normal"/>
    <w:rsid w:val="007C0897"/>
    <w:pPr>
      <w:spacing w:after="160" w:line="240" w:lineRule="exact"/>
    </w:pPr>
    <w:rPr>
      <w:rFonts w:ascii="Arial" w:hAnsi="Arial"/>
      <w:sz w:val="20"/>
      <w:lang w:val="fr-FR" w:eastAsia="fr-FR"/>
    </w:rPr>
  </w:style>
  <w:style w:type="paragraph" w:customStyle="1" w:styleId="CelluleCourant">
    <w:name w:val="CelluleCourant"/>
    <w:basedOn w:val="Normal"/>
    <w:rsid w:val="007C0897"/>
    <w:pPr>
      <w:keepNext/>
      <w:spacing w:before="20" w:after="20"/>
    </w:pPr>
    <w:rPr>
      <w:rFonts w:ascii="Arial" w:hAnsi="Arial" w:cs="Arial"/>
      <w:sz w:val="20"/>
      <w:lang w:val="fr-FR" w:eastAsia="fr-FR"/>
    </w:rPr>
  </w:style>
  <w:style w:type="paragraph" w:customStyle="1" w:styleId="CarCarCarCarCarCarCarCarCarCarCarCarCarCarCar">
    <w:name w:val="Car Car Car Car Car Car Car Car Car Car Car Car Car Car Car"/>
    <w:basedOn w:val="Normal"/>
    <w:rsid w:val="007C0897"/>
    <w:pPr>
      <w:spacing w:after="160" w:line="240" w:lineRule="exact"/>
    </w:pPr>
    <w:rPr>
      <w:rFonts w:ascii="Arial" w:hAnsi="Arial"/>
      <w:sz w:val="20"/>
      <w:lang w:val="fr-FR" w:eastAsia="fr-FR"/>
    </w:rPr>
  </w:style>
  <w:style w:type="paragraph" w:customStyle="1" w:styleId="CarCarCarCarCarCarCarCarCarCar">
    <w:name w:val="Car Car Car Car Car Car Car Car Car Car"/>
    <w:basedOn w:val="Normal"/>
    <w:rsid w:val="007C0897"/>
    <w:pPr>
      <w:spacing w:after="160" w:line="240" w:lineRule="exact"/>
    </w:pPr>
    <w:rPr>
      <w:rFonts w:ascii="Arial" w:hAnsi="Arial"/>
      <w:sz w:val="20"/>
      <w:lang w:val="fr-FR" w:eastAsia="fr-FR"/>
    </w:rPr>
  </w:style>
  <w:style w:type="paragraph" w:customStyle="1" w:styleId="CarCarCarCarCarCarCarCar">
    <w:name w:val="Car Car Car Car Car Car Car Car"/>
    <w:basedOn w:val="Normal"/>
    <w:rsid w:val="007C0897"/>
    <w:pPr>
      <w:spacing w:after="160" w:line="240" w:lineRule="exact"/>
    </w:pPr>
    <w:rPr>
      <w:rFonts w:ascii="Arial" w:hAnsi="Arial"/>
      <w:sz w:val="20"/>
      <w:lang w:val="fr-FR" w:eastAsia="fr-FR"/>
    </w:rPr>
  </w:style>
  <w:style w:type="paragraph" w:customStyle="1" w:styleId="annexe0">
    <w:name w:val="annexe"/>
    <w:basedOn w:val="Normal"/>
    <w:rsid w:val="007C0897"/>
    <w:pPr>
      <w:tabs>
        <w:tab w:val="left" w:pos="794"/>
      </w:tabs>
      <w:spacing w:before="120" w:line="260" w:lineRule="atLeast"/>
      <w:ind w:left="794" w:hanging="624"/>
    </w:pPr>
    <w:rPr>
      <w:rFonts w:ascii="Univers (W1)" w:hAnsi="Univers (W1)"/>
      <w:sz w:val="20"/>
      <w:lang w:val="fr-FR" w:eastAsia="fr-FR"/>
    </w:rPr>
  </w:style>
  <w:style w:type="paragraph" w:styleId="CommentSubject">
    <w:name w:val="annotation subject"/>
    <w:basedOn w:val="CommentText"/>
    <w:next w:val="CommentText"/>
    <w:link w:val="CommentSubjectChar"/>
    <w:rsid w:val="007C0897"/>
    <w:pPr>
      <w:spacing w:line="260" w:lineRule="atLeast"/>
    </w:pPr>
    <w:rPr>
      <w:rFonts w:ascii="Univers (W1)" w:hAnsi="Univers (W1)"/>
      <w:b/>
      <w:bCs/>
      <w:lang w:val="fr-FR" w:eastAsia="fr-FR"/>
    </w:rPr>
  </w:style>
  <w:style w:type="character" w:customStyle="1" w:styleId="CommentSubjectChar">
    <w:name w:val="Comment Subject Char"/>
    <w:basedOn w:val="CommentTextChar"/>
    <w:link w:val="CommentSubject"/>
    <w:rsid w:val="007C0897"/>
    <w:rPr>
      <w:rFonts w:ascii="Univers (W1)" w:eastAsia="Times New Roman" w:hAnsi="Univers (W1)" w:cs="Times New Roman"/>
      <w:b/>
      <w:bCs/>
      <w:sz w:val="20"/>
      <w:szCs w:val="20"/>
      <w:lang w:val="fr-FR" w:eastAsia="fr-FR"/>
    </w:rPr>
  </w:style>
  <w:style w:type="paragraph" w:styleId="Revision">
    <w:name w:val="Revision"/>
    <w:hidden/>
    <w:uiPriority w:val="99"/>
    <w:semiHidden/>
    <w:rsid w:val="007C0897"/>
    <w:pPr>
      <w:spacing w:after="0" w:line="240" w:lineRule="auto"/>
    </w:pPr>
    <w:rPr>
      <w:rFonts w:ascii="Times New Roman" w:eastAsia="Times New Roman" w:hAnsi="Times New Roman" w:cs="Times New Roman"/>
      <w:sz w:val="24"/>
      <w:szCs w:val="20"/>
      <w:lang w:val="en-US"/>
    </w:rPr>
  </w:style>
  <w:style w:type="paragraph" w:customStyle="1" w:styleId="Default">
    <w:name w:val="Default"/>
    <w:rsid w:val="007C0897"/>
    <w:pPr>
      <w:autoSpaceDE w:val="0"/>
      <w:autoSpaceDN w:val="0"/>
      <w:adjustRightInd w:val="0"/>
      <w:spacing w:after="0" w:line="240" w:lineRule="auto"/>
    </w:pPr>
    <w:rPr>
      <w:rFonts w:ascii="Arial" w:eastAsia="Times New Roman" w:hAnsi="Arial" w:cs="Arial"/>
      <w:color w:val="000000"/>
      <w:sz w:val="24"/>
      <w:szCs w:val="24"/>
      <w:lang w:eastAsia="en-CA"/>
    </w:rPr>
  </w:style>
  <w:style w:type="numbering" w:customStyle="1" w:styleId="Requirements">
    <w:name w:val="Requirements"/>
    <w:uiPriority w:val="99"/>
    <w:rsid w:val="007C0897"/>
    <w:pPr>
      <w:numPr>
        <w:numId w:val="18"/>
      </w:numPr>
    </w:pPr>
  </w:style>
  <w:style w:type="character" w:customStyle="1" w:styleId="hps">
    <w:name w:val="hps"/>
    <w:basedOn w:val="DefaultParagraphFont"/>
    <w:rsid w:val="007C0897"/>
  </w:style>
  <w:style w:type="paragraph" w:customStyle="1" w:styleId="FormBackground12pt">
    <w:name w:val="FormBackground 12pt"/>
    <w:rsid w:val="007C0897"/>
    <w:pPr>
      <w:overflowPunct w:val="0"/>
      <w:autoSpaceDE w:val="0"/>
      <w:autoSpaceDN w:val="0"/>
      <w:adjustRightInd w:val="0"/>
      <w:spacing w:after="0" w:line="240" w:lineRule="auto"/>
      <w:textAlignment w:val="baseline"/>
    </w:pPr>
    <w:rPr>
      <w:rFonts w:ascii="Arial" w:eastAsia="Times New Roman" w:hAnsi="Arial" w:cs="Times New Roman"/>
      <w:noProof/>
      <w:sz w:val="24"/>
      <w:szCs w:val="20"/>
      <w:lang w:val="en-US"/>
    </w:rPr>
  </w:style>
  <w:style w:type="paragraph" w:customStyle="1" w:styleId="FormBackground8pt">
    <w:name w:val="FormBackground 8 pt"/>
    <w:rsid w:val="007C0897"/>
    <w:pPr>
      <w:overflowPunct w:val="0"/>
      <w:autoSpaceDE w:val="0"/>
      <w:autoSpaceDN w:val="0"/>
      <w:adjustRightInd w:val="0"/>
      <w:spacing w:before="40" w:after="0" w:line="240" w:lineRule="auto"/>
      <w:textAlignment w:val="baseline"/>
    </w:pPr>
    <w:rPr>
      <w:rFonts w:ascii="Arial" w:eastAsia="Times New Roman" w:hAnsi="Arial" w:cs="Times New Roman"/>
      <w:noProof/>
      <w:sz w:val="16"/>
      <w:szCs w:val="20"/>
      <w:lang w:val="en-US"/>
    </w:rPr>
  </w:style>
  <w:style w:type="paragraph" w:customStyle="1" w:styleId="NormalCentered">
    <w:name w:val="Normal+Centered"/>
    <w:basedOn w:val="Normal"/>
    <w:next w:val="Normal"/>
    <w:uiPriority w:val="99"/>
    <w:unhideWhenUsed/>
    <w:qFormat/>
    <w:rsid w:val="007A6F4F"/>
    <w:pPr>
      <w:jc w:val="center"/>
    </w:pPr>
    <w:rPr>
      <w:lang w:eastAsia="en-CA" w:bidi="en-CA"/>
    </w:rPr>
  </w:style>
  <w:style w:type="table" w:customStyle="1" w:styleId="SummaryofHazards">
    <w:name w:val="Summary of Hazards"/>
    <w:basedOn w:val="TableNormal"/>
    <w:uiPriority w:val="99"/>
    <w:qFormat/>
    <w:rsid w:val="000337F6"/>
    <w:pPr>
      <w:spacing w:after="0" w:line="240" w:lineRule="auto"/>
    </w:pPr>
    <w:rPr>
      <w:rFonts w:ascii="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Autospacing="0" w:afterLines="0" w:afterAutospacing="0" w:line="240" w:lineRule="auto"/>
        <w:jc w:val="center"/>
      </w:pPr>
      <w:rPr>
        <w:rFonts w:ascii="Times New Roman" w:hAnsi="Times New Roman"/>
        <w:b/>
        <w:i w:val="0"/>
        <w:sz w:val="24"/>
      </w:rPr>
      <w:tblPr/>
      <w:trPr>
        <w:cantSplit/>
        <w:tblHeader/>
      </w:trPr>
      <w:tcPr>
        <w:shd w:val="clear" w:color="auto" w:fill="C6D9F1" w:themeFill="text2" w:themeFillTint="33"/>
        <w:vAlign w:val="center"/>
      </w:tcPr>
    </w:tblStylePr>
  </w:style>
  <w:style w:type="character" w:styleId="PlaceholderText">
    <w:name w:val="Placeholder Text"/>
    <w:basedOn w:val="DefaultParagraphFont"/>
    <w:uiPriority w:val="99"/>
    <w:semiHidden/>
    <w:rsid w:val="004502F0"/>
    <w:rPr>
      <w:color w:val="808080"/>
    </w:rPr>
  </w:style>
  <w:style w:type="character" w:customStyle="1" w:styleId="tlid-translation">
    <w:name w:val="tlid-translation"/>
    <w:basedOn w:val="DefaultParagraphFont"/>
    <w:rsid w:val="00DA3AE2"/>
  </w:style>
  <w:style w:type="character" w:customStyle="1" w:styleId="gt-baf-cell">
    <w:name w:val="gt-baf-cell"/>
    <w:basedOn w:val="DefaultParagraphFont"/>
    <w:rsid w:val="006A0491"/>
  </w:style>
  <w:style w:type="character" w:customStyle="1" w:styleId="alt-edited">
    <w:name w:val="alt-edited"/>
    <w:basedOn w:val="DefaultParagraphFont"/>
    <w:rsid w:val="009A50D3"/>
  </w:style>
  <w:style w:type="character" w:customStyle="1" w:styleId="apple-converted-space">
    <w:name w:val="apple-converted-space"/>
    <w:basedOn w:val="DefaultParagraphFont"/>
    <w:rsid w:val="00761E15"/>
  </w:style>
  <w:style w:type="table" w:customStyle="1" w:styleId="PlainTable11">
    <w:name w:val="Plain Table 11"/>
    <w:basedOn w:val="TableNormal"/>
    <w:uiPriority w:val="41"/>
    <w:rsid w:val="00307773"/>
    <w:pPr>
      <w:spacing w:after="0" w:line="240" w:lineRule="auto"/>
    </w:pPr>
    <w:rPr>
      <w:rFonts w:ascii="Calibri" w:eastAsia="Calibri" w:hAnsi="Calibri" w:cs="Calibri"/>
      <w:color w:val="000000"/>
      <w:lang w:eastAsia="en-C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pecs2018">
    <w:name w:val="specs2018"/>
    <w:basedOn w:val="DefaultParagraphFont"/>
    <w:rsid w:val="00E02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9408">
      <w:bodyDiv w:val="1"/>
      <w:marLeft w:val="0"/>
      <w:marRight w:val="0"/>
      <w:marTop w:val="0"/>
      <w:marBottom w:val="0"/>
      <w:divBdr>
        <w:top w:val="none" w:sz="0" w:space="0" w:color="auto"/>
        <w:left w:val="none" w:sz="0" w:space="0" w:color="auto"/>
        <w:bottom w:val="none" w:sz="0" w:space="0" w:color="auto"/>
        <w:right w:val="none" w:sz="0" w:space="0" w:color="auto"/>
      </w:divBdr>
      <w:divsChild>
        <w:div w:id="27337530">
          <w:marLeft w:val="0"/>
          <w:marRight w:val="0"/>
          <w:marTop w:val="0"/>
          <w:marBottom w:val="0"/>
          <w:divBdr>
            <w:top w:val="none" w:sz="0" w:space="0" w:color="auto"/>
            <w:left w:val="none" w:sz="0" w:space="0" w:color="auto"/>
            <w:bottom w:val="none" w:sz="0" w:space="0" w:color="auto"/>
            <w:right w:val="none" w:sz="0" w:space="0" w:color="auto"/>
          </w:divBdr>
          <w:divsChild>
            <w:div w:id="1919945292">
              <w:marLeft w:val="0"/>
              <w:marRight w:val="0"/>
              <w:marTop w:val="0"/>
              <w:marBottom w:val="0"/>
              <w:divBdr>
                <w:top w:val="none" w:sz="0" w:space="0" w:color="auto"/>
                <w:left w:val="none" w:sz="0" w:space="0" w:color="auto"/>
                <w:bottom w:val="none" w:sz="0" w:space="0" w:color="auto"/>
                <w:right w:val="none" w:sz="0" w:space="0" w:color="auto"/>
              </w:divBdr>
              <w:divsChild>
                <w:div w:id="7326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2646">
      <w:bodyDiv w:val="1"/>
      <w:marLeft w:val="0"/>
      <w:marRight w:val="0"/>
      <w:marTop w:val="0"/>
      <w:marBottom w:val="0"/>
      <w:divBdr>
        <w:top w:val="none" w:sz="0" w:space="0" w:color="auto"/>
        <w:left w:val="none" w:sz="0" w:space="0" w:color="auto"/>
        <w:bottom w:val="none" w:sz="0" w:space="0" w:color="auto"/>
        <w:right w:val="none" w:sz="0" w:space="0" w:color="auto"/>
      </w:divBdr>
      <w:divsChild>
        <w:div w:id="675501230">
          <w:marLeft w:val="0"/>
          <w:marRight w:val="0"/>
          <w:marTop w:val="0"/>
          <w:marBottom w:val="0"/>
          <w:divBdr>
            <w:top w:val="none" w:sz="0" w:space="0" w:color="auto"/>
            <w:left w:val="none" w:sz="0" w:space="0" w:color="auto"/>
            <w:bottom w:val="none" w:sz="0" w:space="0" w:color="auto"/>
            <w:right w:val="none" w:sz="0" w:space="0" w:color="auto"/>
          </w:divBdr>
        </w:div>
        <w:div w:id="1251887701">
          <w:marLeft w:val="0"/>
          <w:marRight w:val="0"/>
          <w:marTop w:val="0"/>
          <w:marBottom w:val="0"/>
          <w:divBdr>
            <w:top w:val="none" w:sz="0" w:space="0" w:color="auto"/>
            <w:left w:val="none" w:sz="0" w:space="0" w:color="auto"/>
            <w:bottom w:val="none" w:sz="0" w:space="0" w:color="auto"/>
            <w:right w:val="none" w:sz="0" w:space="0" w:color="auto"/>
          </w:divBdr>
        </w:div>
        <w:div w:id="1034694843">
          <w:marLeft w:val="0"/>
          <w:marRight w:val="0"/>
          <w:marTop w:val="0"/>
          <w:marBottom w:val="0"/>
          <w:divBdr>
            <w:top w:val="none" w:sz="0" w:space="0" w:color="auto"/>
            <w:left w:val="none" w:sz="0" w:space="0" w:color="auto"/>
            <w:bottom w:val="none" w:sz="0" w:space="0" w:color="auto"/>
            <w:right w:val="none" w:sz="0" w:space="0" w:color="auto"/>
          </w:divBdr>
        </w:div>
      </w:divsChild>
    </w:div>
    <w:div w:id="107745070">
      <w:bodyDiv w:val="1"/>
      <w:marLeft w:val="0"/>
      <w:marRight w:val="0"/>
      <w:marTop w:val="0"/>
      <w:marBottom w:val="0"/>
      <w:divBdr>
        <w:top w:val="none" w:sz="0" w:space="0" w:color="auto"/>
        <w:left w:val="none" w:sz="0" w:space="0" w:color="auto"/>
        <w:bottom w:val="none" w:sz="0" w:space="0" w:color="auto"/>
        <w:right w:val="none" w:sz="0" w:space="0" w:color="auto"/>
      </w:divBdr>
    </w:div>
    <w:div w:id="127432317">
      <w:bodyDiv w:val="1"/>
      <w:marLeft w:val="0"/>
      <w:marRight w:val="0"/>
      <w:marTop w:val="0"/>
      <w:marBottom w:val="0"/>
      <w:divBdr>
        <w:top w:val="none" w:sz="0" w:space="0" w:color="auto"/>
        <w:left w:val="none" w:sz="0" w:space="0" w:color="auto"/>
        <w:bottom w:val="none" w:sz="0" w:space="0" w:color="auto"/>
        <w:right w:val="none" w:sz="0" w:space="0" w:color="auto"/>
      </w:divBdr>
      <w:divsChild>
        <w:div w:id="1689483806">
          <w:marLeft w:val="0"/>
          <w:marRight w:val="0"/>
          <w:marTop w:val="0"/>
          <w:marBottom w:val="0"/>
          <w:divBdr>
            <w:top w:val="none" w:sz="0" w:space="0" w:color="auto"/>
            <w:left w:val="none" w:sz="0" w:space="0" w:color="auto"/>
            <w:bottom w:val="none" w:sz="0" w:space="0" w:color="auto"/>
            <w:right w:val="none" w:sz="0" w:space="0" w:color="auto"/>
          </w:divBdr>
          <w:divsChild>
            <w:div w:id="385422533">
              <w:marLeft w:val="0"/>
              <w:marRight w:val="0"/>
              <w:marTop w:val="0"/>
              <w:marBottom w:val="0"/>
              <w:divBdr>
                <w:top w:val="none" w:sz="0" w:space="0" w:color="auto"/>
                <w:left w:val="none" w:sz="0" w:space="0" w:color="auto"/>
                <w:bottom w:val="none" w:sz="0" w:space="0" w:color="auto"/>
                <w:right w:val="none" w:sz="0" w:space="0" w:color="auto"/>
              </w:divBdr>
              <w:divsChild>
                <w:div w:id="10714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3600">
      <w:bodyDiv w:val="1"/>
      <w:marLeft w:val="0"/>
      <w:marRight w:val="0"/>
      <w:marTop w:val="0"/>
      <w:marBottom w:val="0"/>
      <w:divBdr>
        <w:top w:val="none" w:sz="0" w:space="0" w:color="auto"/>
        <w:left w:val="none" w:sz="0" w:space="0" w:color="auto"/>
        <w:bottom w:val="none" w:sz="0" w:space="0" w:color="auto"/>
        <w:right w:val="none" w:sz="0" w:space="0" w:color="auto"/>
      </w:divBdr>
    </w:div>
    <w:div w:id="204634542">
      <w:bodyDiv w:val="1"/>
      <w:marLeft w:val="0"/>
      <w:marRight w:val="0"/>
      <w:marTop w:val="0"/>
      <w:marBottom w:val="0"/>
      <w:divBdr>
        <w:top w:val="none" w:sz="0" w:space="0" w:color="auto"/>
        <w:left w:val="none" w:sz="0" w:space="0" w:color="auto"/>
        <w:bottom w:val="none" w:sz="0" w:space="0" w:color="auto"/>
        <w:right w:val="none" w:sz="0" w:space="0" w:color="auto"/>
      </w:divBdr>
      <w:divsChild>
        <w:div w:id="189035235">
          <w:marLeft w:val="0"/>
          <w:marRight w:val="0"/>
          <w:marTop w:val="0"/>
          <w:marBottom w:val="0"/>
          <w:divBdr>
            <w:top w:val="none" w:sz="0" w:space="0" w:color="auto"/>
            <w:left w:val="none" w:sz="0" w:space="0" w:color="auto"/>
            <w:bottom w:val="none" w:sz="0" w:space="0" w:color="auto"/>
            <w:right w:val="none" w:sz="0" w:space="0" w:color="auto"/>
          </w:divBdr>
          <w:divsChild>
            <w:div w:id="1440104990">
              <w:marLeft w:val="0"/>
              <w:marRight w:val="0"/>
              <w:marTop w:val="0"/>
              <w:marBottom w:val="0"/>
              <w:divBdr>
                <w:top w:val="none" w:sz="0" w:space="0" w:color="auto"/>
                <w:left w:val="none" w:sz="0" w:space="0" w:color="auto"/>
                <w:bottom w:val="none" w:sz="0" w:space="0" w:color="auto"/>
                <w:right w:val="none" w:sz="0" w:space="0" w:color="auto"/>
              </w:divBdr>
              <w:divsChild>
                <w:div w:id="72935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30725">
      <w:bodyDiv w:val="1"/>
      <w:marLeft w:val="0"/>
      <w:marRight w:val="0"/>
      <w:marTop w:val="0"/>
      <w:marBottom w:val="0"/>
      <w:divBdr>
        <w:top w:val="none" w:sz="0" w:space="0" w:color="auto"/>
        <w:left w:val="none" w:sz="0" w:space="0" w:color="auto"/>
        <w:bottom w:val="none" w:sz="0" w:space="0" w:color="auto"/>
        <w:right w:val="none" w:sz="0" w:space="0" w:color="auto"/>
      </w:divBdr>
    </w:div>
    <w:div w:id="270625054">
      <w:bodyDiv w:val="1"/>
      <w:marLeft w:val="0"/>
      <w:marRight w:val="0"/>
      <w:marTop w:val="0"/>
      <w:marBottom w:val="0"/>
      <w:divBdr>
        <w:top w:val="none" w:sz="0" w:space="0" w:color="auto"/>
        <w:left w:val="none" w:sz="0" w:space="0" w:color="auto"/>
        <w:bottom w:val="none" w:sz="0" w:space="0" w:color="auto"/>
        <w:right w:val="none" w:sz="0" w:space="0" w:color="auto"/>
      </w:divBdr>
    </w:div>
    <w:div w:id="291912071">
      <w:bodyDiv w:val="1"/>
      <w:marLeft w:val="0"/>
      <w:marRight w:val="0"/>
      <w:marTop w:val="0"/>
      <w:marBottom w:val="0"/>
      <w:divBdr>
        <w:top w:val="none" w:sz="0" w:space="0" w:color="auto"/>
        <w:left w:val="none" w:sz="0" w:space="0" w:color="auto"/>
        <w:bottom w:val="none" w:sz="0" w:space="0" w:color="auto"/>
        <w:right w:val="none" w:sz="0" w:space="0" w:color="auto"/>
      </w:divBdr>
    </w:div>
    <w:div w:id="325321942">
      <w:bodyDiv w:val="1"/>
      <w:marLeft w:val="0"/>
      <w:marRight w:val="0"/>
      <w:marTop w:val="0"/>
      <w:marBottom w:val="0"/>
      <w:divBdr>
        <w:top w:val="none" w:sz="0" w:space="0" w:color="auto"/>
        <w:left w:val="none" w:sz="0" w:space="0" w:color="auto"/>
        <w:bottom w:val="none" w:sz="0" w:space="0" w:color="auto"/>
        <w:right w:val="none" w:sz="0" w:space="0" w:color="auto"/>
      </w:divBdr>
      <w:divsChild>
        <w:div w:id="1502164052">
          <w:marLeft w:val="0"/>
          <w:marRight w:val="0"/>
          <w:marTop w:val="0"/>
          <w:marBottom w:val="0"/>
          <w:divBdr>
            <w:top w:val="none" w:sz="0" w:space="0" w:color="auto"/>
            <w:left w:val="none" w:sz="0" w:space="0" w:color="auto"/>
            <w:bottom w:val="none" w:sz="0" w:space="0" w:color="auto"/>
            <w:right w:val="none" w:sz="0" w:space="0" w:color="auto"/>
          </w:divBdr>
          <w:divsChild>
            <w:div w:id="1367826451">
              <w:marLeft w:val="0"/>
              <w:marRight w:val="0"/>
              <w:marTop w:val="0"/>
              <w:marBottom w:val="0"/>
              <w:divBdr>
                <w:top w:val="none" w:sz="0" w:space="0" w:color="auto"/>
                <w:left w:val="none" w:sz="0" w:space="0" w:color="auto"/>
                <w:bottom w:val="none" w:sz="0" w:space="0" w:color="auto"/>
                <w:right w:val="none" w:sz="0" w:space="0" w:color="auto"/>
              </w:divBdr>
              <w:divsChild>
                <w:div w:id="12606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38529">
      <w:bodyDiv w:val="1"/>
      <w:marLeft w:val="0"/>
      <w:marRight w:val="0"/>
      <w:marTop w:val="0"/>
      <w:marBottom w:val="0"/>
      <w:divBdr>
        <w:top w:val="none" w:sz="0" w:space="0" w:color="auto"/>
        <w:left w:val="none" w:sz="0" w:space="0" w:color="auto"/>
        <w:bottom w:val="none" w:sz="0" w:space="0" w:color="auto"/>
        <w:right w:val="none" w:sz="0" w:space="0" w:color="auto"/>
      </w:divBdr>
      <w:divsChild>
        <w:div w:id="219487932">
          <w:marLeft w:val="0"/>
          <w:marRight w:val="0"/>
          <w:marTop w:val="0"/>
          <w:marBottom w:val="0"/>
          <w:divBdr>
            <w:top w:val="none" w:sz="0" w:space="0" w:color="auto"/>
            <w:left w:val="none" w:sz="0" w:space="0" w:color="auto"/>
            <w:bottom w:val="none" w:sz="0" w:space="0" w:color="auto"/>
            <w:right w:val="none" w:sz="0" w:space="0" w:color="auto"/>
          </w:divBdr>
          <w:divsChild>
            <w:div w:id="62457837">
              <w:marLeft w:val="0"/>
              <w:marRight w:val="0"/>
              <w:marTop w:val="0"/>
              <w:marBottom w:val="0"/>
              <w:divBdr>
                <w:top w:val="none" w:sz="0" w:space="0" w:color="auto"/>
                <w:left w:val="none" w:sz="0" w:space="0" w:color="auto"/>
                <w:bottom w:val="none" w:sz="0" w:space="0" w:color="auto"/>
                <w:right w:val="none" w:sz="0" w:space="0" w:color="auto"/>
              </w:divBdr>
              <w:divsChild>
                <w:div w:id="19818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230505">
      <w:bodyDiv w:val="1"/>
      <w:marLeft w:val="0"/>
      <w:marRight w:val="0"/>
      <w:marTop w:val="0"/>
      <w:marBottom w:val="0"/>
      <w:divBdr>
        <w:top w:val="none" w:sz="0" w:space="0" w:color="auto"/>
        <w:left w:val="none" w:sz="0" w:space="0" w:color="auto"/>
        <w:bottom w:val="none" w:sz="0" w:space="0" w:color="auto"/>
        <w:right w:val="none" w:sz="0" w:space="0" w:color="auto"/>
      </w:divBdr>
    </w:div>
    <w:div w:id="368723869">
      <w:bodyDiv w:val="1"/>
      <w:marLeft w:val="0"/>
      <w:marRight w:val="0"/>
      <w:marTop w:val="0"/>
      <w:marBottom w:val="0"/>
      <w:divBdr>
        <w:top w:val="none" w:sz="0" w:space="0" w:color="auto"/>
        <w:left w:val="none" w:sz="0" w:space="0" w:color="auto"/>
        <w:bottom w:val="none" w:sz="0" w:space="0" w:color="auto"/>
        <w:right w:val="none" w:sz="0" w:space="0" w:color="auto"/>
      </w:divBdr>
    </w:div>
    <w:div w:id="381052483">
      <w:bodyDiv w:val="1"/>
      <w:marLeft w:val="0"/>
      <w:marRight w:val="0"/>
      <w:marTop w:val="0"/>
      <w:marBottom w:val="0"/>
      <w:divBdr>
        <w:top w:val="none" w:sz="0" w:space="0" w:color="auto"/>
        <w:left w:val="none" w:sz="0" w:space="0" w:color="auto"/>
        <w:bottom w:val="none" w:sz="0" w:space="0" w:color="auto"/>
        <w:right w:val="none" w:sz="0" w:space="0" w:color="auto"/>
      </w:divBdr>
      <w:divsChild>
        <w:div w:id="784693000">
          <w:marLeft w:val="0"/>
          <w:marRight w:val="0"/>
          <w:marTop w:val="0"/>
          <w:marBottom w:val="0"/>
          <w:divBdr>
            <w:top w:val="none" w:sz="0" w:space="0" w:color="auto"/>
            <w:left w:val="none" w:sz="0" w:space="0" w:color="auto"/>
            <w:bottom w:val="none" w:sz="0" w:space="0" w:color="auto"/>
            <w:right w:val="none" w:sz="0" w:space="0" w:color="auto"/>
          </w:divBdr>
          <w:divsChild>
            <w:div w:id="1545605149">
              <w:marLeft w:val="0"/>
              <w:marRight w:val="0"/>
              <w:marTop w:val="0"/>
              <w:marBottom w:val="0"/>
              <w:divBdr>
                <w:top w:val="none" w:sz="0" w:space="0" w:color="auto"/>
                <w:left w:val="none" w:sz="0" w:space="0" w:color="auto"/>
                <w:bottom w:val="none" w:sz="0" w:space="0" w:color="auto"/>
                <w:right w:val="none" w:sz="0" w:space="0" w:color="auto"/>
              </w:divBdr>
              <w:divsChild>
                <w:div w:id="961614661">
                  <w:marLeft w:val="0"/>
                  <w:marRight w:val="0"/>
                  <w:marTop w:val="0"/>
                  <w:marBottom w:val="0"/>
                  <w:divBdr>
                    <w:top w:val="none" w:sz="0" w:space="0" w:color="auto"/>
                    <w:left w:val="none" w:sz="0" w:space="0" w:color="auto"/>
                    <w:bottom w:val="none" w:sz="0" w:space="0" w:color="auto"/>
                    <w:right w:val="none" w:sz="0" w:space="0" w:color="auto"/>
                  </w:divBdr>
                  <w:divsChild>
                    <w:div w:id="159111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366997">
      <w:bodyDiv w:val="1"/>
      <w:marLeft w:val="0"/>
      <w:marRight w:val="0"/>
      <w:marTop w:val="0"/>
      <w:marBottom w:val="0"/>
      <w:divBdr>
        <w:top w:val="none" w:sz="0" w:space="0" w:color="auto"/>
        <w:left w:val="none" w:sz="0" w:space="0" w:color="auto"/>
        <w:bottom w:val="none" w:sz="0" w:space="0" w:color="auto"/>
        <w:right w:val="none" w:sz="0" w:space="0" w:color="auto"/>
      </w:divBdr>
      <w:divsChild>
        <w:div w:id="160852110">
          <w:marLeft w:val="0"/>
          <w:marRight w:val="0"/>
          <w:marTop w:val="0"/>
          <w:marBottom w:val="0"/>
          <w:divBdr>
            <w:top w:val="none" w:sz="0" w:space="0" w:color="auto"/>
            <w:left w:val="none" w:sz="0" w:space="0" w:color="auto"/>
            <w:bottom w:val="none" w:sz="0" w:space="0" w:color="auto"/>
            <w:right w:val="none" w:sz="0" w:space="0" w:color="auto"/>
          </w:divBdr>
          <w:divsChild>
            <w:div w:id="466355800">
              <w:marLeft w:val="0"/>
              <w:marRight w:val="0"/>
              <w:marTop w:val="0"/>
              <w:marBottom w:val="0"/>
              <w:divBdr>
                <w:top w:val="none" w:sz="0" w:space="0" w:color="auto"/>
                <w:left w:val="none" w:sz="0" w:space="0" w:color="auto"/>
                <w:bottom w:val="none" w:sz="0" w:space="0" w:color="auto"/>
                <w:right w:val="none" w:sz="0" w:space="0" w:color="auto"/>
              </w:divBdr>
              <w:divsChild>
                <w:div w:id="1865971564">
                  <w:marLeft w:val="0"/>
                  <w:marRight w:val="0"/>
                  <w:marTop w:val="0"/>
                  <w:marBottom w:val="0"/>
                  <w:divBdr>
                    <w:top w:val="none" w:sz="0" w:space="0" w:color="auto"/>
                    <w:left w:val="none" w:sz="0" w:space="0" w:color="auto"/>
                    <w:bottom w:val="none" w:sz="0" w:space="0" w:color="auto"/>
                    <w:right w:val="none" w:sz="0" w:space="0" w:color="auto"/>
                  </w:divBdr>
                </w:div>
              </w:divsChild>
            </w:div>
            <w:div w:id="1031800979">
              <w:marLeft w:val="0"/>
              <w:marRight w:val="0"/>
              <w:marTop w:val="0"/>
              <w:marBottom w:val="0"/>
              <w:divBdr>
                <w:top w:val="none" w:sz="0" w:space="0" w:color="auto"/>
                <w:left w:val="none" w:sz="0" w:space="0" w:color="auto"/>
                <w:bottom w:val="none" w:sz="0" w:space="0" w:color="auto"/>
                <w:right w:val="none" w:sz="0" w:space="0" w:color="auto"/>
              </w:divBdr>
              <w:divsChild>
                <w:div w:id="186555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1087">
          <w:marLeft w:val="0"/>
          <w:marRight w:val="0"/>
          <w:marTop w:val="0"/>
          <w:marBottom w:val="0"/>
          <w:divBdr>
            <w:top w:val="none" w:sz="0" w:space="0" w:color="auto"/>
            <w:left w:val="none" w:sz="0" w:space="0" w:color="auto"/>
            <w:bottom w:val="none" w:sz="0" w:space="0" w:color="auto"/>
            <w:right w:val="none" w:sz="0" w:space="0" w:color="auto"/>
          </w:divBdr>
          <w:divsChild>
            <w:div w:id="303971419">
              <w:marLeft w:val="0"/>
              <w:marRight w:val="0"/>
              <w:marTop w:val="0"/>
              <w:marBottom w:val="0"/>
              <w:divBdr>
                <w:top w:val="none" w:sz="0" w:space="0" w:color="auto"/>
                <w:left w:val="none" w:sz="0" w:space="0" w:color="auto"/>
                <w:bottom w:val="none" w:sz="0" w:space="0" w:color="auto"/>
                <w:right w:val="none" w:sz="0" w:space="0" w:color="auto"/>
              </w:divBdr>
              <w:divsChild>
                <w:div w:id="81402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04303">
      <w:bodyDiv w:val="1"/>
      <w:marLeft w:val="0"/>
      <w:marRight w:val="0"/>
      <w:marTop w:val="0"/>
      <w:marBottom w:val="0"/>
      <w:divBdr>
        <w:top w:val="none" w:sz="0" w:space="0" w:color="auto"/>
        <w:left w:val="none" w:sz="0" w:space="0" w:color="auto"/>
        <w:bottom w:val="none" w:sz="0" w:space="0" w:color="auto"/>
        <w:right w:val="none" w:sz="0" w:space="0" w:color="auto"/>
      </w:divBdr>
      <w:divsChild>
        <w:div w:id="1113786733">
          <w:marLeft w:val="0"/>
          <w:marRight w:val="0"/>
          <w:marTop w:val="0"/>
          <w:marBottom w:val="0"/>
          <w:divBdr>
            <w:top w:val="none" w:sz="0" w:space="0" w:color="auto"/>
            <w:left w:val="none" w:sz="0" w:space="0" w:color="auto"/>
            <w:bottom w:val="none" w:sz="0" w:space="0" w:color="auto"/>
            <w:right w:val="none" w:sz="0" w:space="0" w:color="auto"/>
          </w:divBdr>
          <w:divsChild>
            <w:div w:id="895117558">
              <w:marLeft w:val="0"/>
              <w:marRight w:val="0"/>
              <w:marTop w:val="0"/>
              <w:marBottom w:val="0"/>
              <w:divBdr>
                <w:top w:val="none" w:sz="0" w:space="0" w:color="auto"/>
                <w:left w:val="none" w:sz="0" w:space="0" w:color="auto"/>
                <w:bottom w:val="none" w:sz="0" w:space="0" w:color="auto"/>
                <w:right w:val="none" w:sz="0" w:space="0" w:color="auto"/>
              </w:divBdr>
              <w:divsChild>
                <w:div w:id="1301306199">
                  <w:marLeft w:val="0"/>
                  <w:marRight w:val="0"/>
                  <w:marTop w:val="0"/>
                  <w:marBottom w:val="0"/>
                  <w:divBdr>
                    <w:top w:val="none" w:sz="0" w:space="0" w:color="auto"/>
                    <w:left w:val="none" w:sz="0" w:space="0" w:color="auto"/>
                    <w:bottom w:val="none" w:sz="0" w:space="0" w:color="auto"/>
                    <w:right w:val="none" w:sz="0" w:space="0" w:color="auto"/>
                  </w:divBdr>
                  <w:divsChild>
                    <w:div w:id="2274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276548">
      <w:bodyDiv w:val="1"/>
      <w:marLeft w:val="0"/>
      <w:marRight w:val="0"/>
      <w:marTop w:val="0"/>
      <w:marBottom w:val="0"/>
      <w:divBdr>
        <w:top w:val="none" w:sz="0" w:space="0" w:color="auto"/>
        <w:left w:val="none" w:sz="0" w:space="0" w:color="auto"/>
        <w:bottom w:val="none" w:sz="0" w:space="0" w:color="auto"/>
        <w:right w:val="none" w:sz="0" w:space="0" w:color="auto"/>
      </w:divBdr>
    </w:div>
    <w:div w:id="495078162">
      <w:bodyDiv w:val="1"/>
      <w:marLeft w:val="0"/>
      <w:marRight w:val="0"/>
      <w:marTop w:val="0"/>
      <w:marBottom w:val="0"/>
      <w:divBdr>
        <w:top w:val="none" w:sz="0" w:space="0" w:color="auto"/>
        <w:left w:val="none" w:sz="0" w:space="0" w:color="auto"/>
        <w:bottom w:val="none" w:sz="0" w:space="0" w:color="auto"/>
        <w:right w:val="none" w:sz="0" w:space="0" w:color="auto"/>
      </w:divBdr>
      <w:divsChild>
        <w:div w:id="1264920169">
          <w:marLeft w:val="0"/>
          <w:marRight w:val="0"/>
          <w:marTop w:val="0"/>
          <w:marBottom w:val="0"/>
          <w:divBdr>
            <w:top w:val="none" w:sz="0" w:space="0" w:color="auto"/>
            <w:left w:val="none" w:sz="0" w:space="0" w:color="auto"/>
            <w:bottom w:val="none" w:sz="0" w:space="0" w:color="auto"/>
            <w:right w:val="none" w:sz="0" w:space="0" w:color="auto"/>
          </w:divBdr>
          <w:divsChild>
            <w:div w:id="761147507">
              <w:marLeft w:val="0"/>
              <w:marRight w:val="0"/>
              <w:marTop w:val="0"/>
              <w:marBottom w:val="0"/>
              <w:divBdr>
                <w:top w:val="none" w:sz="0" w:space="0" w:color="auto"/>
                <w:left w:val="none" w:sz="0" w:space="0" w:color="auto"/>
                <w:bottom w:val="none" w:sz="0" w:space="0" w:color="auto"/>
                <w:right w:val="none" w:sz="0" w:space="0" w:color="auto"/>
              </w:divBdr>
              <w:divsChild>
                <w:div w:id="431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76175">
      <w:bodyDiv w:val="1"/>
      <w:marLeft w:val="0"/>
      <w:marRight w:val="0"/>
      <w:marTop w:val="0"/>
      <w:marBottom w:val="0"/>
      <w:divBdr>
        <w:top w:val="none" w:sz="0" w:space="0" w:color="auto"/>
        <w:left w:val="none" w:sz="0" w:space="0" w:color="auto"/>
        <w:bottom w:val="none" w:sz="0" w:space="0" w:color="auto"/>
        <w:right w:val="none" w:sz="0" w:space="0" w:color="auto"/>
      </w:divBdr>
      <w:divsChild>
        <w:div w:id="1348369287">
          <w:marLeft w:val="0"/>
          <w:marRight w:val="0"/>
          <w:marTop w:val="0"/>
          <w:marBottom w:val="0"/>
          <w:divBdr>
            <w:top w:val="none" w:sz="0" w:space="0" w:color="auto"/>
            <w:left w:val="none" w:sz="0" w:space="0" w:color="auto"/>
            <w:bottom w:val="none" w:sz="0" w:space="0" w:color="auto"/>
            <w:right w:val="none" w:sz="0" w:space="0" w:color="auto"/>
          </w:divBdr>
          <w:divsChild>
            <w:div w:id="1732994544">
              <w:marLeft w:val="0"/>
              <w:marRight w:val="0"/>
              <w:marTop w:val="0"/>
              <w:marBottom w:val="0"/>
              <w:divBdr>
                <w:top w:val="none" w:sz="0" w:space="0" w:color="auto"/>
                <w:left w:val="none" w:sz="0" w:space="0" w:color="auto"/>
                <w:bottom w:val="none" w:sz="0" w:space="0" w:color="auto"/>
                <w:right w:val="none" w:sz="0" w:space="0" w:color="auto"/>
              </w:divBdr>
              <w:divsChild>
                <w:div w:id="193751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7993">
      <w:bodyDiv w:val="1"/>
      <w:marLeft w:val="0"/>
      <w:marRight w:val="0"/>
      <w:marTop w:val="0"/>
      <w:marBottom w:val="0"/>
      <w:divBdr>
        <w:top w:val="none" w:sz="0" w:space="0" w:color="auto"/>
        <w:left w:val="none" w:sz="0" w:space="0" w:color="auto"/>
        <w:bottom w:val="none" w:sz="0" w:space="0" w:color="auto"/>
        <w:right w:val="none" w:sz="0" w:space="0" w:color="auto"/>
      </w:divBdr>
      <w:divsChild>
        <w:div w:id="332807386">
          <w:marLeft w:val="0"/>
          <w:marRight w:val="0"/>
          <w:marTop w:val="0"/>
          <w:marBottom w:val="0"/>
          <w:divBdr>
            <w:top w:val="none" w:sz="0" w:space="0" w:color="auto"/>
            <w:left w:val="none" w:sz="0" w:space="0" w:color="auto"/>
            <w:bottom w:val="none" w:sz="0" w:space="0" w:color="auto"/>
            <w:right w:val="none" w:sz="0" w:space="0" w:color="auto"/>
          </w:divBdr>
          <w:divsChild>
            <w:div w:id="1034572579">
              <w:marLeft w:val="0"/>
              <w:marRight w:val="0"/>
              <w:marTop w:val="0"/>
              <w:marBottom w:val="0"/>
              <w:divBdr>
                <w:top w:val="none" w:sz="0" w:space="0" w:color="auto"/>
                <w:left w:val="none" w:sz="0" w:space="0" w:color="auto"/>
                <w:bottom w:val="none" w:sz="0" w:space="0" w:color="auto"/>
                <w:right w:val="none" w:sz="0" w:space="0" w:color="auto"/>
              </w:divBdr>
              <w:divsChild>
                <w:div w:id="207431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525568">
      <w:bodyDiv w:val="1"/>
      <w:marLeft w:val="0"/>
      <w:marRight w:val="0"/>
      <w:marTop w:val="0"/>
      <w:marBottom w:val="0"/>
      <w:divBdr>
        <w:top w:val="none" w:sz="0" w:space="0" w:color="auto"/>
        <w:left w:val="none" w:sz="0" w:space="0" w:color="auto"/>
        <w:bottom w:val="none" w:sz="0" w:space="0" w:color="auto"/>
        <w:right w:val="none" w:sz="0" w:space="0" w:color="auto"/>
      </w:divBdr>
    </w:div>
    <w:div w:id="570163633">
      <w:bodyDiv w:val="1"/>
      <w:marLeft w:val="0"/>
      <w:marRight w:val="0"/>
      <w:marTop w:val="0"/>
      <w:marBottom w:val="0"/>
      <w:divBdr>
        <w:top w:val="none" w:sz="0" w:space="0" w:color="auto"/>
        <w:left w:val="none" w:sz="0" w:space="0" w:color="auto"/>
        <w:bottom w:val="none" w:sz="0" w:space="0" w:color="auto"/>
        <w:right w:val="none" w:sz="0" w:space="0" w:color="auto"/>
      </w:divBdr>
      <w:divsChild>
        <w:div w:id="2090422452">
          <w:marLeft w:val="0"/>
          <w:marRight w:val="0"/>
          <w:marTop w:val="0"/>
          <w:marBottom w:val="0"/>
          <w:divBdr>
            <w:top w:val="none" w:sz="0" w:space="0" w:color="auto"/>
            <w:left w:val="none" w:sz="0" w:space="0" w:color="auto"/>
            <w:bottom w:val="none" w:sz="0" w:space="0" w:color="auto"/>
            <w:right w:val="none" w:sz="0" w:space="0" w:color="auto"/>
          </w:divBdr>
          <w:divsChild>
            <w:div w:id="1195266902">
              <w:marLeft w:val="0"/>
              <w:marRight w:val="0"/>
              <w:marTop w:val="0"/>
              <w:marBottom w:val="0"/>
              <w:divBdr>
                <w:top w:val="none" w:sz="0" w:space="0" w:color="auto"/>
                <w:left w:val="none" w:sz="0" w:space="0" w:color="auto"/>
                <w:bottom w:val="none" w:sz="0" w:space="0" w:color="auto"/>
                <w:right w:val="none" w:sz="0" w:space="0" w:color="auto"/>
              </w:divBdr>
              <w:divsChild>
                <w:div w:id="1934434518">
                  <w:marLeft w:val="0"/>
                  <w:marRight w:val="0"/>
                  <w:marTop w:val="0"/>
                  <w:marBottom w:val="0"/>
                  <w:divBdr>
                    <w:top w:val="none" w:sz="0" w:space="0" w:color="auto"/>
                    <w:left w:val="none" w:sz="0" w:space="0" w:color="auto"/>
                    <w:bottom w:val="none" w:sz="0" w:space="0" w:color="auto"/>
                    <w:right w:val="none" w:sz="0" w:space="0" w:color="auto"/>
                  </w:divBdr>
                </w:div>
              </w:divsChild>
            </w:div>
            <w:div w:id="1946111518">
              <w:marLeft w:val="0"/>
              <w:marRight w:val="0"/>
              <w:marTop w:val="0"/>
              <w:marBottom w:val="0"/>
              <w:divBdr>
                <w:top w:val="none" w:sz="0" w:space="0" w:color="auto"/>
                <w:left w:val="none" w:sz="0" w:space="0" w:color="auto"/>
                <w:bottom w:val="none" w:sz="0" w:space="0" w:color="auto"/>
                <w:right w:val="none" w:sz="0" w:space="0" w:color="auto"/>
              </w:divBdr>
              <w:divsChild>
                <w:div w:id="425007309">
                  <w:marLeft w:val="0"/>
                  <w:marRight w:val="0"/>
                  <w:marTop w:val="0"/>
                  <w:marBottom w:val="0"/>
                  <w:divBdr>
                    <w:top w:val="none" w:sz="0" w:space="0" w:color="auto"/>
                    <w:left w:val="none" w:sz="0" w:space="0" w:color="auto"/>
                    <w:bottom w:val="none" w:sz="0" w:space="0" w:color="auto"/>
                    <w:right w:val="none" w:sz="0" w:space="0" w:color="auto"/>
                  </w:divBdr>
                </w:div>
              </w:divsChild>
            </w:div>
            <w:div w:id="1703164330">
              <w:marLeft w:val="0"/>
              <w:marRight w:val="0"/>
              <w:marTop w:val="0"/>
              <w:marBottom w:val="0"/>
              <w:divBdr>
                <w:top w:val="none" w:sz="0" w:space="0" w:color="auto"/>
                <w:left w:val="none" w:sz="0" w:space="0" w:color="auto"/>
                <w:bottom w:val="none" w:sz="0" w:space="0" w:color="auto"/>
                <w:right w:val="none" w:sz="0" w:space="0" w:color="auto"/>
              </w:divBdr>
              <w:divsChild>
                <w:div w:id="2121878706">
                  <w:marLeft w:val="0"/>
                  <w:marRight w:val="0"/>
                  <w:marTop w:val="0"/>
                  <w:marBottom w:val="0"/>
                  <w:divBdr>
                    <w:top w:val="none" w:sz="0" w:space="0" w:color="auto"/>
                    <w:left w:val="none" w:sz="0" w:space="0" w:color="auto"/>
                    <w:bottom w:val="none" w:sz="0" w:space="0" w:color="auto"/>
                    <w:right w:val="none" w:sz="0" w:space="0" w:color="auto"/>
                  </w:divBdr>
                </w:div>
              </w:divsChild>
            </w:div>
            <w:div w:id="1272935430">
              <w:marLeft w:val="0"/>
              <w:marRight w:val="0"/>
              <w:marTop w:val="0"/>
              <w:marBottom w:val="0"/>
              <w:divBdr>
                <w:top w:val="none" w:sz="0" w:space="0" w:color="auto"/>
                <w:left w:val="none" w:sz="0" w:space="0" w:color="auto"/>
                <w:bottom w:val="none" w:sz="0" w:space="0" w:color="auto"/>
                <w:right w:val="none" w:sz="0" w:space="0" w:color="auto"/>
              </w:divBdr>
              <w:divsChild>
                <w:div w:id="1067532314">
                  <w:marLeft w:val="0"/>
                  <w:marRight w:val="0"/>
                  <w:marTop w:val="0"/>
                  <w:marBottom w:val="0"/>
                  <w:divBdr>
                    <w:top w:val="none" w:sz="0" w:space="0" w:color="auto"/>
                    <w:left w:val="none" w:sz="0" w:space="0" w:color="auto"/>
                    <w:bottom w:val="none" w:sz="0" w:space="0" w:color="auto"/>
                    <w:right w:val="none" w:sz="0" w:space="0" w:color="auto"/>
                  </w:divBdr>
                </w:div>
              </w:divsChild>
            </w:div>
            <w:div w:id="803692056">
              <w:marLeft w:val="0"/>
              <w:marRight w:val="0"/>
              <w:marTop w:val="0"/>
              <w:marBottom w:val="0"/>
              <w:divBdr>
                <w:top w:val="none" w:sz="0" w:space="0" w:color="auto"/>
                <w:left w:val="none" w:sz="0" w:space="0" w:color="auto"/>
                <w:bottom w:val="none" w:sz="0" w:space="0" w:color="auto"/>
                <w:right w:val="none" w:sz="0" w:space="0" w:color="auto"/>
              </w:divBdr>
              <w:divsChild>
                <w:div w:id="883098725">
                  <w:marLeft w:val="0"/>
                  <w:marRight w:val="0"/>
                  <w:marTop w:val="0"/>
                  <w:marBottom w:val="0"/>
                  <w:divBdr>
                    <w:top w:val="none" w:sz="0" w:space="0" w:color="auto"/>
                    <w:left w:val="none" w:sz="0" w:space="0" w:color="auto"/>
                    <w:bottom w:val="none" w:sz="0" w:space="0" w:color="auto"/>
                    <w:right w:val="none" w:sz="0" w:space="0" w:color="auto"/>
                  </w:divBdr>
                </w:div>
              </w:divsChild>
            </w:div>
            <w:div w:id="1872647584">
              <w:marLeft w:val="0"/>
              <w:marRight w:val="0"/>
              <w:marTop w:val="0"/>
              <w:marBottom w:val="0"/>
              <w:divBdr>
                <w:top w:val="none" w:sz="0" w:space="0" w:color="auto"/>
                <w:left w:val="none" w:sz="0" w:space="0" w:color="auto"/>
                <w:bottom w:val="none" w:sz="0" w:space="0" w:color="auto"/>
                <w:right w:val="none" w:sz="0" w:space="0" w:color="auto"/>
              </w:divBdr>
              <w:divsChild>
                <w:div w:id="1902590769">
                  <w:marLeft w:val="0"/>
                  <w:marRight w:val="0"/>
                  <w:marTop w:val="0"/>
                  <w:marBottom w:val="0"/>
                  <w:divBdr>
                    <w:top w:val="none" w:sz="0" w:space="0" w:color="auto"/>
                    <w:left w:val="none" w:sz="0" w:space="0" w:color="auto"/>
                    <w:bottom w:val="none" w:sz="0" w:space="0" w:color="auto"/>
                    <w:right w:val="none" w:sz="0" w:space="0" w:color="auto"/>
                  </w:divBdr>
                </w:div>
              </w:divsChild>
            </w:div>
            <w:div w:id="2024478543">
              <w:marLeft w:val="0"/>
              <w:marRight w:val="0"/>
              <w:marTop w:val="0"/>
              <w:marBottom w:val="0"/>
              <w:divBdr>
                <w:top w:val="none" w:sz="0" w:space="0" w:color="auto"/>
                <w:left w:val="none" w:sz="0" w:space="0" w:color="auto"/>
                <w:bottom w:val="none" w:sz="0" w:space="0" w:color="auto"/>
                <w:right w:val="none" w:sz="0" w:space="0" w:color="auto"/>
              </w:divBdr>
              <w:divsChild>
                <w:div w:id="1878351702">
                  <w:marLeft w:val="0"/>
                  <w:marRight w:val="0"/>
                  <w:marTop w:val="0"/>
                  <w:marBottom w:val="0"/>
                  <w:divBdr>
                    <w:top w:val="none" w:sz="0" w:space="0" w:color="auto"/>
                    <w:left w:val="none" w:sz="0" w:space="0" w:color="auto"/>
                    <w:bottom w:val="none" w:sz="0" w:space="0" w:color="auto"/>
                    <w:right w:val="none" w:sz="0" w:space="0" w:color="auto"/>
                  </w:divBdr>
                </w:div>
              </w:divsChild>
            </w:div>
            <w:div w:id="1073432848">
              <w:marLeft w:val="0"/>
              <w:marRight w:val="0"/>
              <w:marTop w:val="0"/>
              <w:marBottom w:val="0"/>
              <w:divBdr>
                <w:top w:val="none" w:sz="0" w:space="0" w:color="auto"/>
                <w:left w:val="none" w:sz="0" w:space="0" w:color="auto"/>
                <w:bottom w:val="none" w:sz="0" w:space="0" w:color="auto"/>
                <w:right w:val="none" w:sz="0" w:space="0" w:color="auto"/>
              </w:divBdr>
              <w:divsChild>
                <w:div w:id="1316568614">
                  <w:marLeft w:val="0"/>
                  <w:marRight w:val="0"/>
                  <w:marTop w:val="0"/>
                  <w:marBottom w:val="0"/>
                  <w:divBdr>
                    <w:top w:val="none" w:sz="0" w:space="0" w:color="auto"/>
                    <w:left w:val="none" w:sz="0" w:space="0" w:color="auto"/>
                    <w:bottom w:val="none" w:sz="0" w:space="0" w:color="auto"/>
                    <w:right w:val="none" w:sz="0" w:space="0" w:color="auto"/>
                  </w:divBdr>
                </w:div>
              </w:divsChild>
            </w:div>
            <w:div w:id="1598489315">
              <w:marLeft w:val="0"/>
              <w:marRight w:val="0"/>
              <w:marTop w:val="0"/>
              <w:marBottom w:val="0"/>
              <w:divBdr>
                <w:top w:val="none" w:sz="0" w:space="0" w:color="auto"/>
                <w:left w:val="none" w:sz="0" w:space="0" w:color="auto"/>
                <w:bottom w:val="none" w:sz="0" w:space="0" w:color="auto"/>
                <w:right w:val="none" w:sz="0" w:space="0" w:color="auto"/>
              </w:divBdr>
              <w:divsChild>
                <w:div w:id="298078336">
                  <w:marLeft w:val="0"/>
                  <w:marRight w:val="0"/>
                  <w:marTop w:val="0"/>
                  <w:marBottom w:val="0"/>
                  <w:divBdr>
                    <w:top w:val="none" w:sz="0" w:space="0" w:color="auto"/>
                    <w:left w:val="none" w:sz="0" w:space="0" w:color="auto"/>
                    <w:bottom w:val="none" w:sz="0" w:space="0" w:color="auto"/>
                    <w:right w:val="none" w:sz="0" w:space="0" w:color="auto"/>
                  </w:divBdr>
                </w:div>
              </w:divsChild>
            </w:div>
            <w:div w:id="1239167597">
              <w:marLeft w:val="0"/>
              <w:marRight w:val="0"/>
              <w:marTop w:val="0"/>
              <w:marBottom w:val="0"/>
              <w:divBdr>
                <w:top w:val="none" w:sz="0" w:space="0" w:color="auto"/>
                <w:left w:val="none" w:sz="0" w:space="0" w:color="auto"/>
                <w:bottom w:val="none" w:sz="0" w:space="0" w:color="auto"/>
                <w:right w:val="none" w:sz="0" w:space="0" w:color="auto"/>
              </w:divBdr>
              <w:divsChild>
                <w:div w:id="1261992734">
                  <w:marLeft w:val="0"/>
                  <w:marRight w:val="0"/>
                  <w:marTop w:val="0"/>
                  <w:marBottom w:val="0"/>
                  <w:divBdr>
                    <w:top w:val="none" w:sz="0" w:space="0" w:color="auto"/>
                    <w:left w:val="none" w:sz="0" w:space="0" w:color="auto"/>
                    <w:bottom w:val="none" w:sz="0" w:space="0" w:color="auto"/>
                    <w:right w:val="none" w:sz="0" w:space="0" w:color="auto"/>
                  </w:divBdr>
                </w:div>
              </w:divsChild>
            </w:div>
            <w:div w:id="2000646605">
              <w:marLeft w:val="0"/>
              <w:marRight w:val="0"/>
              <w:marTop w:val="0"/>
              <w:marBottom w:val="0"/>
              <w:divBdr>
                <w:top w:val="none" w:sz="0" w:space="0" w:color="auto"/>
                <w:left w:val="none" w:sz="0" w:space="0" w:color="auto"/>
                <w:bottom w:val="none" w:sz="0" w:space="0" w:color="auto"/>
                <w:right w:val="none" w:sz="0" w:space="0" w:color="auto"/>
              </w:divBdr>
              <w:divsChild>
                <w:div w:id="215969095">
                  <w:marLeft w:val="0"/>
                  <w:marRight w:val="0"/>
                  <w:marTop w:val="0"/>
                  <w:marBottom w:val="0"/>
                  <w:divBdr>
                    <w:top w:val="none" w:sz="0" w:space="0" w:color="auto"/>
                    <w:left w:val="none" w:sz="0" w:space="0" w:color="auto"/>
                    <w:bottom w:val="none" w:sz="0" w:space="0" w:color="auto"/>
                    <w:right w:val="none" w:sz="0" w:space="0" w:color="auto"/>
                  </w:divBdr>
                </w:div>
              </w:divsChild>
            </w:div>
            <w:div w:id="1603218954">
              <w:marLeft w:val="0"/>
              <w:marRight w:val="0"/>
              <w:marTop w:val="0"/>
              <w:marBottom w:val="0"/>
              <w:divBdr>
                <w:top w:val="none" w:sz="0" w:space="0" w:color="auto"/>
                <w:left w:val="none" w:sz="0" w:space="0" w:color="auto"/>
                <w:bottom w:val="none" w:sz="0" w:space="0" w:color="auto"/>
                <w:right w:val="none" w:sz="0" w:space="0" w:color="auto"/>
              </w:divBdr>
              <w:divsChild>
                <w:div w:id="1801462051">
                  <w:marLeft w:val="0"/>
                  <w:marRight w:val="0"/>
                  <w:marTop w:val="0"/>
                  <w:marBottom w:val="0"/>
                  <w:divBdr>
                    <w:top w:val="none" w:sz="0" w:space="0" w:color="auto"/>
                    <w:left w:val="none" w:sz="0" w:space="0" w:color="auto"/>
                    <w:bottom w:val="none" w:sz="0" w:space="0" w:color="auto"/>
                    <w:right w:val="none" w:sz="0" w:space="0" w:color="auto"/>
                  </w:divBdr>
                </w:div>
              </w:divsChild>
            </w:div>
            <w:div w:id="491872213">
              <w:marLeft w:val="0"/>
              <w:marRight w:val="0"/>
              <w:marTop w:val="0"/>
              <w:marBottom w:val="0"/>
              <w:divBdr>
                <w:top w:val="none" w:sz="0" w:space="0" w:color="auto"/>
                <w:left w:val="none" w:sz="0" w:space="0" w:color="auto"/>
                <w:bottom w:val="none" w:sz="0" w:space="0" w:color="auto"/>
                <w:right w:val="none" w:sz="0" w:space="0" w:color="auto"/>
              </w:divBdr>
              <w:divsChild>
                <w:div w:id="945649243">
                  <w:marLeft w:val="0"/>
                  <w:marRight w:val="0"/>
                  <w:marTop w:val="0"/>
                  <w:marBottom w:val="0"/>
                  <w:divBdr>
                    <w:top w:val="none" w:sz="0" w:space="0" w:color="auto"/>
                    <w:left w:val="none" w:sz="0" w:space="0" w:color="auto"/>
                    <w:bottom w:val="none" w:sz="0" w:space="0" w:color="auto"/>
                    <w:right w:val="none" w:sz="0" w:space="0" w:color="auto"/>
                  </w:divBdr>
                </w:div>
              </w:divsChild>
            </w:div>
            <w:div w:id="546917084">
              <w:marLeft w:val="0"/>
              <w:marRight w:val="0"/>
              <w:marTop w:val="0"/>
              <w:marBottom w:val="0"/>
              <w:divBdr>
                <w:top w:val="none" w:sz="0" w:space="0" w:color="auto"/>
                <w:left w:val="none" w:sz="0" w:space="0" w:color="auto"/>
                <w:bottom w:val="none" w:sz="0" w:space="0" w:color="auto"/>
                <w:right w:val="none" w:sz="0" w:space="0" w:color="auto"/>
              </w:divBdr>
              <w:divsChild>
                <w:div w:id="277176714">
                  <w:marLeft w:val="0"/>
                  <w:marRight w:val="0"/>
                  <w:marTop w:val="0"/>
                  <w:marBottom w:val="0"/>
                  <w:divBdr>
                    <w:top w:val="none" w:sz="0" w:space="0" w:color="auto"/>
                    <w:left w:val="none" w:sz="0" w:space="0" w:color="auto"/>
                    <w:bottom w:val="none" w:sz="0" w:space="0" w:color="auto"/>
                    <w:right w:val="none" w:sz="0" w:space="0" w:color="auto"/>
                  </w:divBdr>
                </w:div>
              </w:divsChild>
            </w:div>
            <w:div w:id="935796525">
              <w:marLeft w:val="0"/>
              <w:marRight w:val="0"/>
              <w:marTop w:val="0"/>
              <w:marBottom w:val="0"/>
              <w:divBdr>
                <w:top w:val="none" w:sz="0" w:space="0" w:color="auto"/>
                <w:left w:val="none" w:sz="0" w:space="0" w:color="auto"/>
                <w:bottom w:val="none" w:sz="0" w:space="0" w:color="auto"/>
                <w:right w:val="none" w:sz="0" w:space="0" w:color="auto"/>
              </w:divBdr>
              <w:divsChild>
                <w:div w:id="1812870870">
                  <w:marLeft w:val="0"/>
                  <w:marRight w:val="0"/>
                  <w:marTop w:val="0"/>
                  <w:marBottom w:val="0"/>
                  <w:divBdr>
                    <w:top w:val="none" w:sz="0" w:space="0" w:color="auto"/>
                    <w:left w:val="none" w:sz="0" w:space="0" w:color="auto"/>
                    <w:bottom w:val="none" w:sz="0" w:space="0" w:color="auto"/>
                    <w:right w:val="none" w:sz="0" w:space="0" w:color="auto"/>
                  </w:divBdr>
                </w:div>
              </w:divsChild>
            </w:div>
            <w:div w:id="2082897882">
              <w:marLeft w:val="0"/>
              <w:marRight w:val="0"/>
              <w:marTop w:val="0"/>
              <w:marBottom w:val="0"/>
              <w:divBdr>
                <w:top w:val="none" w:sz="0" w:space="0" w:color="auto"/>
                <w:left w:val="none" w:sz="0" w:space="0" w:color="auto"/>
                <w:bottom w:val="none" w:sz="0" w:space="0" w:color="auto"/>
                <w:right w:val="none" w:sz="0" w:space="0" w:color="auto"/>
              </w:divBdr>
              <w:divsChild>
                <w:div w:id="181166517">
                  <w:marLeft w:val="0"/>
                  <w:marRight w:val="0"/>
                  <w:marTop w:val="0"/>
                  <w:marBottom w:val="0"/>
                  <w:divBdr>
                    <w:top w:val="none" w:sz="0" w:space="0" w:color="auto"/>
                    <w:left w:val="none" w:sz="0" w:space="0" w:color="auto"/>
                    <w:bottom w:val="none" w:sz="0" w:space="0" w:color="auto"/>
                    <w:right w:val="none" w:sz="0" w:space="0" w:color="auto"/>
                  </w:divBdr>
                </w:div>
              </w:divsChild>
            </w:div>
            <w:div w:id="556162389">
              <w:marLeft w:val="0"/>
              <w:marRight w:val="0"/>
              <w:marTop w:val="0"/>
              <w:marBottom w:val="0"/>
              <w:divBdr>
                <w:top w:val="none" w:sz="0" w:space="0" w:color="auto"/>
                <w:left w:val="none" w:sz="0" w:space="0" w:color="auto"/>
                <w:bottom w:val="none" w:sz="0" w:space="0" w:color="auto"/>
                <w:right w:val="none" w:sz="0" w:space="0" w:color="auto"/>
              </w:divBdr>
              <w:divsChild>
                <w:div w:id="19597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4142">
      <w:bodyDiv w:val="1"/>
      <w:marLeft w:val="0"/>
      <w:marRight w:val="0"/>
      <w:marTop w:val="0"/>
      <w:marBottom w:val="0"/>
      <w:divBdr>
        <w:top w:val="none" w:sz="0" w:space="0" w:color="auto"/>
        <w:left w:val="none" w:sz="0" w:space="0" w:color="auto"/>
        <w:bottom w:val="none" w:sz="0" w:space="0" w:color="auto"/>
        <w:right w:val="none" w:sz="0" w:space="0" w:color="auto"/>
      </w:divBdr>
      <w:divsChild>
        <w:div w:id="2049985906">
          <w:marLeft w:val="0"/>
          <w:marRight w:val="0"/>
          <w:marTop w:val="0"/>
          <w:marBottom w:val="0"/>
          <w:divBdr>
            <w:top w:val="none" w:sz="0" w:space="0" w:color="auto"/>
            <w:left w:val="none" w:sz="0" w:space="0" w:color="auto"/>
            <w:bottom w:val="none" w:sz="0" w:space="0" w:color="auto"/>
            <w:right w:val="none" w:sz="0" w:space="0" w:color="auto"/>
          </w:divBdr>
          <w:divsChild>
            <w:div w:id="5578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9053">
      <w:bodyDiv w:val="1"/>
      <w:marLeft w:val="0"/>
      <w:marRight w:val="0"/>
      <w:marTop w:val="0"/>
      <w:marBottom w:val="0"/>
      <w:divBdr>
        <w:top w:val="none" w:sz="0" w:space="0" w:color="auto"/>
        <w:left w:val="none" w:sz="0" w:space="0" w:color="auto"/>
        <w:bottom w:val="none" w:sz="0" w:space="0" w:color="auto"/>
        <w:right w:val="none" w:sz="0" w:space="0" w:color="auto"/>
      </w:divBdr>
    </w:div>
    <w:div w:id="757557072">
      <w:bodyDiv w:val="1"/>
      <w:marLeft w:val="0"/>
      <w:marRight w:val="0"/>
      <w:marTop w:val="0"/>
      <w:marBottom w:val="0"/>
      <w:divBdr>
        <w:top w:val="none" w:sz="0" w:space="0" w:color="auto"/>
        <w:left w:val="none" w:sz="0" w:space="0" w:color="auto"/>
        <w:bottom w:val="none" w:sz="0" w:space="0" w:color="auto"/>
        <w:right w:val="none" w:sz="0" w:space="0" w:color="auto"/>
      </w:divBdr>
      <w:divsChild>
        <w:div w:id="160505549">
          <w:marLeft w:val="0"/>
          <w:marRight w:val="0"/>
          <w:marTop w:val="0"/>
          <w:marBottom w:val="0"/>
          <w:divBdr>
            <w:top w:val="none" w:sz="0" w:space="0" w:color="auto"/>
            <w:left w:val="none" w:sz="0" w:space="0" w:color="auto"/>
            <w:bottom w:val="none" w:sz="0" w:space="0" w:color="auto"/>
            <w:right w:val="none" w:sz="0" w:space="0" w:color="auto"/>
          </w:divBdr>
          <w:divsChild>
            <w:div w:id="925503513">
              <w:marLeft w:val="0"/>
              <w:marRight w:val="0"/>
              <w:marTop w:val="0"/>
              <w:marBottom w:val="0"/>
              <w:divBdr>
                <w:top w:val="none" w:sz="0" w:space="0" w:color="auto"/>
                <w:left w:val="none" w:sz="0" w:space="0" w:color="auto"/>
                <w:bottom w:val="none" w:sz="0" w:space="0" w:color="auto"/>
                <w:right w:val="none" w:sz="0" w:space="0" w:color="auto"/>
              </w:divBdr>
              <w:divsChild>
                <w:div w:id="9476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80083">
      <w:bodyDiv w:val="1"/>
      <w:marLeft w:val="0"/>
      <w:marRight w:val="0"/>
      <w:marTop w:val="0"/>
      <w:marBottom w:val="0"/>
      <w:divBdr>
        <w:top w:val="none" w:sz="0" w:space="0" w:color="auto"/>
        <w:left w:val="none" w:sz="0" w:space="0" w:color="auto"/>
        <w:bottom w:val="none" w:sz="0" w:space="0" w:color="auto"/>
        <w:right w:val="none" w:sz="0" w:space="0" w:color="auto"/>
      </w:divBdr>
      <w:divsChild>
        <w:div w:id="704215453">
          <w:marLeft w:val="0"/>
          <w:marRight w:val="0"/>
          <w:marTop w:val="0"/>
          <w:marBottom w:val="0"/>
          <w:divBdr>
            <w:top w:val="none" w:sz="0" w:space="0" w:color="auto"/>
            <w:left w:val="none" w:sz="0" w:space="0" w:color="auto"/>
            <w:bottom w:val="none" w:sz="0" w:space="0" w:color="auto"/>
            <w:right w:val="none" w:sz="0" w:space="0" w:color="auto"/>
          </w:divBdr>
          <w:divsChild>
            <w:div w:id="1914503916">
              <w:marLeft w:val="0"/>
              <w:marRight w:val="0"/>
              <w:marTop w:val="0"/>
              <w:marBottom w:val="0"/>
              <w:divBdr>
                <w:top w:val="none" w:sz="0" w:space="0" w:color="auto"/>
                <w:left w:val="none" w:sz="0" w:space="0" w:color="auto"/>
                <w:bottom w:val="none" w:sz="0" w:space="0" w:color="auto"/>
                <w:right w:val="none" w:sz="0" w:space="0" w:color="auto"/>
              </w:divBdr>
              <w:divsChild>
                <w:div w:id="7972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18447">
      <w:bodyDiv w:val="1"/>
      <w:marLeft w:val="0"/>
      <w:marRight w:val="0"/>
      <w:marTop w:val="0"/>
      <w:marBottom w:val="0"/>
      <w:divBdr>
        <w:top w:val="none" w:sz="0" w:space="0" w:color="auto"/>
        <w:left w:val="none" w:sz="0" w:space="0" w:color="auto"/>
        <w:bottom w:val="none" w:sz="0" w:space="0" w:color="auto"/>
        <w:right w:val="none" w:sz="0" w:space="0" w:color="auto"/>
      </w:divBdr>
      <w:divsChild>
        <w:div w:id="697193856">
          <w:marLeft w:val="0"/>
          <w:marRight w:val="0"/>
          <w:marTop w:val="0"/>
          <w:marBottom w:val="0"/>
          <w:divBdr>
            <w:top w:val="none" w:sz="0" w:space="0" w:color="auto"/>
            <w:left w:val="none" w:sz="0" w:space="0" w:color="auto"/>
            <w:bottom w:val="none" w:sz="0" w:space="0" w:color="auto"/>
            <w:right w:val="none" w:sz="0" w:space="0" w:color="auto"/>
          </w:divBdr>
        </w:div>
      </w:divsChild>
    </w:div>
    <w:div w:id="1071460557">
      <w:bodyDiv w:val="1"/>
      <w:marLeft w:val="0"/>
      <w:marRight w:val="0"/>
      <w:marTop w:val="0"/>
      <w:marBottom w:val="0"/>
      <w:divBdr>
        <w:top w:val="none" w:sz="0" w:space="0" w:color="auto"/>
        <w:left w:val="none" w:sz="0" w:space="0" w:color="auto"/>
        <w:bottom w:val="none" w:sz="0" w:space="0" w:color="auto"/>
        <w:right w:val="none" w:sz="0" w:space="0" w:color="auto"/>
      </w:divBdr>
      <w:divsChild>
        <w:div w:id="1054548742">
          <w:marLeft w:val="0"/>
          <w:marRight w:val="0"/>
          <w:marTop w:val="0"/>
          <w:marBottom w:val="0"/>
          <w:divBdr>
            <w:top w:val="none" w:sz="0" w:space="0" w:color="auto"/>
            <w:left w:val="none" w:sz="0" w:space="0" w:color="auto"/>
            <w:bottom w:val="none" w:sz="0" w:space="0" w:color="auto"/>
            <w:right w:val="none" w:sz="0" w:space="0" w:color="auto"/>
          </w:divBdr>
          <w:divsChild>
            <w:div w:id="284314124">
              <w:marLeft w:val="0"/>
              <w:marRight w:val="0"/>
              <w:marTop w:val="0"/>
              <w:marBottom w:val="0"/>
              <w:divBdr>
                <w:top w:val="none" w:sz="0" w:space="0" w:color="auto"/>
                <w:left w:val="none" w:sz="0" w:space="0" w:color="auto"/>
                <w:bottom w:val="none" w:sz="0" w:space="0" w:color="auto"/>
                <w:right w:val="none" w:sz="0" w:space="0" w:color="auto"/>
              </w:divBdr>
              <w:divsChild>
                <w:div w:id="5104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92304">
      <w:bodyDiv w:val="1"/>
      <w:marLeft w:val="0"/>
      <w:marRight w:val="0"/>
      <w:marTop w:val="0"/>
      <w:marBottom w:val="0"/>
      <w:divBdr>
        <w:top w:val="none" w:sz="0" w:space="0" w:color="auto"/>
        <w:left w:val="none" w:sz="0" w:space="0" w:color="auto"/>
        <w:bottom w:val="none" w:sz="0" w:space="0" w:color="auto"/>
        <w:right w:val="none" w:sz="0" w:space="0" w:color="auto"/>
      </w:divBdr>
    </w:div>
    <w:div w:id="1213544009">
      <w:bodyDiv w:val="1"/>
      <w:marLeft w:val="0"/>
      <w:marRight w:val="0"/>
      <w:marTop w:val="0"/>
      <w:marBottom w:val="0"/>
      <w:divBdr>
        <w:top w:val="none" w:sz="0" w:space="0" w:color="auto"/>
        <w:left w:val="none" w:sz="0" w:space="0" w:color="auto"/>
        <w:bottom w:val="none" w:sz="0" w:space="0" w:color="auto"/>
        <w:right w:val="none" w:sz="0" w:space="0" w:color="auto"/>
      </w:divBdr>
    </w:div>
    <w:div w:id="1215973103">
      <w:bodyDiv w:val="1"/>
      <w:marLeft w:val="0"/>
      <w:marRight w:val="0"/>
      <w:marTop w:val="0"/>
      <w:marBottom w:val="0"/>
      <w:divBdr>
        <w:top w:val="none" w:sz="0" w:space="0" w:color="auto"/>
        <w:left w:val="none" w:sz="0" w:space="0" w:color="auto"/>
        <w:bottom w:val="none" w:sz="0" w:space="0" w:color="auto"/>
        <w:right w:val="none" w:sz="0" w:space="0" w:color="auto"/>
      </w:divBdr>
    </w:div>
    <w:div w:id="1244027291">
      <w:bodyDiv w:val="1"/>
      <w:marLeft w:val="0"/>
      <w:marRight w:val="0"/>
      <w:marTop w:val="0"/>
      <w:marBottom w:val="0"/>
      <w:divBdr>
        <w:top w:val="none" w:sz="0" w:space="0" w:color="auto"/>
        <w:left w:val="none" w:sz="0" w:space="0" w:color="auto"/>
        <w:bottom w:val="none" w:sz="0" w:space="0" w:color="auto"/>
        <w:right w:val="none" w:sz="0" w:space="0" w:color="auto"/>
      </w:divBdr>
      <w:divsChild>
        <w:div w:id="1645574291">
          <w:marLeft w:val="0"/>
          <w:marRight w:val="0"/>
          <w:marTop w:val="0"/>
          <w:marBottom w:val="0"/>
          <w:divBdr>
            <w:top w:val="none" w:sz="0" w:space="0" w:color="auto"/>
            <w:left w:val="none" w:sz="0" w:space="0" w:color="auto"/>
            <w:bottom w:val="none" w:sz="0" w:space="0" w:color="auto"/>
            <w:right w:val="none" w:sz="0" w:space="0" w:color="auto"/>
          </w:divBdr>
          <w:divsChild>
            <w:div w:id="1500150732">
              <w:marLeft w:val="0"/>
              <w:marRight w:val="0"/>
              <w:marTop w:val="0"/>
              <w:marBottom w:val="0"/>
              <w:divBdr>
                <w:top w:val="none" w:sz="0" w:space="0" w:color="auto"/>
                <w:left w:val="none" w:sz="0" w:space="0" w:color="auto"/>
                <w:bottom w:val="none" w:sz="0" w:space="0" w:color="auto"/>
                <w:right w:val="none" w:sz="0" w:space="0" w:color="auto"/>
              </w:divBdr>
              <w:divsChild>
                <w:div w:id="3214539">
                  <w:marLeft w:val="0"/>
                  <w:marRight w:val="0"/>
                  <w:marTop w:val="0"/>
                  <w:marBottom w:val="0"/>
                  <w:divBdr>
                    <w:top w:val="none" w:sz="0" w:space="0" w:color="auto"/>
                    <w:left w:val="none" w:sz="0" w:space="0" w:color="auto"/>
                    <w:bottom w:val="none" w:sz="0" w:space="0" w:color="auto"/>
                    <w:right w:val="none" w:sz="0" w:space="0" w:color="auto"/>
                  </w:divBdr>
                  <w:divsChild>
                    <w:div w:id="1298292559">
                      <w:marLeft w:val="0"/>
                      <w:marRight w:val="0"/>
                      <w:marTop w:val="0"/>
                      <w:marBottom w:val="0"/>
                      <w:divBdr>
                        <w:top w:val="none" w:sz="0" w:space="0" w:color="auto"/>
                        <w:left w:val="none" w:sz="0" w:space="0" w:color="auto"/>
                        <w:bottom w:val="none" w:sz="0" w:space="0" w:color="auto"/>
                        <w:right w:val="none" w:sz="0" w:space="0" w:color="auto"/>
                      </w:divBdr>
                      <w:divsChild>
                        <w:div w:id="2128963713">
                          <w:marLeft w:val="0"/>
                          <w:marRight w:val="0"/>
                          <w:marTop w:val="0"/>
                          <w:marBottom w:val="0"/>
                          <w:divBdr>
                            <w:top w:val="none" w:sz="0" w:space="0" w:color="auto"/>
                            <w:left w:val="none" w:sz="0" w:space="0" w:color="auto"/>
                            <w:bottom w:val="none" w:sz="0" w:space="0" w:color="auto"/>
                            <w:right w:val="none" w:sz="0" w:space="0" w:color="auto"/>
                          </w:divBdr>
                          <w:divsChild>
                            <w:div w:id="1616861964">
                              <w:marLeft w:val="0"/>
                              <w:marRight w:val="0"/>
                              <w:marTop w:val="0"/>
                              <w:marBottom w:val="0"/>
                              <w:divBdr>
                                <w:top w:val="none" w:sz="0" w:space="0" w:color="auto"/>
                                <w:left w:val="none" w:sz="0" w:space="0" w:color="auto"/>
                                <w:bottom w:val="none" w:sz="0" w:space="0" w:color="auto"/>
                                <w:right w:val="none" w:sz="0" w:space="0" w:color="auto"/>
                              </w:divBdr>
                              <w:divsChild>
                                <w:div w:id="759448216">
                                  <w:marLeft w:val="0"/>
                                  <w:marRight w:val="0"/>
                                  <w:marTop w:val="0"/>
                                  <w:marBottom w:val="0"/>
                                  <w:divBdr>
                                    <w:top w:val="none" w:sz="0" w:space="0" w:color="auto"/>
                                    <w:left w:val="none" w:sz="0" w:space="0" w:color="auto"/>
                                    <w:bottom w:val="none" w:sz="0" w:space="0" w:color="auto"/>
                                    <w:right w:val="none" w:sz="0" w:space="0" w:color="auto"/>
                                  </w:divBdr>
                                  <w:divsChild>
                                    <w:div w:id="1331174723">
                                      <w:marLeft w:val="60"/>
                                      <w:marRight w:val="0"/>
                                      <w:marTop w:val="0"/>
                                      <w:marBottom w:val="0"/>
                                      <w:divBdr>
                                        <w:top w:val="none" w:sz="0" w:space="0" w:color="auto"/>
                                        <w:left w:val="none" w:sz="0" w:space="0" w:color="auto"/>
                                        <w:bottom w:val="none" w:sz="0" w:space="0" w:color="auto"/>
                                        <w:right w:val="none" w:sz="0" w:space="0" w:color="auto"/>
                                      </w:divBdr>
                                      <w:divsChild>
                                        <w:div w:id="719860371">
                                          <w:marLeft w:val="0"/>
                                          <w:marRight w:val="0"/>
                                          <w:marTop w:val="0"/>
                                          <w:marBottom w:val="0"/>
                                          <w:divBdr>
                                            <w:top w:val="none" w:sz="0" w:space="0" w:color="auto"/>
                                            <w:left w:val="none" w:sz="0" w:space="0" w:color="auto"/>
                                            <w:bottom w:val="none" w:sz="0" w:space="0" w:color="auto"/>
                                            <w:right w:val="none" w:sz="0" w:space="0" w:color="auto"/>
                                          </w:divBdr>
                                          <w:divsChild>
                                            <w:div w:id="2052068885">
                                              <w:marLeft w:val="0"/>
                                              <w:marRight w:val="0"/>
                                              <w:marTop w:val="0"/>
                                              <w:marBottom w:val="120"/>
                                              <w:divBdr>
                                                <w:top w:val="single" w:sz="6" w:space="0" w:color="F5F5F5"/>
                                                <w:left w:val="single" w:sz="6" w:space="0" w:color="F5F5F5"/>
                                                <w:bottom w:val="single" w:sz="6" w:space="0" w:color="F5F5F5"/>
                                                <w:right w:val="single" w:sz="6" w:space="0" w:color="F5F5F5"/>
                                              </w:divBdr>
                                              <w:divsChild>
                                                <w:div w:id="1001927176">
                                                  <w:marLeft w:val="0"/>
                                                  <w:marRight w:val="0"/>
                                                  <w:marTop w:val="0"/>
                                                  <w:marBottom w:val="0"/>
                                                  <w:divBdr>
                                                    <w:top w:val="none" w:sz="0" w:space="0" w:color="auto"/>
                                                    <w:left w:val="none" w:sz="0" w:space="0" w:color="auto"/>
                                                    <w:bottom w:val="none" w:sz="0" w:space="0" w:color="auto"/>
                                                    <w:right w:val="none" w:sz="0" w:space="0" w:color="auto"/>
                                                  </w:divBdr>
                                                  <w:divsChild>
                                                    <w:div w:id="2962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3202535">
      <w:bodyDiv w:val="1"/>
      <w:marLeft w:val="0"/>
      <w:marRight w:val="0"/>
      <w:marTop w:val="0"/>
      <w:marBottom w:val="0"/>
      <w:divBdr>
        <w:top w:val="none" w:sz="0" w:space="0" w:color="auto"/>
        <w:left w:val="none" w:sz="0" w:space="0" w:color="auto"/>
        <w:bottom w:val="none" w:sz="0" w:space="0" w:color="auto"/>
        <w:right w:val="none" w:sz="0" w:space="0" w:color="auto"/>
      </w:divBdr>
      <w:divsChild>
        <w:div w:id="124857813">
          <w:marLeft w:val="0"/>
          <w:marRight w:val="0"/>
          <w:marTop w:val="0"/>
          <w:marBottom w:val="0"/>
          <w:divBdr>
            <w:top w:val="none" w:sz="0" w:space="0" w:color="auto"/>
            <w:left w:val="none" w:sz="0" w:space="0" w:color="auto"/>
            <w:bottom w:val="none" w:sz="0" w:space="0" w:color="auto"/>
            <w:right w:val="none" w:sz="0" w:space="0" w:color="auto"/>
          </w:divBdr>
          <w:divsChild>
            <w:div w:id="1658878451">
              <w:marLeft w:val="0"/>
              <w:marRight w:val="0"/>
              <w:marTop w:val="0"/>
              <w:marBottom w:val="0"/>
              <w:divBdr>
                <w:top w:val="none" w:sz="0" w:space="0" w:color="auto"/>
                <w:left w:val="none" w:sz="0" w:space="0" w:color="auto"/>
                <w:bottom w:val="none" w:sz="0" w:space="0" w:color="auto"/>
                <w:right w:val="none" w:sz="0" w:space="0" w:color="auto"/>
              </w:divBdr>
              <w:divsChild>
                <w:div w:id="10266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81311">
      <w:bodyDiv w:val="1"/>
      <w:marLeft w:val="0"/>
      <w:marRight w:val="0"/>
      <w:marTop w:val="0"/>
      <w:marBottom w:val="0"/>
      <w:divBdr>
        <w:top w:val="none" w:sz="0" w:space="0" w:color="auto"/>
        <w:left w:val="none" w:sz="0" w:space="0" w:color="auto"/>
        <w:bottom w:val="none" w:sz="0" w:space="0" w:color="auto"/>
        <w:right w:val="none" w:sz="0" w:space="0" w:color="auto"/>
      </w:divBdr>
      <w:divsChild>
        <w:div w:id="2093699920">
          <w:marLeft w:val="0"/>
          <w:marRight w:val="0"/>
          <w:marTop w:val="0"/>
          <w:marBottom w:val="0"/>
          <w:divBdr>
            <w:top w:val="none" w:sz="0" w:space="0" w:color="auto"/>
            <w:left w:val="none" w:sz="0" w:space="0" w:color="auto"/>
            <w:bottom w:val="none" w:sz="0" w:space="0" w:color="auto"/>
            <w:right w:val="none" w:sz="0" w:space="0" w:color="auto"/>
          </w:divBdr>
          <w:divsChild>
            <w:div w:id="459151905">
              <w:marLeft w:val="0"/>
              <w:marRight w:val="0"/>
              <w:marTop w:val="0"/>
              <w:marBottom w:val="0"/>
              <w:divBdr>
                <w:top w:val="none" w:sz="0" w:space="0" w:color="auto"/>
                <w:left w:val="none" w:sz="0" w:space="0" w:color="auto"/>
                <w:bottom w:val="none" w:sz="0" w:space="0" w:color="auto"/>
                <w:right w:val="none" w:sz="0" w:space="0" w:color="auto"/>
              </w:divBdr>
              <w:divsChild>
                <w:div w:id="9224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603593">
      <w:bodyDiv w:val="1"/>
      <w:marLeft w:val="0"/>
      <w:marRight w:val="0"/>
      <w:marTop w:val="0"/>
      <w:marBottom w:val="0"/>
      <w:divBdr>
        <w:top w:val="none" w:sz="0" w:space="0" w:color="auto"/>
        <w:left w:val="none" w:sz="0" w:space="0" w:color="auto"/>
        <w:bottom w:val="none" w:sz="0" w:space="0" w:color="auto"/>
        <w:right w:val="none" w:sz="0" w:space="0" w:color="auto"/>
      </w:divBdr>
      <w:divsChild>
        <w:div w:id="169685288">
          <w:marLeft w:val="0"/>
          <w:marRight w:val="0"/>
          <w:marTop w:val="0"/>
          <w:marBottom w:val="0"/>
          <w:divBdr>
            <w:top w:val="none" w:sz="0" w:space="0" w:color="auto"/>
            <w:left w:val="none" w:sz="0" w:space="0" w:color="auto"/>
            <w:bottom w:val="none" w:sz="0" w:space="0" w:color="auto"/>
            <w:right w:val="none" w:sz="0" w:space="0" w:color="auto"/>
          </w:divBdr>
          <w:divsChild>
            <w:div w:id="2115322007">
              <w:marLeft w:val="0"/>
              <w:marRight w:val="0"/>
              <w:marTop w:val="0"/>
              <w:marBottom w:val="0"/>
              <w:divBdr>
                <w:top w:val="none" w:sz="0" w:space="0" w:color="auto"/>
                <w:left w:val="none" w:sz="0" w:space="0" w:color="auto"/>
                <w:bottom w:val="none" w:sz="0" w:space="0" w:color="auto"/>
                <w:right w:val="none" w:sz="0" w:space="0" w:color="auto"/>
              </w:divBdr>
              <w:divsChild>
                <w:div w:id="64947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3403">
      <w:bodyDiv w:val="1"/>
      <w:marLeft w:val="0"/>
      <w:marRight w:val="0"/>
      <w:marTop w:val="0"/>
      <w:marBottom w:val="0"/>
      <w:divBdr>
        <w:top w:val="none" w:sz="0" w:space="0" w:color="auto"/>
        <w:left w:val="none" w:sz="0" w:space="0" w:color="auto"/>
        <w:bottom w:val="none" w:sz="0" w:space="0" w:color="auto"/>
        <w:right w:val="none" w:sz="0" w:space="0" w:color="auto"/>
      </w:divBdr>
    </w:div>
    <w:div w:id="1417479679">
      <w:bodyDiv w:val="1"/>
      <w:marLeft w:val="0"/>
      <w:marRight w:val="0"/>
      <w:marTop w:val="0"/>
      <w:marBottom w:val="0"/>
      <w:divBdr>
        <w:top w:val="none" w:sz="0" w:space="0" w:color="auto"/>
        <w:left w:val="none" w:sz="0" w:space="0" w:color="auto"/>
        <w:bottom w:val="none" w:sz="0" w:space="0" w:color="auto"/>
        <w:right w:val="none" w:sz="0" w:space="0" w:color="auto"/>
      </w:divBdr>
      <w:divsChild>
        <w:div w:id="1197892123">
          <w:marLeft w:val="0"/>
          <w:marRight w:val="0"/>
          <w:marTop w:val="0"/>
          <w:marBottom w:val="0"/>
          <w:divBdr>
            <w:top w:val="none" w:sz="0" w:space="0" w:color="auto"/>
            <w:left w:val="none" w:sz="0" w:space="0" w:color="auto"/>
            <w:bottom w:val="none" w:sz="0" w:space="0" w:color="auto"/>
            <w:right w:val="none" w:sz="0" w:space="0" w:color="auto"/>
          </w:divBdr>
          <w:divsChild>
            <w:div w:id="20593133">
              <w:marLeft w:val="0"/>
              <w:marRight w:val="0"/>
              <w:marTop w:val="0"/>
              <w:marBottom w:val="0"/>
              <w:divBdr>
                <w:top w:val="none" w:sz="0" w:space="0" w:color="auto"/>
                <w:left w:val="none" w:sz="0" w:space="0" w:color="auto"/>
                <w:bottom w:val="none" w:sz="0" w:space="0" w:color="auto"/>
                <w:right w:val="none" w:sz="0" w:space="0" w:color="auto"/>
              </w:divBdr>
              <w:divsChild>
                <w:div w:id="10257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930538">
      <w:bodyDiv w:val="1"/>
      <w:marLeft w:val="0"/>
      <w:marRight w:val="0"/>
      <w:marTop w:val="0"/>
      <w:marBottom w:val="0"/>
      <w:divBdr>
        <w:top w:val="none" w:sz="0" w:space="0" w:color="auto"/>
        <w:left w:val="none" w:sz="0" w:space="0" w:color="auto"/>
        <w:bottom w:val="none" w:sz="0" w:space="0" w:color="auto"/>
        <w:right w:val="none" w:sz="0" w:space="0" w:color="auto"/>
      </w:divBdr>
      <w:divsChild>
        <w:div w:id="1078480573">
          <w:marLeft w:val="0"/>
          <w:marRight w:val="0"/>
          <w:marTop w:val="0"/>
          <w:marBottom w:val="0"/>
          <w:divBdr>
            <w:top w:val="none" w:sz="0" w:space="0" w:color="auto"/>
            <w:left w:val="none" w:sz="0" w:space="0" w:color="auto"/>
            <w:bottom w:val="none" w:sz="0" w:space="0" w:color="auto"/>
            <w:right w:val="none" w:sz="0" w:space="0" w:color="auto"/>
          </w:divBdr>
          <w:divsChild>
            <w:div w:id="1707869176">
              <w:marLeft w:val="0"/>
              <w:marRight w:val="0"/>
              <w:marTop w:val="0"/>
              <w:marBottom w:val="0"/>
              <w:divBdr>
                <w:top w:val="none" w:sz="0" w:space="0" w:color="auto"/>
                <w:left w:val="none" w:sz="0" w:space="0" w:color="auto"/>
                <w:bottom w:val="none" w:sz="0" w:space="0" w:color="auto"/>
                <w:right w:val="none" w:sz="0" w:space="0" w:color="auto"/>
              </w:divBdr>
              <w:divsChild>
                <w:div w:id="20051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02531">
      <w:bodyDiv w:val="1"/>
      <w:marLeft w:val="0"/>
      <w:marRight w:val="0"/>
      <w:marTop w:val="0"/>
      <w:marBottom w:val="0"/>
      <w:divBdr>
        <w:top w:val="none" w:sz="0" w:space="0" w:color="auto"/>
        <w:left w:val="none" w:sz="0" w:space="0" w:color="auto"/>
        <w:bottom w:val="none" w:sz="0" w:space="0" w:color="auto"/>
        <w:right w:val="none" w:sz="0" w:space="0" w:color="auto"/>
      </w:divBdr>
      <w:divsChild>
        <w:div w:id="61485709">
          <w:marLeft w:val="0"/>
          <w:marRight w:val="0"/>
          <w:marTop w:val="0"/>
          <w:marBottom w:val="0"/>
          <w:divBdr>
            <w:top w:val="none" w:sz="0" w:space="0" w:color="auto"/>
            <w:left w:val="none" w:sz="0" w:space="0" w:color="auto"/>
            <w:bottom w:val="none" w:sz="0" w:space="0" w:color="auto"/>
            <w:right w:val="none" w:sz="0" w:space="0" w:color="auto"/>
          </w:divBdr>
          <w:divsChild>
            <w:div w:id="69352629">
              <w:marLeft w:val="0"/>
              <w:marRight w:val="0"/>
              <w:marTop w:val="0"/>
              <w:marBottom w:val="0"/>
              <w:divBdr>
                <w:top w:val="none" w:sz="0" w:space="0" w:color="auto"/>
                <w:left w:val="none" w:sz="0" w:space="0" w:color="auto"/>
                <w:bottom w:val="none" w:sz="0" w:space="0" w:color="auto"/>
                <w:right w:val="none" w:sz="0" w:space="0" w:color="auto"/>
              </w:divBdr>
              <w:divsChild>
                <w:div w:id="19658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32620">
      <w:bodyDiv w:val="1"/>
      <w:marLeft w:val="0"/>
      <w:marRight w:val="0"/>
      <w:marTop w:val="0"/>
      <w:marBottom w:val="0"/>
      <w:divBdr>
        <w:top w:val="none" w:sz="0" w:space="0" w:color="auto"/>
        <w:left w:val="none" w:sz="0" w:space="0" w:color="auto"/>
        <w:bottom w:val="none" w:sz="0" w:space="0" w:color="auto"/>
        <w:right w:val="none" w:sz="0" w:space="0" w:color="auto"/>
      </w:divBdr>
      <w:divsChild>
        <w:div w:id="103038352">
          <w:marLeft w:val="0"/>
          <w:marRight w:val="0"/>
          <w:marTop w:val="0"/>
          <w:marBottom w:val="0"/>
          <w:divBdr>
            <w:top w:val="none" w:sz="0" w:space="0" w:color="auto"/>
            <w:left w:val="none" w:sz="0" w:space="0" w:color="auto"/>
            <w:bottom w:val="none" w:sz="0" w:space="0" w:color="auto"/>
            <w:right w:val="none" w:sz="0" w:space="0" w:color="auto"/>
          </w:divBdr>
          <w:divsChild>
            <w:div w:id="637959283">
              <w:marLeft w:val="0"/>
              <w:marRight w:val="0"/>
              <w:marTop w:val="0"/>
              <w:marBottom w:val="0"/>
              <w:divBdr>
                <w:top w:val="none" w:sz="0" w:space="0" w:color="auto"/>
                <w:left w:val="none" w:sz="0" w:space="0" w:color="auto"/>
                <w:bottom w:val="none" w:sz="0" w:space="0" w:color="auto"/>
                <w:right w:val="none" w:sz="0" w:space="0" w:color="auto"/>
              </w:divBdr>
              <w:divsChild>
                <w:div w:id="1556576032">
                  <w:marLeft w:val="0"/>
                  <w:marRight w:val="0"/>
                  <w:marTop w:val="0"/>
                  <w:marBottom w:val="0"/>
                  <w:divBdr>
                    <w:top w:val="none" w:sz="0" w:space="0" w:color="auto"/>
                    <w:left w:val="none" w:sz="0" w:space="0" w:color="auto"/>
                    <w:bottom w:val="none" w:sz="0" w:space="0" w:color="auto"/>
                    <w:right w:val="none" w:sz="0" w:space="0" w:color="auto"/>
                  </w:divBdr>
                  <w:divsChild>
                    <w:div w:id="7926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559408">
      <w:bodyDiv w:val="1"/>
      <w:marLeft w:val="0"/>
      <w:marRight w:val="0"/>
      <w:marTop w:val="0"/>
      <w:marBottom w:val="0"/>
      <w:divBdr>
        <w:top w:val="none" w:sz="0" w:space="0" w:color="auto"/>
        <w:left w:val="none" w:sz="0" w:space="0" w:color="auto"/>
        <w:bottom w:val="none" w:sz="0" w:space="0" w:color="auto"/>
        <w:right w:val="none" w:sz="0" w:space="0" w:color="auto"/>
      </w:divBdr>
      <w:divsChild>
        <w:div w:id="2030790028">
          <w:marLeft w:val="0"/>
          <w:marRight w:val="0"/>
          <w:marTop w:val="0"/>
          <w:marBottom w:val="0"/>
          <w:divBdr>
            <w:top w:val="none" w:sz="0" w:space="0" w:color="auto"/>
            <w:left w:val="none" w:sz="0" w:space="0" w:color="auto"/>
            <w:bottom w:val="none" w:sz="0" w:space="0" w:color="auto"/>
            <w:right w:val="none" w:sz="0" w:space="0" w:color="auto"/>
          </w:divBdr>
          <w:divsChild>
            <w:div w:id="1365594661">
              <w:marLeft w:val="0"/>
              <w:marRight w:val="0"/>
              <w:marTop w:val="0"/>
              <w:marBottom w:val="0"/>
              <w:divBdr>
                <w:top w:val="none" w:sz="0" w:space="0" w:color="auto"/>
                <w:left w:val="none" w:sz="0" w:space="0" w:color="auto"/>
                <w:bottom w:val="none" w:sz="0" w:space="0" w:color="auto"/>
                <w:right w:val="none" w:sz="0" w:space="0" w:color="auto"/>
              </w:divBdr>
              <w:divsChild>
                <w:div w:id="1938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343082">
      <w:bodyDiv w:val="1"/>
      <w:marLeft w:val="0"/>
      <w:marRight w:val="0"/>
      <w:marTop w:val="0"/>
      <w:marBottom w:val="0"/>
      <w:divBdr>
        <w:top w:val="none" w:sz="0" w:space="0" w:color="auto"/>
        <w:left w:val="none" w:sz="0" w:space="0" w:color="auto"/>
        <w:bottom w:val="none" w:sz="0" w:space="0" w:color="auto"/>
        <w:right w:val="none" w:sz="0" w:space="0" w:color="auto"/>
      </w:divBdr>
    </w:div>
    <w:div w:id="1621646881">
      <w:bodyDiv w:val="1"/>
      <w:marLeft w:val="0"/>
      <w:marRight w:val="0"/>
      <w:marTop w:val="0"/>
      <w:marBottom w:val="0"/>
      <w:divBdr>
        <w:top w:val="none" w:sz="0" w:space="0" w:color="auto"/>
        <w:left w:val="none" w:sz="0" w:space="0" w:color="auto"/>
        <w:bottom w:val="none" w:sz="0" w:space="0" w:color="auto"/>
        <w:right w:val="none" w:sz="0" w:space="0" w:color="auto"/>
      </w:divBdr>
      <w:divsChild>
        <w:div w:id="1299527940">
          <w:marLeft w:val="0"/>
          <w:marRight w:val="0"/>
          <w:marTop w:val="0"/>
          <w:marBottom w:val="0"/>
          <w:divBdr>
            <w:top w:val="none" w:sz="0" w:space="0" w:color="auto"/>
            <w:left w:val="none" w:sz="0" w:space="0" w:color="auto"/>
            <w:bottom w:val="none" w:sz="0" w:space="0" w:color="auto"/>
            <w:right w:val="none" w:sz="0" w:space="0" w:color="auto"/>
          </w:divBdr>
          <w:divsChild>
            <w:div w:id="684358990">
              <w:marLeft w:val="0"/>
              <w:marRight w:val="0"/>
              <w:marTop w:val="0"/>
              <w:marBottom w:val="0"/>
              <w:divBdr>
                <w:top w:val="none" w:sz="0" w:space="0" w:color="auto"/>
                <w:left w:val="none" w:sz="0" w:space="0" w:color="auto"/>
                <w:bottom w:val="none" w:sz="0" w:space="0" w:color="auto"/>
                <w:right w:val="none" w:sz="0" w:space="0" w:color="auto"/>
              </w:divBdr>
              <w:divsChild>
                <w:div w:id="7783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5803">
      <w:bodyDiv w:val="1"/>
      <w:marLeft w:val="0"/>
      <w:marRight w:val="0"/>
      <w:marTop w:val="0"/>
      <w:marBottom w:val="0"/>
      <w:divBdr>
        <w:top w:val="none" w:sz="0" w:space="0" w:color="auto"/>
        <w:left w:val="none" w:sz="0" w:space="0" w:color="auto"/>
        <w:bottom w:val="none" w:sz="0" w:space="0" w:color="auto"/>
        <w:right w:val="none" w:sz="0" w:space="0" w:color="auto"/>
      </w:divBdr>
      <w:divsChild>
        <w:div w:id="168757922">
          <w:marLeft w:val="0"/>
          <w:marRight w:val="0"/>
          <w:marTop w:val="0"/>
          <w:marBottom w:val="0"/>
          <w:divBdr>
            <w:top w:val="none" w:sz="0" w:space="0" w:color="auto"/>
            <w:left w:val="none" w:sz="0" w:space="0" w:color="auto"/>
            <w:bottom w:val="none" w:sz="0" w:space="0" w:color="auto"/>
            <w:right w:val="none" w:sz="0" w:space="0" w:color="auto"/>
          </w:divBdr>
          <w:divsChild>
            <w:div w:id="1208878671">
              <w:marLeft w:val="0"/>
              <w:marRight w:val="0"/>
              <w:marTop w:val="0"/>
              <w:marBottom w:val="0"/>
              <w:divBdr>
                <w:top w:val="none" w:sz="0" w:space="0" w:color="auto"/>
                <w:left w:val="none" w:sz="0" w:space="0" w:color="auto"/>
                <w:bottom w:val="none" w:sz="0" w:space="0" w:color="auto"/>
                <w:right w:val="none" w:sz="0" w:space="0" w:color="auto"/>
              </w:divBdr>
              <w:divsChild>
                <w:div w:id="17311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0685">
      <w:bodyDiv w:val="1"/>
      <w:marLeft w:val="0"/>
      <w:marRight w:val="0"/>
      <w:marTop w:val="0"/>
      <w:marBottom w:val="0"/>
      <w:divBdr>
        <w:top w:val="none" w:sz="0" w:space="0" w:color="auto"/>
        <w:left w:val="none" w:sz="0" w:space="0" w:color="auto"/>
        <w:bottom w:val="none" w:sz="0" w:space="0" w:color="auto"/>
        <w:right w:val="none" w:sz="0" w:space="0" w:color="auto"/>
      </w:divBdr>
    </w:div>
    <w:div w:id="1750812558">
      <w:bodyDiv w:val="1"/>
      <w:marLeft w:val="0"/>
      <w:marRight w:val="0"/>
      <w:marTop w:val="0"/>
      <w:marBottom w:val="0"/>
      <w:divBdr>
        <w:top w:val="none" w:sz="0" w:space="0" w:color="auto"/>
        <w:left w:val="none" w:sz="0" w:space="0" w:color="auto"/>
        <w:bottom w:val="none" w:sz="0" w:space="0" w:color="auto"/>
        <w:right w:val="none" w:sz="0" w:space="0" w:color="auto"/>
      </w:divBdr>
      <w:divsChild>
        <w:div w:id="690568295">
          <w:marLeft w:val="0"/>
          <w:marRight w:val="0"/>
          <w:marTop w:val="0"/>
          <w:marBottom w:val="0"/>
          <w:divBdr>
            <w:top w:val="none" w:sz="0" w:space="0" w:color="auto"/>
            <w:left w:val="none" w:sz="0" w:space="0" w:color="auto"/>
            <w:bottom w:val="none" w:sz="0" w:space="0" w:color="auto"/>
            <w:right w:val="none" w:sz="0" w:space="0" w:color="auto"/>
          </w:divBdr>
          <w:divsChild>
            <w:div w:id="220993085">
              <w:marLeft w:val="0"/>
              <w:marRight w:val="0"/>
              <w:marTop w:val="0"/>
              <w:marBottom w:val="0"/>
              <w:divBdr>
                <w:top w:val="none" w:sz="0" w:space="0" w:color="auto"/>
                <w:left w:val="none" w:sz="0" w:space="0" w:color="auto"/>
                <w:bottom w:val="none" w:sz="0" w:space="0" w:color="auto"/>
                <w:right w:val="none" w:sz="0" w:space="0" w:color="auto"/>
              </w:divBdr>
              <w:divsChild>
                <w:div w:id="126866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261294">
      <w:bodyDiv w:val="1"/>
      <w:marLeft w:val="0"/>
      <w:marRight w:val="0"/>
      <w:marTop w:val="0"/>
      <w:marBottom w:val="0"/>
      <w:divBdr>
        <w:top w:val="none" w:sz="0" w:space="0" w:color="auto"/>
        <w:left w:val="none" w:sz="0" w:space="0" w:color="auto"/>
        <w:bottom w:val="none" w:sz="0" w:space="0" w:color="auto"/>
        <w:right w:val="none" w:sz="0" w:space="0" w:color="auto"/>
      </w:divBdr>
    </w:div>
    <w:div w:id="1806004959">
      <w:bodyDiv w:val="1"/>
      <w:marLeft w:val="0"/>
      <w:marRight w:val="0"/>
      <w:marTop w:val="0"/>
      <w:marBottom w:val="0"/>
      <w:divBdr>
        <w:top w:val="none" w:sz="0" w:space="0" w:color="auto"/>
        <w:left w:val="none" w:sz="0" w:space="0" w:color="auto"/>
        <w:bottom w:val="none" w:sz="0" w:space="0" w:color="auto"/>
        <w:right w:val="none" w:sz="0" w:space="0" w:color="auto"/>
      </w:divBdr>
      <w:divsChild>
        <w:div w:id="1351762715">
          <w:marLeft w:val="0"/>
          <w:marRight w:val="0"/>
          <w:marTop w:val="0"/>
          <w:marBottom w:val="0"/>
          <w:divBdr>
            <w:top w:val="none" w:sz="0" w:space="0" w:color="auto"/>
            <w:left w:val="none" w:sz="0" w:space="0" w:color="auto"/>
            <w:bottom w:val="none" w:sz="0" w:space="0" w:color="auto"/>
            <w:right w:val="none" w:sz="0" w:space="0" w:color="auto"/>
          </w:divBdr>
          <w:divsChild>
            <w:div w:id="9916784">
              <w:marLeft w:val="0"/>
              <w:marRight w:val="0"/>
              <w:marTop w:val="0"/>
              <w:marBottom w:val="0"/>
              <w:divBdr>
                <w:top w:val="none" w:sz="0" w:space="0" w:color="auto"/>
                <w:left w:val="none" w:sz="0" w:space="0" w:color="auto"/>
                <w:bottom w:val="none" w:sz="0" w:space="0" w:color="auto"/>
                <w:right w:val="none" w:sz="0" w:space="0" w:color="auto"/>
              </w:divBdr>
              <w:divsChild>
                <w:div w:id="53650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06756">
      <w:bodyDiv w:val="1"/>
      <w:marLeft w:val="0"/>
      <w:marRight w:val="0"/>
      <w:marTop w:val="0"/>
      <w:marBottom w:val="0"/>
      <w:divBdr>
        <w:top w:val="none" w:sz="0" w:space="0" w:color="auto"/>
        <w:left w:val="none" w:sz="0" w:space="0" w:color="auto"/>
        <w:bottom w:val="none" w:sz="0" w:space="0" w:color="auto"/>
        <w:right w:val="none" w:sz="0" w:space="0" w:color="auto"/>
      </w:divBdr>
      <w:divsChild>
        <w:div w:id="176963554">
          <w:marLeft w:val="0"/>
          <w:marRight w:val="0"/>
          <w:marTop w:val="0"/>
          <w:marBottom w:val="0"/>
          <w:divBdr>
            <w:top w:val="none" w:sz="0" w:space="0" w:color="auto"/>
            <w:left w:val="none" w:sz="0" w:space="0" w:color="auto"/>
            <w:bottom w:val="none" w:sz="0" w:space="0" w:color="auto"/>
            <w:right w:val="none" w:sz="0" w:space="0" w:color="auto"/>
          </w:divBdr>
          <w:divsChild>
            <w:div w:id="1790316589">
              <w:marLeft w:val="0"/>
              <w:marRight w:val="0"/>
              <w:marTop w:val="0"/>
              <w:marBottom w:val="0"/>
              <w:divBdr>
                <w:top w:val="none" w:sz="0" w:space="0" w:color="auto"/>
                <w:left w:val="none" w:sz="0" w:space="0" w:color="auto"/>
                <w:bottom w:val="none" w:sz="0" w:space="0" w:color="auto"/>
                <w:right w:val="none" w:sz="0" w:space="0" w:color="auto"/>
              </w:divBdr>
              <w:divsChild>
                <w:div w:id="17113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4475">
      <w:bodyDiv w:val="1"/>
      <w:marLeft w:val="0"/>
      <w:marRight w:val="0"/>
      <w:marTop w:val="0"/>
      <w:marBottom w:val="0"/>
      <w:divBdr>
        <w:top w:val="none" w:sz="0" w:space="0" w:color="auto"/>
        <w:left w:val="none" w:sz="0" w:space="0" w:color="auto"/>
        <w:bottom w:val="none" w:sz="0" w:space="0" w:color="auto"/>
        <w:right w:val="none" w:sz="0" w:space="0" w:color="auto"/>
      </w:divBdr>
    </w:div>
    <w:div w:id="1918199682">
      <w:bodyDiv w:val="1"/>
      <w:marLeft w:val="0"/>
      <w:marRight w:val="0"/>
      <w:marTop w:val="0"/>
      <w:marBottom w:val="0"/>
      <w:divBdr>
        <w:top w:val="none" w:sz="0" w:space="0" w:color="auto"/>
        <w:left w:val="none" w:sz="0" w:space="0" w:color="auto"/>
        <w:bottom w:val="none" w:sz="0" w:space="0" w:color="auto"/>
        <w:right w:val="none" w:sz="0" w:space="0" w:color="auto"/>
      </w:divBdr>
      <w:divsChild>
        <w:div w:id="441344323">
          <w:marLeft w:val="0"/>
          <w:marRight w:val="0"/>
          <w:marTop w:val="0"/>
          <w:marBottom w:val="0"/>
          <w:divBdr>
            <w:top w:val="none" w:sz="0" w:space="0" w:color="auto"/>
            <w:left w:val="none" w:sz="0" w:space="0" w:color="auto"/>
            <w:bottom w:val="none" w:sz="0" w:space="0" w:color="auto"/>
            <w:right w:val="none" w:sz="0" w:space="0" w:color="auto"/>
          </w:divBdr>
          <w:divsChild>
            <w:div w:id="2129540904">
              <w:marLeft w:val="0"/>
              <w:marRight w:val="0"/>
              <w:marTop w:val="0"/>
              <w:marBottom w:val="0"/>
              <w:divBdr>
                <w:top w:val="none" w:sz="0" w:space="0" w:color="auto"/>
                <w:left w:val="none" w:sz="0" w:space="0" w:color="auto"/>
                <w:bottom w:val="none" w:sz="0" w:space="0" w:color="auto"/>
                <w:right w:val="none" w:sz="0" w:space="0" w:color="auto"/>
              </w:divBdr>
              <w:divsChild>
                <w:div w:id="19153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291155">
      <w:bodyDiv w:val="1"/>
      <w:marLeft w:val="0"/>
      <w:marRight w:val="0"/>
      <w:marTop w:val="0"/>
      <w:marBottom w:val="0"/>
      <w:divBdr>
        <w:top w:val="none" w:sz="0" w:space="0" w:color="auto"/>
        <w:left w:val="none" w:sz="0" w:space="0" w:color="auto"/>
        <w:bottom w:val="none" w:sz="0" w:space="0" w:color="auto"/>
        <w:right w:val="none" w:sz="0" w:space="0" w:color="auto"/>
      </w:divBdr>
    </w:div>
    <w:div w:id="1950237373">
      <w:bodyDiv w:val="1"/>
      <w:marLeft w:val="0"/>
      <w:marRight w:val="0"/>
      <w:marTop w:val="0"/>
      <w:marBottom w:val="0"/>
      <w:divBdr>
        <w:top w:val="none" w:sz="0" w:space="0" w:color="auto"/>
        <w:left w:val="none" w:sz="0" w:space="0" w:color="auto"/>
        <w:bottom w:val="none" w:sz="0" w:space="0" w:color="auto"/>
        <w:right w:val="none" w:sz="0" w:space="0" w:color="auto"/>
      </w:divBdr>
    </w:div>
    <w:div w:id="1992515500">
      <w:bodyDiv w:val="1"/>
      <w:marLeft w:val="0"/>
      <w:marRight w:val="0"/>
      <w:marTop w:val="0"/>
      <w:marBottom w:val="0"/>
      <w:divBdr>
        <w:top w:val="none" w:sz="0" w:space="0" w:color="auto"/>
        <w:left w:val="none" w:sz="0" w:space="0" w:color="auto"/>
        <w:bottom w:val="none" w:sz="0" w:space="0" w:color="auto"/>
        <w:right w:val="none" w:sz="0" w:space="0" w:color="auto"/>
      </w:divBdr>
    </w:div>
    <w:div w:id="2020698078">
      <w:bodyDiv w:val="1"/>
      <w:marLeft w:val="0"/>
      <w:marRight w:val="0"/>
      <w:marTop w:val="0"/>
      <w:marBottom w:val="0"/>
      <w:divBdr>
        <w:top w:val="none" w:sz="0" w:space="0" w:color="auto"/>
        <w:left w:val="none" w:sz="0" w:space="0" w:color="auto"/>
        <w:bottom w:val="none" w:sz="0" w:space="0" w:color="auto"/>
        <w:right w:val="none" w:sz="0" w:space="0" w:color="auto"/>
      </w:divBdr>
      <w:divsChild>
        <w:div w:id="153953723">
          <w:marLeft w:val="0"/>
          <w:marRight w:val="0"/>
          <w:marTop w:val="0"/>
          <w:marBottom w:val="0"/>
          <w:divBdr>
            <w:top w:val="none" w:sz="0" w:space="0" w:color="auto"/>
            <w:left w:val="none" w:sz="0" w:space="0" w:color="auto"/>
            <w:bottom w:val="none" w:sz="0" w:space="0" w:color="auto"/>
            <w:right w:val="none" w:sz="0" w:space="0" w:color="auto"/>
          </w:divBdr>
          <w:divsChild>
            <w:div w:id="70278197">
              <w:marLeft w:val="0"/>
              <w:marRight w:val="0"/>
              <w:marTop w:val="0"/>
              <w:marBottom w:val="0"/>
              <w:divBdr>
                <w:top w:val="none" w:sz="0" w:space="0" w:color="auto"/>
                <w:left w:val="none" w:sz="0" w:space="0" w:color="auto"/>
                <w:bottom w:val="none" w:sz="0" w:space="0" w:color="auto"/>
                <w:right w:val="none" w:sz="0" w:space="0" w:color="auto"/>
              </w:divBdr>
              <w:divsChild>
                <w:div w:id="12827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2127">
      <w:bodyDiv w:val="1"/>
      <w:marLeft w:val="0"/>
      <w:marRight w:val="0"/>
      <w:marTop w:val="0"/>
      <w:marBottom w:val="0"/>
      <w:divBdr>
        <w:top w:val="none" w:sz="0" w:space="0" w:color="auto"/>
        <w:left w:val="none" w:sz="0" w:space="0" w:color="auto"/>
        <w:bottom w:val="none" w:sz="0" w:space="0" w:color="auto"/>
        <w:right w:val="none" w:sz="0" w:space="0" w:color="auto"/>
      </w:divBdr>
    </w:div>
    <w:div w:id="2062899316">
      <w:bodyDiv w:val="1"/>
      <w:marLeft w:val="0"/>
      <w:marRight w:val="0"/>
      <w:marTop w:val="0"/>
      <w:marBottom w:val="0"/>
      <w:divBdr>
        <w:top w:val="none" w:sz="0" w:space="0" w:color="auto"/>
        <w:left w:val="none" w:sz="0" w:space="0" w:color="auto"/>
        <w:bottom w:val="none" w:sz="0" w:space="0" w:color="auto"/>
        <w:right w:val="none" w:sz="0" w:space="0" w:color="auto"/>
      </w:divBdr>
      <w:divsChild>
        <w:div w:id="2104184450">
          <w:marLeft w:val="0"/>
          <w:marRight w:val="0"/>
          <w:marTop w:val="0"/>
          <w:marBottom w:val="0"/>
          <w:divBdr>
            <w:top w:val="none" w:sz="0" w:space="0" w:color="auto"/>
            <w:left w:val="none" w:sz="0" w:space="0" w:color="auto"/>
            <w:bottom w:val="none" w:sz="0" w:space="0" w:color="auto"/>
            <w:right w:val="none" w:sz="0" w:space="0" w:color="auto"/>
          </w:divBdr>
          <w:divsChild>
            <w:div w:id="1426415886">
              <w:marLeft w:val="0"/>
              <w:marRight w:val="0"/>
              <w:marTop w:val="0"/>
              <w:marBottom w:val="0"/>
              <w:divBdr>
                <w:top w:val="none" w:sz="0" w:space="0" w:color="auto"/>
                <w:left w:val="none" w:sz="0" w:space="0" w:color="auto"/>
                <w:bottom w:val="none" w:sz="0" w:space="0" w:color="auto"/>
                <w:right w:val="none" w:sz="0" w:space="0" w:color="auto"/>
              </w:divBdr>
              <w:divsChild>
                <w:div w:id="19050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76003">
      <w:bodyDiv w:val="1"/>
      <w:marLeft w:val="0"/>
      <w:marRight w:val="0"/>
      <w:marTop w:val="0"/>
      <w:marBottom w:val="0"/>
      <w:divBdr>
        <w:top w:val="none" w:sz="0" w:space="0" w:color="auto"/>
        <w:left w:val="none" w:sz="0" w:space="0" w:color="auto"/>
        <w:bottom w:val="none" w:sz="0" w:space="0" w:color="auto"/>
        <w:right w:val="none" w:sz="0" w:space="0" w:color="auto"/>
      </w:divBdr>
    </w:div>
    <w:div w:id="2074422905">
      <w:bodyDiv w:val="1"/>
      <w:marLeft w:val="0"/>
      <w:marRight w:val="0"/>
      <w:marTop w:val="0"/>
      <w:marBottom w:val="0"/>
      <w:divBdr>
        <w:top w:val="none" w:sz="0" w:space="0" w:color="auto"/>
        <w:left w:val="none" w:sz="0" w:space="0" w:color="auto"/>
        <w:bottom w:val="none" w:sz="0" w:space="0" w:color="auto"/>
        <w:right w:val="none" w:sz="0" w:space="0" w:color="auto"/>
      </w:divBdr>
      <w:divsChild>
        <w:div w:id="236208476">
          <w:marLeft w:val="0"/>
          <w:marRight w:val="0"/>
          <w:marTop w:val="0"/>
          <w:marBottom w:val="0"/>
          <w:divBdr>
            <w:top w:val="none" w:sz="0" w:space="0" w:color="auto"/>
            <w:left w:val="none" w:sz="0" w:space="0" w:color="auto"/>
            <w:bottom w:val="none" w:sz="0" w:space="0" w:color="auto"/>
            <w:right w:val="none" w:sz="0" w:space="0" w:color="auto"/>
          </w:divBdr>
          <w:divsChild>
            <w:div w:id="1187908536">
              <w:marLeft w:val="0"/>
              <w:marRight w:val="0"/>
              <w:marTop w:val="0"/>
              <w:marBottom w:val="0"/>
              <w:divBdr>
                <w:top w:val="none" w:sz="0" w:space="0" w:color="auto"/>
                <w:left w:val="none" w:sz="0" w:space="0" w:color="auto"/>
                <w:bottom w:val="none" w:sz="0" w:space="0" w:color="auto"/>
                <w:right w:val="none" w:sz="0" w:space="0" w:color="auto"/>
              </w:divBdr>
              <w:divsChild>
                <w:div w:id="4580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98826">
      <w:bodyDiv w:val="1"/>
      <w:marLeft w:val="0"/>
      <w:marRight w:val="0"/>
      <w:marTop w:val="0"/>
      <w:marBottom w:val="0"/>
      <w:divBdr>
        <w:top w:val="none" w:sz="0" w:space="0" w:color="auto"/>
        <w:left w:val="none" w:sz="0" w:space="0" w:color="auto"/>
        <w:bottom w:val="none" w:sz="0" w:space="0" w:color="auto"/>
        <w:right w:val="none" w:sz="0" w:space="0" w:color="auto"/>
      </w:divBdr>
    </w:div>
    <w:div w:id="2118328443">
      <w:bodyDiv w:val="1"/>
      <w:marLeft w:val="0"/>
      <w:marRight w:val="0"/>
      <w:marTop w:val="0"/>
      <w:marBottom w:val="0"/>
      <w:divBdr>
        <w:top w:val="none" w:sz="0" w:space="0" w:color="auto"/>
        <w:left w:val="none" w:sz="0" w:space="0" w:color="auto"/>
        <w:bottom w:val="none" w:sz="0" w:space="0" w:color="auto"/>
        <w:right w:val="none" w:sz="0" w:space="0" w:color="auto"/>
      </w:divBdr>
    </w:div>
    <w:div w:id="2129666762">
      <w:bodyDiv w:val="1"/>
      <w:marLeft w:val="0"/>
      <w:marRight w:val="0"/>
      <w:marTop w:val="0"/>
      <w:marBottom w:val="0"/>
      <w:divBdr>
        <w:top w:val="none" w:sz="0" w:space="0" w:color="auto"/>
        <w:left w:val="none" w:sz="0" w:space="0" w:color="auto"/>
        <w:bottom w:val="none" w:sz="0" w:space="0" w:color="auto"/>
        <w:right w:val="none" w:sz="0" w:space="0" w:color="auto"/>
      </w:divBdr>
      <w:divsChild>
        <w:div w:id="1308045635">
          <w:marLeft w:val="0"/>
          <w:marRight w:val="0"/>
          <w:marTop w:val="0"/>
          <w:marBottom w:val="0"/>
          <w:divBdr>
            <w:top w:val="none" w:sz="0" w:space="0" w:color="auto"/>
            <w:left w:val="none" w:sz="0" w:space="0" w:color="auto"/>
            <w:bottom w:val="none" w:sz="0" w:space="0" w:color="auto"/>
            <w:right w:val="none" w:sz="0" w:space="0" w:color="auto"/>
          </w:divBdr>
          <w:divsChild>
            <w:div w:id="9573149">
              <w:marLeft w:val="0"/>
              <w:marRight w:val="0"/>
              <w:marTop w:val="0"/>
              <w:marBottom w:val="0"/>
              <w:divBdr>
                <w:top w:val="none" w:sz="0" w:space="0" w:color="auto"/>
                <w:left w:val="none" w:sz="0" w:space="0" w:color="auto"/>
                <w:bottom w:val="none" w:sz="0" w:space="0" w:color="auto"/>
                <w:right w:val="none" w:sz="0" w:space="0" w:color="auto"/>
              </w:divBdr>
              <w:divsChild>
                <w:div w:id="84281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image" Target="media/image14.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07/relationships/hdphoto" Target="media/hdphoto1.wdp"/><Relationship Id="rId28" Type="http://schemas.openxmlformats.org/officeDocument/2006/relationships/image" Target="media/image13.emf"/><Relationship Id="rId36" Type="http://schemas.openxmlformats.org/officeDocument/2006/relationships/image" Target="media/image21.emf"/><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6.emf"/><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png"/><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34FADD92B1A41D9AC4D5452085AE51D"/>
        <w:category>
          <w:name w:val="General"/>
          <w:gallery w:val="placeholder"/>
        </w:category>
        <w:types>
          <w:type w:val="bbPlcHdr"/>
        </w:types>
        <w:behaviors>
          <w:behavior w:val="content"/>
        </w:behaviors>
        <w:guid w:val="{BFDF7228-5F42-42AF-8CF8-C8F37AF87C8B}"/>
      </w:docPartPr>
      <w:docPartBody>
        <w:p w:rsidR="000020C1" w:rsidRDefault="000020C1" w:rsidP="000020C1">
          <w:pPr>
            <w:pStyle w:val="934FADD92B1A41D9AC4D5452085AE51D"/>
          </w:pPr>
          <w:r w:rsidRPr="00C81587">
            <w:rPr>
              <w:rStyle w:val="PlaceholderText"/>
            </w:rPr>
            <w:t>Choose an item.</w:t>
          </w:r>
        </w:p>
      </w:docPartBody>
    </w:docPart>
    <w:docPart>
      <w:docPartPr>
        <w:name w:val="06726E96DC97DE49B0A808EAE133E520"/>
        <w:category>
          <w:name w:val="General"/>
          <w:gallery w:val="placeholder"/>
        </w:category>
        <w:types>
          <w:type w:val="bbPlcHdr"/>
        </w:types>
        <w:behaviors>
          <w:behavior w:val="content"/>
        </w:behaviors>
        <w:guid w:val="{F8AC0A8C-7CBD-2342-9BF6-4870EF382EC7}"/>
      </w:docPartPr>
      <w:docPartBody>
        <w:p w:rsidR="00B309F4" w:rsidRDefault="00B309F4" w:rsidP="00B309F4">
          <w:pPr>
            <w:pStyle w:val="06726E96DC97DE49B0A808EAE133E520"/>
          </w:pPr>
          <w:r w:rsidRPr="00C81587">
            <w:rPr>
              <w:rStyle w:val="PlaceholderText"/>
            </w:rPr>
            <w:t>Choose an item.</w:t>
          </w:r>
        </w:p>
      </w:docPartBody>
    </w:docPart>
    <w:docPart>
      <w:docPartPr>
        <w:name w:val="981AD59592E67C42983648FD39BBB2ED"/>
        <w:category>
          <w:name w:val="General"/>
          <w:gallery w:val="placeholder"/>
        </w:category>
        <w:types>
          <w:type w:val="bbPlcHdr"/>
        </w:types>
        <w:behaviors>
          <w:behavior w:val="content"/>
        </w:behaviors>
        <w:guid w:val="{62614B83-6E66-1147-A668-9504351334D2}"/>
      </w:docPartPr>
      <w:docPartBody>
        <w:p w:rsidR="00B309F4" w:rsidRDefault="00B309F4" w:rsidP="00B309F4">
          <w:pPr>
            <w:pStyle w:val="981AD59592E67C42983648FD39BBB2ED"/>
          </w:pPr>
          <w:r w:rsidRPr="00C81587">
            <w:rPr>
              <w:rStyle w:val="PlaceholderText"/>
            </w:rPr>
            <w:t>Choose an item.</w:t>
          </w:r>
        </w:p>
      </w:docPartBody>
    </w:docPart>
    <w:docPart>
      <w:docPartPr>
        <w:name w:val="F9E6B9D6A330894C91A9340D366CB9E0"/>
        <w:category>
          <w:name w:val="General"/>
          <w:gallery w:val="placeholder"/>
        </w:category>
        <w:types>
          <w:type w:val="bbPlcHdr"/>
        </w:types>
        <w:behaviors>
          <w:behavior w:val="content"/>
        </w:behaviors>
        <w:guid w:val="{CB1A3DB8-517F-9D4A-9BFB-DCEE2B912DE3}"/>
      </w:docPartPr>
      <w:docPartBody>
        <w:p w:rsidR="00B309F4" w:rsidRDefault="00B309F4" w:rsidP="00B309F4">
          <w:pPr>
            <w:pStyle w:val="F9E6B9D6A330894C91A9340D366CB9E0"/>
          </w:pPr>
          <w:r w:rsidRPr="00C81587">
            <w:rPr>
              <w:rStyle w:val="PlaceholderText"/>
            </w:rPr>
            <w:t>Choose an item.</w:t>
          </w:r>
        </w:p>
      </w:docPartBody>
    </w:docPart>
    <w:docPart>
      <w:docPartPr>
        <w:name w:val="278AA92001E98D419FEDC2E942AA85E7"/>
        <w:category>
          <w:name w:val="General"/>
          <w:gallery w:val="placeholder"/>
        </w:category>
        <w:types>
          <w:type w:val="bbPlcHdr"/>
        </w:types>
        <w:behaviors>
          <w:behavior w:val="content"/>
        </w:behaviors>
        <w:guid w:val="{69504604-4DF3-3742-986F-8F5BA82819CA}"/>
      </w:docPartPr>
      <w:docPartBody>
        <w:p w:rsidR="00B309F4" w:rsidRDefault="00B309F4" w:rsidP="00B309F4">
          <w:pPr>
            <w:pStyle w:val="278AA92001E98D419FEDC2E942AA85E7"/>
          </w:pPr>
          <w:r w:rsidRPr="00C81587">
            <w:rPr>
              <w:rStyle w:val="PlaceholderText"/>
            </w:rPr>
            <w:t>Choose an item.</w:t>
          </w:r>
        </w:p>
      </w:docPartBody>
    </w:docPart>
    <w:docPart>
      <w:docPartPr>
        <w:name w:val="60E0DC17811B28469F88B68DE95751C9"/>
        <w:category>
          <w:name w:val="General"/>
          <w:gallery w:val="placeholder"/>
        </w:category>
        <w:types>
          <w:type w:val="bbPlcHdr"/>
        </w:types>
        <w:behaviors>
          <w:behavior w:val="content"/>
        </w:behaviors>
        <w:guid w:val="{AE2FA4A1-D41B-5240-AEC5-EA4E2AE7644B}"/>
      </w:docPartPr>
      <w:docPartBody>
        <w:p w:rsidR="00B309F4" w:rsidRDefault="00B309F4" w:rsidP="00B309F4">
          <w:pPr>
            <w:pStyle w:val="60E0DC17811B28469F88B68DE95751C9"/>
          </w:pPr>
          <w:r w:rsidRPr="00C81587">
            <w:rPr>
              <w:rStyle w:val="PlaceholderText"/>
            </w:rPr>
            <w:t>Choose an item.</w:t>
          </w:r>
        </w:p>
      </w:docPartBody>
    </w:docPart>
    <w:docPart>
      <w:docPartPr>
        <w:name w:val="1FB9BA75301A724CB473DB4E5F3EB2CA"/>
        <w:category>
          <w:name w:val="General"/>
          <w:gallery w:val="placeholder"/>
        </w:category>
        <w:types>
          <w:type w:val="bbPlcHdr"/>
        </w:types>
        <w:behaviors>
          <w:behavior w:val="content"/>
        </w:behaviors>
        <w:guid w:val="{69914945-B972-1F43-8431-7A3822E85180}"/>
      </w:docPartPr>
      <w:docPartBody>
        <w:p w:rsidR="002221BD" w:rsidRDefault="00EF29FA" w:rsidP="00EF29FA">
          <w:pPr>
            <w:pStyle w:val="1FB9BA75301A724CB473DB4E5F3EB2CA"/>
          </w:pPr>
          <w:r w:rsidRPr="00C81587">
            <w:rPr>
              <w:rStyle w:val="PlaceholderText"/>
            </w:rPr>
            <w:t>Choose an item.</w:t>
          </w:r>
        </w:p>
      </w:docPartBody>
    </w:docPart>
    <w:docPart>
      <w:docPartPr>
        <w:name w:val="FEE4B5846FC6CA40B119990D5D125D5B"/>
        <w:category>
          <w:name w:val="General"/>
          <w:gallery w:val="placeholder"/>
        </w:category>
        <w:types>
          <w:type w:val="bbPlcHdr"/>
        </w:types>
        <w:behaviors>
          <w:behavior w:val="content"/>
        </w:behaviors>
        <w:guid w:val="{84EE3C73-17E8-CA46-81C3-8ABD9CA82070}"/>
      </w:docPartPr>
      <w:docPartBody>
        <w:p w:rsidR="002221BD" w:rsidRDefault="00EF29FA" w:rsidP="00EF29FA">
          <w:pPr>
            <w:pStyle w:val="FEE4B5846FC6CA40B119990D5D125D5B"/>
          </w:pPr>
          <w:r w:rsidRPr="00C81587">
            <w:rPr>
              <w:rStyle w:val="PlaceholderText"/>
            </w:rPr>
            <w:t>Choose an item.</w:t>
          </w:r>
        </w:p>
      </w:docPartBody>
    </w:docPart>
    <w:docPart>
      <w:docPartPr>
        <w:name w:val="BBDE7DA636166E4295AF7CB3EB213E4E"/>
        <w:category>
          <w:name w:val="General"/>
          <w:gallery w:val="placeholder"/>
        </w:category>
        <w:types>
          <w:type w:val="bbPlcHdr"/>
        </w:types>
        <w:behaviors>
          <w:behavior w:val="content"/>
        </w:behaviors>
        <w:guid w:val="{72E0B821-3175-BB42-BA91-F06B84084531}"/>
      </w:docPartPr>
      <w:docPartBody>
        <w:p w:rsidR="002221BD" w:rsidRDefault="00EF29FA" w:rsidP="00EF29FA">
          <w:pPr>
            <w:pStyle w:val="BBDE7DA636166E4295AF7CB3EB213E4E"/>
          </w:pPr>
          <w:r w:rsidRPr="00C81587">
            <w:rPr>
              <w:rStyle w:val="PlaceholderText"/>
            </w:rPr>
            <w:t>Choose an item.</w:t>
          </w:r>
        </w:p>
      </w:docPartBody>
    </w:docPart>
    <w:docPart>
      <w:docPartPr>
        <w:name w:val="6582CFD692E6CF4FAC8EF560CCF91804"/>
        <w:category>
          <w:name w:val="General"/>
          <w:gallery w:val="placeholder"/>
        </w:category>
        <w:types>
          <w:type w:val="bbPlcHdr"/>
        </w:types>
        <w:behaviors>
          <w:behavior w:val="content"/>
        </w:behaviors>
        <w:guid w:val="{01319250-A920-B943-B5BC-7F834E26E1CB}"/>
      </w:docPartPr>
      <w:docPartBody>
        <w:p w:rsidR="002221BD" w:rsidRDefault="00EF29FA" w:rsidP="00EF29FA">
          <w:pPr>
            <w:pStyle w:val="6582CFD692E6CF4FAC8EF560CCF91804"/>
          </w:pPr>
          <w:r w:rsidRPr="00C81587">
            <w:rPr>
              <w:rStyle w:val="PlaceholderText"/>
            </w:rPr>
            <w:t>Choose an item.</w:t>
          </w:r>
        </w:p>
      </w:docPartBody>
    </w:docPart>
    <w:docPart>
      <w:docPartPr>
        <w:name w:val="65395205DAB4FF49A4C636BB1A78FC7C"/>
        <w:category>
          <w:name w:val="General"/>
          <w:gallery w:val="placeholder"/>
        </w:category>
        <w:types>
          <w:type w:val="bbPlcHdr"/>
        </w:types>
        <w:behaviors>
          <w:behavior w:val="content"/>
        </w:behaviors>
        <w:guid w:val="{F64EED52-FCE3-1D4E-8E07-F609E3009CD5}"/>
      </w:docPartPr>
      <w:docPartBody>
        <w:p w:rsidR="002221BD" w:rsidRDefault="00EF29FA" w:rsidP="00EF29FA">
          <w:pPr>
            <w:pStyle w:val="65395205DAB4FF49A4C636BB1A78FC7C"/>
          </w:pPr>
          <w:r w:rsidRPr="00C81587">
            <w:rPr>
              <w:rStyle w:val="PlaceholderText"/>
            </w:rPr>
            <w:t>Choose an item.</w:t>
          </w:r>
        </w:p>
      </w:docPartBody>
    </w:docPart>
    <w:docPart>
      <w:docPartPr>
        <w:name w:val="16F9DE86C0107E44A688CC4E9A310CE3"/>
        <w:category>
          <w:name w:val="General"/>
          <w:gallery w:val="placeholder"/>
        </w:category>
        <w:types>
          <w:type w:val="bbPlcHdr"/>
        </w:types>
        <w:behaviors>
          <w:behavior w:val="content"/>
        </w:behaviors>
        <w:guid w:val="{58E7FD97-7464-AC49-8CCD-BA8259CC6480}"/>
      </w:docPartPr>
      <w:docPartBody>
        <w:p w:rsidR="002221BD" w:rsidRDefault="00EF29FA" w:rsidP="00EF29FA">
          <w:pPr>
            <w:pStyle w:val="16F9DE86C0107E44A688CC4E9A310CE3"/>
          </w:pPr>
          <w:r w:rsidRPr="00C81587">
            <w:rPr>
              <w:rStyle w:val="PlaceholderText"/>
            </w:rPr>
            <w:t>Choose an item.</w:t>
          </w:r>
        </w:p>
      </w:docPartBody>
    </w:docPart>
    <w:docPart>
      <w:docPartPr>
        <w:name w:val="A30AA72FE0B8B9438090203164352A16"/>
        <w:category>
          <w:name w:val="General"/>
          <w:gallery w:val="placeholder"/>
        </w:category>
        <w:types>
          <w:type w:val="bbPlcHdr"/>
        </w:types>
        <w:behaviors>
          <w:behavior w:val="content"/>
        </w:behaviors>
        <w:guid w:val="{A1C0DA63-3543-3944-8806-9339BA5431F7}"/>
      </w:docPartPr>
      <w:docPartBody>
        <w:p w:rsidR="002221BD" w:rsidRDefault="00EF29FA" w:rsidP="00EF29FA">
          <w:pPr>
            <w:pStyle w:val="A30AA72FE0B8B9438090203164352A16"/>
          </w:pPr>
          <w:r w:rsidRPr="00C81587">
            <w:rPr>
              <w:rStyle w:val="PlaceholderText"/>
            </w:rPr>
            <w:t>Choose an item.</w:t>
          </w:r>
        </w:p>
      </w:docPartBody>
    </w:docPart>
    <w:docPart>
      <w:docPartPr>
        <w:name w:val="3B273E9C0A07AF419AFD574D30231362"/>
        <w:category>
          <w:name w:val="General"/>
          <w:gallery w:val="placeholder"/>
        </w:category>
        <w:types>
          <w:type w:val="bbPlcHdr"/>
        </w:types>
        <w:behaviors>
          <w:behavior w:val="content"/>
        </w:behaviors>
        <w:guid w:val="{015861B0-50BE-B349-8AC1-6A5E286A921E}"/>
      </w:docPartPr>
      <w:docPartBody>
        <w:p w:rsidR="002221BD" w:rsidRDefault="00EF29FA" w:rsidP="00EF29FA">
          <w:pPr>
            <w:pStyle w:val="3B273E9C0A07AF419AFD574D30231362"/>
          </w:pPr>
          <w:r w:rsidRPr="00C81587">
            <w:rPr>
              <w:rStyle w:val="PlaceholderText"/>
            </w:rPr>
            <w:t>Choose an item.</w:t>
          </w:r>
        </w:p>
      </w:docPartBody>
    </w:docPart>
    <w:docPart>
      <w:docPartPr>
        <w:name w:val="65280D994CC8944C96A137442E63CB6C"/>
        <w:category>
          <w:name w:val="General"/>
          <w:gallery w:val="placeholder"/>
        </w:category>
        <w:types>
          <w:type w:val="bbPlcHdr"/>
        </w:types>
        <w:behaviors>
          <w:behavior w:val="content"/>
        </w:behaviors>
        <w:guid w:val="{10764D5C-891E-124E-B64D-26FD3A322B58}"/>
      </w:docPartPr>
      <w:docPartBody>
        <w:p w:rsidR="002221BD" w:rsidRDefault="00EF29FA" w:rsidP="00EF29FA">
          <w:pPr>
            <w:pStyle w:val="65280D994CC8944C96A137442E63CB6C"/>
          </w:pPr>
          <w:r w:rsidRPr="00C81587">
            <w:rPr>
              <w:rStyle w:val="PlaceholderText"/>
            </w:rPr>
            <w:t>Choose an item.</w:t>
          </w:r>
        </w:p>
      </w:docPartBody>
    </w:docPart>
    <w:docPart>
      <w:docPartPr>
        <w:name w:val="71A938AAB244444CBEE6E3E10F831B42"/>
        <w:category>
          <w:name w:val="General"/>
          <w:gallery w:val="placeholder"/>
        </w:category>
        <w:types>
          <w:type w:val="bbPlcHdr"/>
        </w:types>
        <w:behaviors>
          <w:behavior w:val="content"/>
        </w:behaviors>
        <w:guid w:val="{E593BC85-0FD1-0348-9F4B-59EE7C3E348D}"/>
      </w:docPartPr>
      <w:docPartBody>
        <w:p w:rsidR="002221BD" w:rsidRDefault="00EF29FA" w:rsidP="00EF29FA">
          <w:pPr>
            <w:pStyle w:val="71A938AAB244444CBEE6E3E10F831B42"/>
          </w:pPr>
          <w:r w:rsidRPr="00C81587">
            <w:rPr>
              <w:rStyle w:val="PlaceholderText"/>
            </w:rPr>
            <w:t>Choose an item.</w:t>
          </w:r>
        </w:p>
      </w:docPartBody>
    </w:docPart>
    <w:docPart>
      <w:docPartPr>
        <w:name w:val="EF29E22E9F651E468908BE43293A13B2"/>
        <w:category>
          <w:name w:val="General"/>
          <w:gallery w:val="placeholder"/>
        </w:category>
        <w:types>
          <w:type w:val="bbPlcHdr"/>
        </w:types>
        <w:behaviors>
          <w:behavior w:val="content"/>
        </w:behaviors>
        <w:guid w:val="{2D545B5A-2B12-9B4E-BBD8-1183E6156F06}"/>
      </w:docPartPr>
      <w:docPartBody>
        <w:p w:rsidR="002221BD" w:rsidRDefault="00EF29FA" w:rsidP="00EF29FA">
          <w:pPr>
            <w:pStyle w:val="EF29E22E9F651E468908BE43293A13B2"/>
          </w:pPr>
          <w:r w:rsidRPr="00C81587">
            <w:rPr>
              <w:rStyle w:val="PlaceholderText"/>
            </w:rPr>
            <w:t>Choose an item.</w:t>
          </w:r>
        </w:p>
      </w:docPartBody>
    </w:docPart>
    <w:docPart>
      <w:docPartPr>
        <w:name w:val="5718414AADA51A4E8B5464C4039D0F44"/>
        <w:category>
          <w:name w:val="General"/>
          <w:gallery w:val="placeholder"/>
        </w:category>
        <w:types>
          <w:type w:val="bbPlcHdr"/>
        </w:types>
        <w:behaviors>
          <w:behavior w:val="content"/>
        </w:behaviors>
        <w:guid w:val="{A3F469E0-178C-CF49-8C9F-1BA67C2B95FF}"/>
      </w:docPartPr>
      <w:docPartBody>
        <w:p w:rsidR="002221BD" w:rsidRDefault="00EF29FA" w:rsidP="00EF29FA">
          <w:pPr>
            <w:pStyle w:val="5718414AADA51A4E8B5464C4039D0F44"/>
          </w:pPr>
          <w:r w:rsidRPr="00C81587">
            <w:rPr>
              <w:rStyle w:val="PlaceholderText"/>
            </w:rPr>
            <w:t>Choose an item.</w:t>
          </w:r>
        </w:p>
      </w:docPartBody>
    </w:docPart>
    <w:docPart>
      <w:docPartPr>
        <w:name w:val="E09406BF8EE6FF44ADCE4566EEB86D44"/>
        <w:category>
          <w:name w:val="General"/>
          <w:gallery w:val="placeholder"/>
        </w:category>
        <w:types>
          <w:type w:val="bbPlcHdr"/>
        </w:types>
        <w:behaviors>
          <w:behavior w:val="content"/>
        </w:behaviors>
        <w:guid w:val="{D5AB9597-D727-3549-90BE-3315F482C337}"/>
      </w:docPartPr>
      <w:docPartBody>
        <w:p w:rsidR="002221BD" w:rsidRDefault="00EF29FA" w:rsidP="00EF29FA">
          <w:pPr>
            <w:pStyle w:val="E09406BF8EE6FF44ADCE4566EEB86D44"/>
          </w:pPr>
          <w:r w:rsidRPr="00C81587">
            <w:rPr>
              <w:rStyle w:val="PlaceholderText"/>
            </w:rPr>
            <w:t>Choose an item.</w:t>
          </w:r>
        </w:p>
      </w:docPartBody>
    </w:docPart>
    <w:docPart>
      <w:docPartPr>
        <w:name w:val="32E43FAF39010C449FF9D7B9172B1CE7"/>
        <w:category>
          <w:name w:val="General"/>
          <w:gallery w:val="placeholder"/>
        </w:category>
        <w:types>
          <w:type w:val="bbPlcHdr"/>
        </w:types>
        <w:behaviors>
          <w:behavior w:val="content"/>
        </w:behaviors>
        <w:guid w:val="{70357C38-C340-EB48-B76A-807EE3B26584}"/>
      </w:docPartPr>
      <w:docPartBody>
        <w:p w:rsidR="002221BD" w:rsidRDefault="00EF29FA" w:rsidP="00EF29FA">
          <w:pPr>
            <w:pStyle w:val="32E43FAF39010C449FF9D7B9172B1CE7"/>
          </w:pPr>
          <w:r w:rsidRPr="00C81587">
            <w:rPr>
              <w:rStyle w:val="PlaceholderText"/>
            </w:rPr>
            <w:t>Choose an item.</w:t>
          </w:r>
        </w:p>
      </w:docPartBody>
    </w:docPart>
    <w:docPart>
      <w:docPartPr>
        <w:name w:val="2A4634CAFCF08741B5EA50021E2476C5"/>
        <w:category>
          <w:name w:val="General"/>
          <w:gallery w:val="placeholder"/>
        </w:category>
        <w:types>
          <w:type w:val="bbPlcHdr"/>
        </w:types>
        <w:behaviors>
          <w:behavior w:val="content"/>
        </w:behaviors>
        <w:guid w:val="{4620FAA7-A0B1-A04F-ABA8-34CC3E256DF0}"/>
      </w:docPartPr>
      <w:docPartBody>
        <w:p w:rsidR="002221BD" w:rsidRDefault="00EF29FA" w:rsidP="00EF29FA">
          <w:pPr>
            <w:pStyle w:val="2A4634CAFCF08741B5EA50021E2476C5"/>
          </w:pPr>
          <w:r w:rsidRPr="00C81587">
            <w:rPr>
              <w:rStyle w:val="PlaceholderText"/>
            </w:rPr>
            <w:t>Choose an item.</w:t>
          </w:r>
        </w:p>
      </w:docPartBody>
    </w:docPart>
    <w:docPart>
      <w:docPartPr>
        <w:name w:val="8A6D8FAF55500B4D8A93A54F180C8E6D"/>
        <w:category>
          <w:name w:val="General"/>
          <w:gallery w:val="placeholder"/>
        </w:category>
        <w:types>
          <w:type w:val="bbPlcHdr"/>
        </w:types>
        <w:behaviors>
          <w:behavior w:val="content"/>
        </w:behaviors>
        <w:guid w:val="{4A1D103F-9BAE-1D4D-B47D-027D0F30F04B}"/>
      </w:docPartPr>
      <w:docPartBody>
        <w:p w:rsidR="002221BD" w:rsidRDefault="00EF29FA" w:rsidP="00EF29FA">
          <w:pPr>
            <w:pStyle w:val="8A6D8FAF55500B4D8A93A54F180C8E6D"/>
          </w:pPr>
          <w:r w:rsidRPr="00C81587">
            <w:rPr>
              <w:rStyle w:val="PlaceholderText"/>
            </w:rPr>
            <w:t>Choose an item.</w:t>
          </w:r>
        </w:p>
      </w:docPartBody>
    </w:docPart>
    <w:docPart>
      <w:docPartPr>
        <w:name w:val="A83CD10A42729B4B9BA83830378A2174"/>
        <w:category>
          <w:name w:val="General"/>
          <w:gallery w:val="placeholder"/>
        </w:category>
        <w:types>
          <w:type w:val="bbPlcHdr"/>
        </w:types>
        <w:behaviors>
          <w:behavior w:val="content"/>
        </w:behaviors>
        <w:guid w:val="{01035084-A075-844C-9D9E-233C66A68AE3}"/>
      </w:docPartPr>
      <w:docPartBody>
        <w:p w:rsidR="002221BD" w:rsidRDefault="00EF29FA" w:rsidP="00EF29FA">
          <w:pPr>
            <w:pStyle w:val="A83CD10A42729B4B9BA83830378A2174"/>
          </w:pPr>
          <w:r w:rsidRPr="00C81587">
            <w:rPr>
              <w:rStyle w:val="PlaceholderText"/>
            </w:rPr>
            <w:t>Choose an item.</w:t>
          </w:r>
        </w:p>
      </w:docPartBody>
    </w:docPart>
    <w:docPart>
      <w:docPartPr>
        <w:name w:val="58E9D4125E93614D9B6E311BC79BB8D0"/>
        <w:category>
          <w:name w:val="General"/>
          <w:gallery w:val="placeholder"/>
        </w:category>
        <w:types>
          <w:type w:val="bbPlcHdr"/>
        </w:types>
        <w:behaviors>
          <w:behavior w:val="content"/>
        </w:behaviors>
        <w:guid w:val="{8E831898-EF76-374C-890B-AB23A32B8F02}"/>
      </w:docPartPr>
      <w:docPartBody>
        <w:p w:rsidR="002221BD" w:rsidRDefault="00EF29FA" w:rsidP="00EF29FA">
          <w:pPr>
            <w:pStyle w:val="58E9D4125E93614D9B6E311BC79BB8D0"/>
          </w:pPr>
          <w:r w:rsidRPr="00C81587">
            <w:rPr>
              <w:rStyle w:val="PlaceholderText"/>
            </w:rPr>
            <w:t>Choose an item.</w:t>
          </w:r>
        </w:p>
      </w:docPartBody>
    </w:docPart>
    <w:docPart>
      <w:docPartPr>
        <w:name w:val="B420082B8340E549B6C414CF80723C6A"/>
        <w:category>
          <w:name w:val="General"/>
          <w:gallery w:val="placeholder"/>
        </w:category>
        <w:types>
          <w:type w:val="bbPlcHdr"/>
        </w:types>
        <w:behaviors>
          <w:behavior w:val="content"/>
        </w:behaviors>
        <w:guid w:val="{65EBF4BB-15BB-B84C-9C7B-2C6AE475B7F9}"/>
      </w:docPartPr>
      <w:docPartBody>
        <w:p w:rsidR="002221BD" w:rsidRDefault="00EF29FA" w:rsidP="00EF29FA">
          <w:pPr>
            <w:pStyle w:val="B420082B8340E549B6C414CF80723C6A"/>
          </w:pPr>
          <w:r w:rsidRPr="00C81587">
            <w:rPr>
              <w:rStyle w:val="PlaceholderText"/>
            </w:rPr>
            <w:t>Choose an item.</w:t>
          </w:r>
        </w:p>
      </w:docPartBody>
    </w:docPart>
    <w:docPart>
      <w:docPartPr>
        <w:name w:val="3650765F4641764FA68F0F2B31B3ECCD"/>
        <w:category>
          <w:name w:val="General"/>
          <w:gallery w:val="placeholder"/>
        </w:category>
        <w:types>
          <w:type w:val="bbPlcHdr"/>
        </w:types>
        <w:behaviors>
          <w:behavior w:val="content"/>
        </w:behaviors>
        <w:guid w:val="{22AD4471-A18F-264F-BA5E-14A8FC9EC1C7}"/>
      </w:docPartPr>
      <w:docPartBody>
        <w:p w:rsidR="002221BD" w:rsidRDefault="00EF29FA" w:rsidP="00EF29FA">
          <w:pPr>
            <w:pStyle w:val="3650765F4641764FA68F0F2B31B3ECCD"/>
          </w:pPr>
          <w:r w:rsidRPr="00C81587">
            <w:rPr>
              <w:rStyle w:val="PlaceholderText"/>
            </w:rPr>
            <w:t>Choose an item.</w:t>
          </w:r>
        </w:p>
      </w:docPartBody>
    </w:docPart>
    <w:docPart>
      <w:docPartPr>
        <w:name w:val="409EE241B83B2B48BB8DFD8E4E5E1C45"/>
        <w:category>
          <w:name w:val="General"/>
          <w:gallery w:val="placeholder"/>
        </w:category>
        <w:types>
          <w:type w:val="bbPlcHdr"/>
        </w:types>
        <w:behaviors>
          <w:behavior w:val="content"/>
        </w:behaviors>
        <w:guid w:val="{B4651F22-609C-E243-BB10-3F390C31A97A}"/>
      </w:docPartPr>
      <w:docPartBody>
        <w:p w:rsidR="002221BD" w:rsidRDefault="00EF29FA" w:rsidP="00EF29FA">
          <w:pPr>
            <w:pStyle w:val="409EE241B83B2B48BB8DFD8E4E5E1C45"/>
          </w:pPr>
          <w:r w:rsidRPr="00C81587">
            <w:rPr>
              <w:rStyle w:val="PlaceholderText"/>
            </w:rPr>
            <w:t>Choose an item.</w:t>
          </w:r>
        </w:p>
      </w:docPartBody>
    </w:docPart>
    <w:docPart>
      <w:docPartPr>
        <w:name w:val="29C26AE25F0C184AB29FC967C421E568"/>
        <w:category>
          <w:name w:val="General"/>
          <w:gallery w:val="placeholder"/>
        </w:category>
        <w:types>
          <w:type w:val="bbPlcHdr"/>
        </w:types>
        <w:behaviors>
          <w:behavior w:val="content"/>
        </w:behaviors>
        <w:guid w:val="{148901F5-F812-A040-9440-E0345E1AC3D4}"/>
      </w:docPartPr>
      <w:docPartBody>
        <w:p w:rsidR="002221BD" w:rsidRDefault="00EF29FA" w:rsidP="00EF29FA">
          <w:pPr>
            <w:pStyle w:val="29C26AE25F0C184AB29FC967C421E568"/>
          </w:pPr>
          <w:r w:rsidRPr="00C81587">
            <w:rPr>
              <w:rStyle w:val="PlaceholderText"/>
            </w:rPr>
            <w:t>Choose an item.</w:t>
          </w:r>
        </w:p>
      </w:docPartBody>
    </w:docPart>
    <w:docPart>
      <w:docPartPr>
        <w:name w:val="6CDBA8B9980ABE4ABF0BEF367BC91AE7"/>
        <w:category>
          <w:name w:val="General"/>
          <w:gallery w:val="placeholder"/>
        </w:category>
        <w:types>
          <w:type w:val="bbPlcHdr"/>
        </w:types>
        <w:behaviors>
          <w:behavior w:val="content"/>
        </w:behaviors>
        <w:guid w:val="{BF5198DD-1735-4D4F-9398-B55BA1B7F74B}"/>
      </w:docPartPr>
      <w:docPartBody>
        <w:p w:rsidR="002221BD" w:rsidRDefault="00EF29FA" w:rsidP="00EF29FA">
          <w:pPr>
            <w:pStyle w:val="6CDBA8B9980ABE4ABF0BEF367BC91AE7"/>
          </w:pPr>
          <w:r w:rsidRPr="00C81587">
            <w:rPr>
              <w:rStyle w:val="PlaceholderText"/>
            </w:rPr>
            <w:t>Choose an item.</w:t>
          </w:r>
        </w:p>
      </w:docPartBody>
    </w:docPart>
    <w:docPart>
      <w:docPartPr>
        <w:name w:val="4B8D7F8DDE089B4AA36438006F23F4B5"/>
        <w:category>
          <w:name w:val="General"/>
          <w:gallery w:val="placeholder"/>
        </w:category>
        <w:types>
          <w:type w:val="bbPlcHdr"/>
        </w:types>
        <w:behaviors>
          <w:behavior w:val="content"/>
        </w:behaviors>
        <w:guid w:val="{C860270D-E83A-5A48-93A9-C2245A3B7101}"/>
      </w:docPartPr>
      <w:docPartBody>
        <w:p w:rsidR="002221BD" w:rsidRDefault="00EF29FA" w:rsidP="00EF29FA">
          <w:pPr>
            <w:pStyle w:val="4B8D7F8DDE089B4AA36438006F23F4B5"/>
          </w:pPr>
          <w:r w:rsidRPr="00C81587">
            <w:rPr>
              <w:rStyle w:val="PlaceholderText"/>
            </w:rPr>
            <w:t>Choose an item.</w:t>
          </w:r>
        </w:p>
      </w:docPartBody>
    </w:docPart>
    <w:docPart>
      <w:docPartPr>
        <w:name w:val="1636CFA61B1DB44CB1941362B33B0686"/>
        <w:category>
          <w:name w:val="General"/>
          <w:gallery w:val="placeholder"/>
        </w:category>
        <w:types>
          <w:type w:val="bbPlcHdr"/>
        </w:types>
        <w:behaviors>
          <w:behavior w:val="content"/>
        </w:behaviors>
        <w:guid w:val="{DF3C3B2C-9D16-BA4E-8F45-A6D6D119439C}"/>
      </w:docPartPr>
      <w:docPartBody>
        <w:p w:rsidR="002221BD" w:rsidRDefault="00EF29FA" w:rsidP="00EF29FA">
          <w:pPr>
            <w:pStyle w:val="1636CFA61B1DB44CB1941362B33B0686"/>
          </w:pPr>
          <w:r w:rsidRPr="00C81587">
            <w:rPr>
              <w:rStyle w:val="PlaceholderText"/>
            </w:rPr>
            <w:t>Choose an item.</w:t>
          </w:r>
        </w:p>
      </w:docPartBody>
    </w:docPart>
    <w:docPart>
      <w:docPartPr>
        <w:name w:val="633CFAF8896693468F79C7BFE1EB93BE"/>
        <w:category>
          <w:name w:val="General"/>
          <w:gallery w:val="placeholder"/>
        </w:category>
        <w:types>
          <w:type w:val="bbPlcHdr"/>
        </w:types>
        <w:behaviors>
          <w:behavior w:val="content"/>
        </w:behaviors>
        <w:guid w:val="{459BDAF3-B08B-DD45-8ECC-0341A8623D7E}"/>
      </w:docPartPr>
      <w:docPartBody>
        <w:p w:rsidR="002221BD" w:rsidRDefault="00EF29FA" w:rsidP="00EF29FA">
          <w:pPr>
            <w:pStyle w:val="633CFAF8896693468F79C7BFE1EB93BE"/>
          </w:pPr>
          <w:r w:rsidRPr="00C81587">
            <w:rPr>
              <w:rStyle w:val="PlaceholderText"/>
            </w:rPr>
            <w:t>Choose an item.</w:t>
          </w:r>
        </w:p>
      </w:docPartBody>
    </w:docPart>
    <w:docPart>
      <w:docPartPr>
        <w:name w:val="FFC9975E83AA9D42A2EACBC8BDA23B41"/>
        <w:category>
          <w:name w:val="General"/>
          <w:gallery w:val="placeholder"/>
        </w:category>
        <w:types>
          <w:type w:val="bbPlcHdr"/>
        </w:types>
        <w:behaviors>
          <w:behavior w:val="content"/>
        </w:behaviors>
        <w:guid w:val="{2C9506CD-793E-0C45-9E9C-BFB837E1A06A}"/>
      </w:docPartPr>
      <w:docPartBody>
        <w:p w:rsidR="00C95239" w:rsidRDefault="002221BD" w:rsidP="002221BD">
          <w:pPr>
            <w:pStyle w:val="FFC9975E83AA9D42A2EACBC8BDA23B41"/>
          </w:pPr>
          <w:r w:rsidRPr="00C81587">
            <w:rPr>
              <w:rStyle w:val="PlaceholderText"/>
            </w:rPr>
            <w:t>Choose an item.</w:t>
          </w:r>
        </w:p>
      </w:docPartBody>
    </w:docPart>
    <w:docPart>
      <w:docPartPr>
        <w:name w:val="8177DAF4C386D9468E1C5C6DB2C5BCDE"/>
        <w:category>
          <w:name w:val="General"/>
          <w:gallery w:val="placeholder"/>
        </w:category>
        <w:types>
          <w:type w:val="bbPlcHdr"/>
        </w:types>
        <w:behaviors>
          <w:behavior w:val="content"/>
        </w:behaviors>
        <w:guid w:val="{E6234CE6-8AAC-FE42-965E-78F5B5D2107E}"/>
      </w:docPartPr>
      <w:docPartBody>
        <w:p w:rsidR="00C95239" w:rsidRDefault="002221BD" w:rsidP="002221BD">
          <w:pPr>
            <w:pStyle w:val="8177DAF4C386D9468E1C5C6DB2C5BCDE"/>
          </w:pPr>
          <w:r w:rsidRPr="00C81587">
            <w:rPr>
              <w:rStyle w:val="PlaceholderText"/>
            </w:rPr>
            <w:t>Choose an item.</w:t>
          </w:r>
        </w:p>
      </w:docPartBody>
    </w:docPart>
    <w:docPart>
      <w:docPartPr>
        <w:name w:val="A364E1F7236C844FBC85C4C905DB0831"/>
        <w:category>
          <w:name w:val="General"/>
          <w:gallery w:val="placeholder"/>
        </w:category>
        <w:types>
          <w:type w:val="bbPlcHdr"/>
        </w:types>
        <w:behaviors>
          <w:behavior w:val="content"/>
        </w:behaviors>
        <w:guid w:val="{7BA37BC1-C58B-4B45-A0DA-5D6D97361E5F}"/>
      </w:docPartPr>
      <w:docPartBody>
        <w:p w:rsidR="00C95239" w:rsidRDefault="002221BD" w:rsidP="002221BD">
          <w:pPr>
            <w:pStyle w:val="A364E1F7236C844FBC85C4C905DB0831"/>
          </w:pPr>
          <w:r w:rsidRPr="00C81587">
            <w:rPr>
              <w:rStyle w:val="PlaceholderText"/>
            </w:rPr>
            <w:t>Choose an item.</w:t>
          </w:r>
        </w:p>
      </w:docPartBody>
    </w:docPart>
    <w:docPart>
      <w:docPartPr>
        <w:name w:val="65FFA58C9E864BEB9C398013A07D64A6"/>
        <w:category>
          <w:name w:val="General"/>
          <w:gallery w:val="placeholder"/>
        </w:category>
        <w:types>
          <w:type w:val="bbPlcHdr"/>
        </w:types>
        <w:behaviors>
          <w:behavior w:val="content"/>
        </w:behaviors>
        <w:guid w:val="{289AA248-D796-495A-A6AD-39192D916E00}"/>
      </w:docPartPr>
      <w:docPartBody>
        <w:p w:rsidR="001879EC" w:rsidRDefault="001879EC" w:rsidP="001879EC">
          <w:pPr>
            <w:pStyle w:val="65FFA58C9E864BEB9C398013A07D64A6"/>
          </w:pPr>
          <w:r w:rsidRPr="00C81587">
            <w:rPr>
              <w:rStyle w:val="PlaceholderText"/>
            </w:rPr>
            <w:t>Choose an item.</w:t>
          </w:r>
        </w:p>
      </w:docPartBody>
    </w:docPart>
    <w:docPart>
      <w:docPartPr>
        <w:name w:val="C1D20F4071664F39853196F445DC0990"/>
        <w:category>
          <w:name w:val="General"/>
          <w:gallery w:val="placeholder"/>
        </w:category>
        <w:types>
          <w:type w:val="bbPlcHdr"/>
        </w:types>
        <w:behaviors>
          <w:behavior w:val="content"/>
        </w:behaviors>
        <w:guid w:val="{B44F329C-FF55-451C-85AC-6755A9E8F453}"/>
      </w:docPartPr>
      <w:docPartBody>
        <w:p w:rsidR="001879EC" w:rsidRDefault="001879EC" w:rsidP="001879EC">
          <w:pPr>
            <w:pStyle w:val="C1D20F4071664F39853196F445DC0990"/>
          </w:pPr>
          <w:r w:rsidRPr="00C81587">
            <w:rPr>
              <w:rStyle w:val="PlaceholderText"/>
            </w:rPr>
            <w:t>Choose an item.</w:t>
          </w:r>
        </w:p>
      </w:docPartBody>
    </w:docPart>
    <w:docPart>
      <w:docPartPr>
        <w:name w:val="F6CDE74CBD4F426DA92736C215E2B835"/>
        <w:category>
          <w:name w:val="General"/>
          <w:gallery w:val="placeholder"/>
        </w:category>
        <w:types>
          <w:type w:val="bbPlcHdr"/>
        </w:types>
        <w:behaviors>
          <w:behavior w:val="content"/>
        </w:behaviors>
        <w:guid w:val="{E8DC7666-96A3-42DF-963D-861B7A696530}"/>
      </w:docPartPr>
      <w:docPartBody>
        <w:p w:rsidR="001879EC" w:rsidRDefault="001879EC" w:rsidP="001879EC">
          <w:pPr>
            <w:pStyle w:val="F6CDE74CBD4F426DA92736C215E2B835"/>
          </w:pPr>
          <w:r w:rsidRPr="00C81587">
            <w:rPr>
              <w:rStyle w:val="PlaceholderText"/>
            </w:rPr>
            <w:t>Choose an item.</w:t>
          </w:r>
        </w:p>
      </w:docPartBody>
    </w:docPart>
    <w:docPart>
      <w:docPartPr>
        <w:name w:val="8C21ACC9662F47DAB05576C6C834EA81"/>
        <w:category>
          <w:name w:val="General"/>
          <w:gallery w:val="placeholder"/>
        </w:category>
        <w:types>
          <w:type w:val="bbPlcHdr"/>
        </w:types>
        <w:behaviors>
          <w:behavior w:val="content"/>
        </w:behaviors>
        <w:guid w:val="{EB97E684-6D8D-4C12-AE8F-1E5CBF8FCED5}"/>
      </w:docPartPr>
      <w:docPartBody>
        <w:p w:rsidR="001879EC" w:rsidRDefault="001879EC" w:rsidP="001879EC">
          <w:pPr>
            <w:pStyle w:val="8C21ACC9662F47DAB05576C6C834EA81"/>
          </w:pPr>
          <w:r w:rsidRPr="00C81587">
            <w:rPr>
              <w:rStyle w:val="PlaceholderText"/>
            </w:rPr>
            <w:t>Choose an item.</w:t>
          </w:r>
        </w:p>
      </w:docPartBody>
    </w:docPart>
    <w:docPart>
      <w:docPartPr>
        <w:name w:val="CAABC05B4E934C05B656A01A9F9747AD"/>
        <w:category>
          <w:name w:val="General"/>
          <w:gallery w:val="placeholder"/>
        </w:category>
        <w:types>
          <w:type w:val="bbPlcHdr"/>
        </w:types>
        <w:behaviors>
          <w:behavior w:val="content"/>
        </w:behaviors>
        <w:guid w:val="{98ACAA8D-5D5A-4E0F-9926-CCDE9C8E3DA6}"/>
      </w:docPartPr>
      <w:docPartBody>
        <w:p w:rsidR="001879EC" w:rsidRDefault="001879EC" w:rsidP="001879EC">
          <w:pPr>
            <w:pStyle w:val="CAABC05B4E934C05B656A01A9F9747AD"/>
          </w:pPr>
          <w:r w:rsidRPr="00C81587">
            <w:rPr>
              <w:rStyle w:val="PlaceholderText"/>
            </w:rPr>
            <w:t>Choose an item.</w:t>
          </w:r>
        </w:p>
      </w:docPartBody>
    </w:docPart>
    <w:docPart>
      <w:docPartPr>
        <w:name w:val="9FCAB1E151A94AB28DF293FDDE09D85D"/>
        <w:category>
          <w:name w:val="General"/>
          <w:gallery w:val="placeholder"/>
        </w:category>
        <w:types>
          <w:type w:val="bbPlcHdr"/>
        </w:types>
        <w:behaviors>
          <w:behavior w:val="content"/>
        </w:behaviors>
        <w:guid w:val="{A867DF8E-20EF-4E57-A6D9-526DAEDAF914}"/>
      </w:docPartPr>
      <w:docPartBody>
        <w:p w:rsidR="001879EC" w:rsidRDefault="001879EC" w:rsidP="001879EC">
          <w:pPr>
            <w:pStyle w:val="9FCAB1E151A94AB28DF293FDDE09D85D"/>
          </w:pPr>
          <w:r w:rsidRPr="00C81587">
            <w:rPr>
              <w:rStyle w:val="PlaceholderText"/>
            </w:rPr>
            <w:t>Choose an item.</w:t>
          </w:r>
        </w:p>
      </w:docPartBody>
    </w:docPart>
    <w:docPart>
      <w:docPartPr>
        <w:name w:val="CA9FC906EB744CCA92F1244AA0788F28"/>
        <w:category>
          <w:name w:val="General"/>
          <w:gallery w:val="placeholder"/>
        </w:category>
        <w:types>
          <w:type w:val="bbPlcHdr"/>
        </w:types>
        <w:behaviors>
          <w:behavior w:val="content"/>
        </w:behaviors>
        <w:guid w:val="{796CB424-F5B7-4249-84B6-9A08618D43AF}"/>
      </w:docPartPr>
      <w:docPartBody>
        <w:p w:rsidR="001879EC" w:rsidRDefault="001879EC" w:rsidP="001879EC">
          <w:pPr>
            <w:pStyle w:val="CA9FC906EB744CCA92F1244AA0788F28"/>
          </w:pPr>
          <w:r w:rsidRPr="00C81587">
            <w:rPr>
              <w:rStyle w:val="PlaceholderText"/>
            </w:rPr>
            <w:t>Choose an item.</w:t>
          </w:r>
        </w:p>
      </w:docPartBody>
    </w:docPart>
    <w:docPart>
      <w:docPartPr>
        <w:name w:val="BF3D44FF9EDC4656B9DBFDB09EA6F8F5"/>
        <w:category>
          <w:name w:val="General"/>
          <w:gallery w:val="placeholder"/>
        </w:category>
        <w:types>
          <w:type w:val="bbPlcHdr"/>
        </w:types>
        <w:behaviors>
          <w:behavior w:val="content"/>
        </w:behaviors>
        <w:guid w:val="{1189AC69-754C-4511-AD2A-2BE8F4A18F4D}"/>
      </w:docPartPr>
      <w:docPartBody>
        <w:p w:rsidR="001879EC" w:rsidRDefault="001879EC" w:rsidP="001879EC">
          <w:pPr>
            <w:pStyle w:val="BF3D44FF9EDC4656B9DBFDB09EA6F8F5"/>
          </w:pPr>
          <w:r w:rsidRPr="00C81587">
            <w:rPr>
              <w:rStyle w:val="PlaceholderText"/>
            </w:rPr>
            <w:t>Choose an item.</w:t>
          </w:r>
        </w:p>
      </w:docPartBody>
    </w:docPart>
    <w:docPart>
      <w:docPartPr>
        <w:name w:val="342D0EC3BE644EFBB74C821E331B98E4"/>
        <w:category>
          <w:name w:val="General"/>
          <w:gallery w:val="placeholder"/>
        </w:category>
        <w:types>
          <w:type w:val="bbPlcHdr"/>
        </w:types>
        <w:behaviors>
          <w:behavior w:val="content"/>
        </w:behaviors>
        <w:guid w:val="{9B498C5B-F5A4-4CCA-A02B-E55D2CAF8E77}"/>
      </w:docPartPr>
      <w:docPartBody>
        <w:p w:rsidR="001879EC" w:rsidRDefault="001879EC" w:rsidP="001879EC">
          <w:pPr>
            <w:pStyle w:val="342D0EC3BE644EFBB74C821E331B98E4"/>
          </w:pPr>
          <w:r w:rsidRPr="00C81587">
            <w:rPr>
              <w:rStyle w:val="PlaceholderText"/>
            </w:rPr>
            <w:t>Choose an item.</w:t>
          </w:r>
        </w:p>
      </w:docPartBody>
    </w:docPart>
    <w:docPart>
      <w:docPartPr>
        <w:name w:val="BCB607F482B74655A4E54FA316FA4D75"/>
        <w:category>
          <w:name w:val="General"/>
          <w:gallery w:val="placeholder"/>
        </w:category>
        <w:types>
          <w:type w:val="bbPlcHdr"/>
        </w:types>
        <w:behaviors>
          <w:behavior w:val="content"/>
        </w:behaviors>
        <w:guid w:val="{296E0981-692E-4A2A-B4D4-EC14AD3DEC01}"/>
      </w:docPartPr>
      <w:docPartBody>
        <w:p w:rsidR="001879EC" w:rsidRDefault="001879EC" w:rsidP="001879EC">
          <w:pPr>
            <w:pStyle w:val="BCB607F482B74655A4E54FA316FA4D75"/>
          </w:pPr>
          <w:r w:rsidRPr="00C81587">
            <w:rPr>
              <w:rStyle w:val="PlaceholderText"/>
            </w:rPr>
            <w:t>Choose an item.</w:t>
          </w:r>
        </w:p>
      </w:docPartBody>
    </w:docPart>
    <w:docPart>
      <w:docPartPr>
        <w:name w:val="93A18F95EA574DB3848E2D448D0DBBE9"/>
        <w:category>
          <w:name w:val="General"/>
          <w:gallery w:val="placeholder"/>
        </w:category>
        <w:types>
          <w:type w:val="bbPlcHdr"/>
        </w:types>
        <w:behaviors>
          <w:behavior w:val="content"/>
        </w:behaviors>
        <w:guid w:val="{37108F85-9276-4D01-A5E4-3E7E83814F6A}"/>
      </w:docPartPr>
      <w:docPartBody>
        <w:p w:rsidR="001879EC" w:rsidRDefault="001879EC" w:rsidP="001879EC">
          <w:pPr>
            <w:pStyle w:val="93A18F95EA574DB3848E2D448D0DBBE9"/>
          </w:pPr>
          <w:r w:rsidRPr="00C81587">
            <w:rPr>
              <w:rStyle w:val="PlaceholderText"/>
            </w:rPr>
            <w:t>Choose an item.</w:t>
          </w:r>
        </w:p>
      </w:docPartBody>
    </w:docPart>
    <w:docPart>
      <w:docPartPr>
        <w:name w:val="E8C1F86B025B40F186D2EEE2CBC05A3E"/>
        <w:category>
          <w:name w:val="General"/>
          <w:gallery w:val="placeholder"/>
        </w:category>
        <w:types>
          <w:type w:val="bbPlcHdr"/>
        </w:types>
        <w:behaviors>
          <w:behavior w:val="content"/>
        </w:behaviors>
        <w:guid w:val="{8D626394-95F9-42A7-A317-67AA2355CCC8}"/>
      </w:docPartPr>
      <w:docPartBody>
        <w:p w:rsidR="001879EC" w:rsidRDefault="001879EC" w:rsidP="001879EC">
          <w:pPr>
            <w:pStyle w:val="E8C1F86B025B40F186D2EEE2CBC05A3E"/>
          </w:pPr>
          <w:r w:rsidRPr="00C81587">
            <w:rPr>
              <w:rStyle w:val="PlaceholderText"/>
            </w:rPr>
            <w:t>Choose an item.</w:t>
          </w:r>
        </w:p>
      </w:docPartBody>
    </w:docPart>
    <w:docPart>
      <w:docPartPr>
        <w:name w:val="38F2BFA7E94441D9BE4C586B174182CF"/>
        <w:category>
          <w:name w:val="General"/>
          <w:gallery w:val="placeholder"/>
        </w:category>
        <w:types>
          <w:type w:val="bbPlcHdr"/>
        </w:types>
        <w:behaviors>
          <w:behavior w:val="content"/>
        </w:behaviors>
        <w:guid w:val="{626ED762-F4FB-4386-944A-B6D0B24589F2}"/>
      </w:docPartPr>
      <w:docPartBody>
        <w:p w:rsidR="001879EC" w:rsidRDefault="001879EC" w:rsidP="001879EC">
          <w:pPr>
            <w:pStyle w:val="38F2BFA7E94441D9BE4C586B174182CF"/>
          </w:pPr>
          <w:r w:rsidRPr="00C81587">
            <w:rPr>
              <w:rStyle w:val="PlaceholderText"/>
            </w:rPr>
            <w:t>Choose an item.</w:t>
          </w:r>
        </w:p>
      </w:docPartBody>
    </w:docPart>
    <w:docPart>
      <w:docPartPr>
        <w:name w:val="12FCF344CA674EC7887FDE97DCC1A039"/>
        <w:category>
          <w:name w:val="General"/>
          <w:gallery w:val="placeholder"/>
        </w:category>
        <w:types>
          <w:type w:val="bbPlcHdr"/>
        </w:types>
        <w:behaviors>
          <w:behavior w:val="content"/>
        </w:behaviors>
        <w:guid w:val="{AD78F897-A339-46EF-A81C-94E045BD1A22}"/>
      </w:docPartPr>
      <w:docPartBody>
        <w:p w:rsidR="001879EC" w:rsidRDefault="001879EC" w:rsidP="001879EC">
          <w:pPr>
            <w:pStyle w:val="12FCF344CA674EC7887FDE97DCC1A039"/>
          </w:pPr>
          <w:r w:rsidRPr="00C81587">
            <w:rPr>
              <w:rStyle w:val="PlaceholderText"/>
            </w:rPr>
            <w:t>Choose an item.</w:t>
          </w:r>
        </w:p>
      </w:docPartBody>
    </w:docPart>
    <w:docPart>
      <w:docPartPr>
        <w:name w:val="FB1955D7736645469F9941C9FA41F52D"/>
        <w:category>
          <w:name w:val="General"/>
          <w:gallery w:val="placeholder"/>
        </w:category>
        <w:types>
          <w:type w:val="bbPlcHdr"/>
        </w:types>
        <w:behaviors>
          <w:behavior w:val="content"/>
        </w:behaviors>
        <w:guid w:val="{3F1B3AA2-4B71-4943-B32C-7CF656F6749E}"/>
      </w:docPartPr>
      <w:docPartBody>
        <w:p w:rsidR="001879EC" w:rsidRDefault="001879EC" w:rsidP="001879EC">
          <w:pPr>
            <w:pStyle w:val="FB1955D7736645469F9941C9FA41F52D"/>
          </w:pPr>
          <w:r w:rsidRPr="00C81587">
            <w:rPr>
              <w:rStyle w:val="PlaceholderText"/>
            </w:rPr>
            <w:t>Choose an item.</w:t>
          </w:r>
        </w:p>
      </w:docPartBody>
    </w:docPart>
    <w:docPart>
      <w:docPartPr>
        <w:name w:val="CD166C4F70C54ECA8B536AD43B14D89A"/>
        <w:category>
          <w:name w:val="General"/>
          <w:gallery w:val="placeholder"/>
        </w:category>
        <w:types>
          <w:type w:val="bbPlcHdr"/>
        </w:types>
        <w:behaviors>
          <w:behavior w:val="content"/>
        </w:behaviors>
        <w:guid w:val="{71F56897-5D23-4254-A7E2-4EE80C0B9C20}"/>
      </w:docPartPr>
      <w:docPartBody>
        <w:p w:rsidR="001879EC" w:rsidRDefault="001879EC" w:rsidP="001879EC">
          <w:pPr>
            <w:pStyle w:val="CD166C4F70C54ECA8B536AD43B14D89A"/>
          </w:pPr>
          <w:r w:rsidRPr="00C8158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Univers (W1)">
    <w:altName w:val="Arial"/>
    <w:panose1 w:val="00000000000000000000"/>
    <w:charset w:val="00"/>
    <w:family w:val="swiss"/>
    <w:notTrueType/>
    <w:pitch w:val="variable"/>
    <w:sig w:usb0="00000003" w:usb1="00000000" w:usb2="0000000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0C1"/>
    <w:rsid w:val="000020C1"/>
    <w:rsid w:val="0002093E"/>
    <w:rsid w:val="00066873"/>
    <w:rsid w:val="000A0637"/>
    <w:rsid w:val="000A23DB"/>
    <w:rsid w:val="00104EC7"/>
    <w:rsid w:val="00150952"/>
    <w:rsid w:val="001879EC"/>
    <w:rsid w:val="00190DDE"/>
    <w:rsid w:val="001E0BB6"/>
    <w:rsid w:val="001F6785"/>
    <w:rsid w:val="0020477B"/>
    <w:rsid w:val="00207AB0"/>
    <w:rsid w:val="002221BD"/>
    <w:rsid w:val="00226276"/>
    <w:rsid w:val="00250204"/>
    <w:rsid w:val="00272FA3"/>
    <w:rsid w:val="002C1996"/>
    <w:rsid w:val="003827B1"/>
    <w:rsid w:val="003E2E25"/>
    <w:rsid w:val="004112AF"/>
    <w:rsid w:val="00432272"/>
    <w:rsid w:val="004E7BAB"/>
    <w:rsid w:val="005B6449"/>
    <w:rsid w:val="005F7C72"/>
    <w:rsid w:val="006317E1"/>
    <w:rsid w:val="00652BB4"/>
    <w:rsid w:val="00654B59"/>
    <w:rsid w:val="0066221D"/>
    <w:rsid w:val="00673FE9"/>
    <w:rsid w:val="0068061A"/>
    <w:rsid w:val="0068254C"/>
    <w:rsid w:val="006E41AC"/>
    <w:rsid w:val="007340F2"/>
    <w:rsid w:val="007608C6"/>
    <w:rsid w:val="00765C85"/>
    <w:rsid w:val="00860DF3"/>
    <w:rsid w:val="00886974"/>
    <w:rsid w:val="008A4CA6"/>
    <w:rsid w:val="008C257C"/>
    <w:rsid w:val="008C78A4"/>
    <w:rsid w:val="008F0C45"/>
    <w:rsid w:val="00902EB7"/>
    <w:rsid w:val="00906631"/>
    <w:rsid w:val="00980F53"/>
    <w:rsid w:val="00A047C9"/>
    <w:rsid w:val="00A06F3C"/>
    <w:rsid w:val="00A270EC"/>
    <w:rsid w:val="00B309F4"/>
    <w:rsid w:val="00B827B0"/>
    <w:rsid w:val="00B82B1D"/>
    <w:rsid w:val="00BB35C5"/>
    <w:rsid w:val="00BB3ED3"/>
    <w:rsid w:val="00BE6575"/>
    <w:rsid w:val="00C353A4"/>
    <w:rsid w:val="00C65167"/>
    <w:rsid w:val="00C95239"/>
    <w:rsid w:val="00CF0F2E"/>
    <w:rsid w:val="00D022CC"/>
    <w:rsid w:val="00D62F0A"/>
    <w:rsid w:val="00D74ECC"/>
    <w:rsid w:val="00D93FFB"/>
    <w:rsid w:val="00DD03A4"/>
    <w:rsid w:val="00DE0278"/>
    <w:rsid w:val="00E10C82"/>
    <w:rsid w:val="00E649A4"/>
    <w:rsid w:val="00EA5340"/>
    <w:rsid w:val="00ED4CAC"/>
    <w:rsid w:val="00EF0E82"/>
    <w:rsid w:val="00EF29FA"/>
    <w:rsid w:val="00F1319A"/>
    <w:rsid w:val="00F1345B"/>
    <w:rsid w:val="00F77601"/>
    <w:rsid w:val="00FA1203"/>
    <w:rsid w:val="00FB02B9"/>
    <w:rsid w:val="00FB5CC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2272"/>
    <w:rPr>
      <w:color w:val="808080"/>
    </w:rPr>
  </w:style>
  <w:style w:type="paragraph" w:customStyle="1" w:styleId="934FADD92B1A41D9AC4D5452085AE51D">
    <w:name w:val="934FADD92B1A41D9AC4D5452085AE51D"/>
    <w:rsid w:val="000020C1"/>
  </w:style>
  <w:style w:type="paragraph" w:customStyle="1" w:styleId="3615C81638CF453DA1E3F0D730862A13">
    <w:name w:val="3615C81638CF453DA1E3F0D730862A13"/>
    <w:rsid w:val="000020C1"/>
  </w:style>
  <w:style w:type="paragraph" w:customStyle="1" w:styleId="B2C90DE5BE9B4B88BE5D69E3D0AEB7B2">
    <w:name w:val="B2C90DE5BE9B4B88BE5D69E3D0AEB7B2"/>
    <w:rsid w:val="000020C1"/>
  </w:style>
  <w:style w:type="paragraph" w:customStyle="1" w:styleId="A78C3A71E760453E8C5902EA49358737">
    <w:name w:val="A78C3A71E760453E8C5902EA49358737"/>
    <w:rsid w:val="000020C1"/>
  </w:style>
  <w:style w:type="paragraph" w:customStyle="1" w:styleId="E4BEFB1883C742DFB1DC16D287A13F8D">
    <w:name w:val="E4BEFB1883C742DFB1DC16D287A13F8D"/>
    <w:rsid w:val="000020C1"/>
  </w:style>
  <w:style w:type="paragraph" w:customStyle="1" w:styleId="780FD11C3FF44E9EA1D5821C6360ED94">
    <w:name w:val="780FD11C3FF44E9EA1D5821C6360ED94"/>
    <w:rsid w:val="000020C1"/>
  </w:style>
  <w:style w:type="paragraph" w:customStyle="1" w:styleId="41710001ACFD41218568C793815668D7">
    <w:name w:val="41710001ACFD41218568C793815668D7"/>
    <w:rsid w:val="000020C1"/>
  </w:style>
  <w:style w:type="paragraph" w:customStyle="1" w:styleId="80036228BB53495FB723FE3E0D79F5E9">
    <w:name w:val="80036228BB53495FB723FE3E0D79F5E9"/>
    <w:rsid w:val="000020C1"/>
  </w:style>
  <w:style w:type="paragraph" w:customStyle="1" w:styleId="DD5EAB66E0954E64B53013A4E1E604FB">
    <w:name w:val="DD5EAB66E0954E64B53013A4E1E604FB"/>
    <w:rsid w:val="000020C1"/>
  </w:style>
  <w:style w:type="paragraph" w:customStyle="1" w:styleId="08F2C9E3FC8C4B298E76C226F16551AF">
    <w:name w:val="08F2C9E3FC8C4B298E76C226F16551AF"/>
    <w:rsid w:val="000020C1"/>
  </w:style>
  <w:style w:type="paragraph" w:customStyle="1" w:styleId="FC6CD4792F054A24BE8A705061808991">
    <w:name w:val="FC6CD4792F054A24BE8A705061808991"/>
    <w:rsid w:val="000020C1"/>
  </w:style>
  <w:style w:type="paragraph" w:customStyle="1" w:styleId="0D4421D3554F4A62A8149048C5A40FF0">
    <w:name w:val="0D4421D3554F4A62A8149048C5A40FF0"/>
    <w:rsid w:val="000020C1"/>
  </w:style>
  <w:style w:type="paragraph" w:customStyle="1" w:styleId="20C57BBB893A4331BAAC66D55B1230FD">
    <w:name w:val="20C57BBB893A4331BAAC66D55B1230FD"/>
    <w:rsid w:val="000020C1"/>
  </w:style>
  <w:style w:type="paragraph" w:customStyle="1" w:styleId="419C374C5ADC48F9A555E695FE0CE131">
    <w:name w:val="419C374C5ADC48F9A555E695FE0CE131"/>
    <w:rsid w:val="000020C1"/>
  </w:style>
  <w:style w:type="paragraph" w:customStyle="1" w:styleId="877BBA40792546FB9756413A2CE56C19">
    <w:name w:val="877BBA40792546FB9756413A2CE56C19"/>
    <w:rsid w:val="000020C1"/>
  </w:style>
  <w:style w:type="paragraph" w:customStyle="1" w:styleId="DFA94BC64C484ED8A3D0B7A3C551E6F7">
    <w:name w:val="DFA94BC64C484ED8A3D0B7A3C551E6F7"/>
    <w:rsid w:val="000020C1"/>
  </w:style>
  <w:style w:type="paragraph" w:customStyle="1" w:styleId="13BE88FFBE8F437EB249BCB9780B5104">
    <w:name w:val="13BE88FFBE8F437EB249BCB9780B5104"/>
    <w:rsid w:val="000020C1"/>
  </w:style>
  <w:style w:type="paragraph" w:customStyle="1" w:styleId="11724202EA164E799D336891FA1E47D7">
    <w:name w:val="11724202EA164E799D336891FA1E47D7"/>
    <w:rsid w:val="000020C1"/>
  </w:style>
  <w:style w:type="paragraph" w:customStyle="1" w:styleId="51CCC3123D924915A9788C89DCC7DEFE">
    <w:name w:val="51CCC3123D924915A9788C89DCC7DEFE"/>
    <w:rsid w:val="000020C1"/>
  </w:style>
  <w:style w:type="paragraph" w:customStyle="1" w:styleId="A52299640C9E457A877EC0BD6AB19606">
    <w:name w:val="A52299640C9E457A877EC0BD6AB19606"/>
    <w:rsid w:val="000020C1"/>
  </w:style>
  <w:style w:type="paragraph" w:customStyle="1" w:styleId="139AEC4A5ECB4B4A9647BD4E0F05D7ED">
    <w:name w:val="139AEC4A5ECB4B4A9647BD4E0F05D7ED"/>
    <w:rsid w:val="000020C1"/>
  </w:style>
  <w:style w:type="paragraph" w:customStyle="1" w:styleId="E5F77A5A64AE4AB799140FA97E91B42E">
    <w:name w:val="E5F77A5A64AE4AB799140FA97E91B42E"/>
    <w:rsid w:val="000020C1"/>
  </w:style>
  <w:style w:type="paragraph" w:customStyle="1" w:styleId="E91B1A67919F40A689B43B6449DDE729">
    <w:name w:val="E91B1A67919F40A689B43B6449DDE729"/>
    <w:rsid w:val="000020C1"/>
  </w:style>
  <w:style w:type="paragraph" w:customStyle="1" w:styleId="795AD4957FAB4F63A6342CD11B2EC760">
    <w:name w:val="795AD4957FAB4F63A6342CD11B2EC760"/>
    <w:rsid w:val="000020C1"/>
  </w:style>
  <w:style w:type="paragraph" w:customStyle="1" w:styleId="C7999522F9B4490D91CD7A7E0B64544A">
    <w:name w:val="C7999522F9B4490D91CD7A7E0B64544A"/>
    <w:rsid w:val="000020C1"/>
  </w:style>
  <w:style w:type="paragraph" w:customStyle="1" w:styleId="E8A810433FBB4DC9909B5ADBBACE48D7">
    <w:name w:val="E8A810433FBB4DC9909B5ADBBACE48D7"/>
    <w:rsid w:val="000020C1"/>
  </w:style>
  <w:style w:type="paragraph" w:customStyle="1" w:styleId="09CFE5E2DF4C487C8AB806DBACD74DC6">
    <w:name w:val="09CFE5E2DF4C487C8AB806DBACD74DC6"/>
    <w:rsid w:val="000020C1"/>
  </w:style>
  <w:style w:type="paragraph" w:customStyle="1" w:styleId="8EA7E464F4AD4B959D38110CE488AB59">
    <w:name w:val="8EA7E464F4AD4B959D38110CE488AB59"/>
    <w:rsid w:val="000020C1"/>
  </w:style>
  <w:style w:type="paragraph" w:customStyle="1" w:styleId="98492E4B3F3C49AD9E345AD7E17F51D8">
    <w:name w:val="98492E4B3F3C49AD9E345AD7E17F51D8"/>
    <w:rsid w:val="000020C1"/>
  </w:style>
  <w:style w:type="paragraph" w:customStyle="1" w:styleId="192258B760DC41589F913849202CF7D2">
    <w:name w:val="192258B760DC41589F913849202CF7D2"/>
    <w:rsid w:val="000020C1"/>
  </w:style>
  <w:style w:type="paragraph" w:customStyle="1" w:styleId="B2924B69A40745BAA28890BDA597D4EB">
    <w:name w:val="B2924B69A40745BAA28890BDA597D4EB"/>
    <w:rsid w:val="000020C1"/>
  </w:style>
  <w:style w:type="paragraph" w:customStyle="1" w:styleId="B27BD5F1E90145E39F0D9B109E526733">
    <w:name w:val="B27BD5F1E90145E39F0D9B109E526733"/>
    <w:rsid w:val="000020C1"/>
  </w:style>
  <w:style w:type="paragraph" w:customStyle="1" w:styleId="519AE5F790EE46B189E199FE36015FBC">
    <w:name w:val="519AE5F790EE46B189E199FE36015FBC"/>
    <w:rsid w:val="000020C1"/>
  </w:style>
  <w:style w:type="paragraph" w:customStyle="1" w:styleId="B549CFB1F3A44C4D83DCBB04B3D3CE70">
    <w:name w:val="B549CFB1F3A44C4D83DCBB04B3D3CE70"/>
    <w:rsid w:val="000020C1"/>
  </w:style>
  <w:style w:type="paragraph" w:customStyle="1" w:styleId="C37E27376BC34052B308D1E3EE4C0574">
    <w:name w:val="C37E27376BC34052B308D1E3EE4C0574"/>
    <w:rsid w:val="000020C1"/>
  </w:style>
  <w:style w:type="paragraph" w:customStyle="1" w:styleId="8ED7BD7F164F4296AC9E0C96C09C856C">
    <w:name w:val="8ED7BD7F164F4296AC9E0C96C09C856C"/>
    <w:rsid w:val="000020C1"/>
  </w:style>
  <w:style w:type="paragraph" w:customStyle="1" w:styleId="658E0D197EFA4FCFB203FE620E478B7F">
    <w:name w:val="658E0D197EFA4FCFB203FE620E478B7F"/>
    <w:rsid w:val="000020C1"/>
  </w:style>
  <w:style w:type="paragraph" w:customStyle="1" w:styleId="848EF8785AA94A6FA0736DB3647C3C2C">
    <w:name w:val="848EF8785AA94A6FA0736DB3647C3C2C"/>
    <w:rsid w:val="000020C1"/>
  </w:style>
  <w:style w:type="paragraph" w:customStyle="1" w:styleId="20606327CD4143C58FF5BFF70C284B7F">
    <w:name w:val="20606327CD4143C58FF5BFF70C284B7F"/>
    <w:rsid w:val="000020C1"/>
  </w:style>
  <w:style w:type="paragraph" w:customStyle="1" w:styleId="2C9A7A4526EA4BB583CE3383BD4AD63B">
    <w:name w:val="2C9A7A4526EA4BB583CE3383BD4AD63B"/>
    <w:rsid w:val="000020C1"/>
  </w:style>
  <w:style w:type="paragraph" w:customStyle="1" w:styleId="E1CF2E3E8D03472AA7DBEB12D0828DD9">
    <w:name w:val="E1CF2E3E8D03472AA7DBEB12D0828DD9"/>
    <w:rsid w:val="000020C1"/>
  </w:style>
  <w:style w:type="paragraph" w:customStyle="1" w:styleId="00CD4297E22144CF9746B558C373C75B">
    <w:name w:val="00CD4297E22144CF9746B558C373C75B"/>
    <w:rsid w:val="000020C1"/>
  </w:style>
  <w:style w:type="paragraph" w:customStyle="1" w:styleId="FFDE2B48E3054C3B93D4FC99CC60106F">
    <w:name w:val="FFDE2B48E3054C3B93D4FC99CC60106F"/>
    <w:rsid w:val="000020C1"/>
  </w:style>
  <w:style w:type="paragraph" w:customStyle="1" w:styleId="B756A48090014831AA92F1F503714AAB">
    <w:name w:val="B756A48090014831AA92F1F503714AAB"/>
    <w:rsid w:val="000020C1"/>
  </w:style>
  <w:style w:type="paragraph" w:customStyle="1" w:styleId="DEAAA5F95C774C30BE0A5144CC9B6E5A">
    <w:name w:val="DEAAA5F95C774C30BE0A5144CC9B6E5A"/>
    <w:rsid w:val="000020C1"/>
  </w:style>
  <w:style w:type="paragraph" w:customStyle="1" w:styleId="BA89925C816144C4B08A3B470447C0CB">
    <w:name w:val="BA89925C816144C4B08A3B470447C0CB"/>
    <w:rsid w:val="000020C1"/>
  </w:style>
  <w:style w:type="paragraph" w:customStyle="1" w:styleId="A56D7F7351BA4FD69FAC536F568C3FE9">
    <w:name w:val="A56D7F7351BA4FD69FAC536F568C3FE9"/>
    <w:rsid w:val="000020C1"/>
  </w:style>
  <w:style w:type="paragraph" w:customStyle="1" w:styleId="B44E76D273554A7EB967E75F812AB1D8">
    <w:name w:val="B44E76D273554A7EB967E75F812AB1D8"/>
    <w:rsid w:val="000020C1"/>
  </w:style>
  <w:style w:type="paragraph" w:customStyle="1" w:styleId="6130D7F9822F474D8EC16EFCE1929830">
    <w:name w:val="6130D7F9822F474D8EC16EFCE1929830"/>
    <w:rsid w:val="000020C1"/>
  </w:style>
  <w:style w:type="paragraph" w:customStyle="1" w:styleId="3C6351C542914756B0A5A05E693F0991">
    <w:name w:val="3C6351C542914756B0A5A05E693F0991"/>
    <w:rsid w:val="000020C1"/>
  </w:style>
  <w:style w:type="paragraph" w:customStyle="1" w:styleId="EE5872AC9A6F4B089812E678B3704D9D">
    <w:name w:val="EE5872AC9A6F4B089812E678B3704D9D"/>
    <w:rsid w:val="00D93FFB"/>
  </w:style>
  <w:style w:type="paragraph" w:customStyle="1" w:styleId="3A4081AE484740478EFA31D53AE4B882">
    <w:name w:val="3A4081AE484740478EFA31D53AE4B882"/>
    <w:rsid w:val="00D93FFB"/>
  </w:style>
  <w:style w:type="paragraph" w:customStyle="1" w:styleId="17BF16727B1F40CABD0F8076B19C8330">
    <w:name w:val="17BF16727B1F40CABD0F8076B19C8330"/>
    <w:rsid w:val="00D93FFB"/>
  </w:style>
  <w:style w:type="paragraph" w:customStyle="1" w:styleId="2D1843223E8E4FBABAAF8A4F0127555B">
    <w:name w:val="2D1843223E8E4FBABAAF8A4F0127555B"/>
    <w:rsid w:val="00D93FFB"/>
  </w:style>
  <w:style w:type="paragraph" w:customStyle="1" w:styleId="B8B8A62D94964984936EF99541566731">
    <w:name w:val="B8B8A62D94964984936EF99541566731"/>
    <w:rsid w:val="00D93FFB"/>
  </w:style>
  <w:style w:type="paragraph" w:customStyle="1" w:styleId="2A581C9413DE4E6BA38F3B90E15C8F87">
    <w:name w:val="2A581C9413DE4E6BA38F3B90E15C8F87"/>
    <w:rsid w:val="00D93FFB"/>
  </w:style>
  <w:style w:type="paragraph" w:customStyle="1" w:styleId="30DB7EF110354824A5DAAA254B1BC703">
    <w:name w:val="30DB7EF110354824A5DAAA254B1BC703"/>
    <w:rsid w:val="00D93FFB"/>
  </w:style>
  <w:style w:type="paragraph" w:customStyle="1" w:styleId="D076A89EA0AB487B80DB145094EBF754">
    <w:name w:val="D076A89EA0AB487B80DB145094EBF754"/>
    <w:rsid w:val="00D93FFB"/>
  </w:style>
  <w:style w:type="paragraph" w:customStyle="1" w:styleId="657D97887C3B4DBA8DEE8D21C971D14D">
    <w:name w:val="657D97887C3B4DBA8DEE8D21C971D14D"/>
    <w:rsid w:val="00D93FFB"/>
  </w:style>
  <w:style w:type="paragraph" w:customStyle="1" w:styleId="4EF3051CBD304171B12AAF1E0C4D2CFA">
    <w:name w:val="4EF3051CBD304171B12AAF1E0C4D2CFA"/>
    <w:rsid w:val="00D93FFB"/>
  </w:style>
  <w:style w:type="paragraph" w:customStyle="1" w:styleId="75396C465EF0456CBDFAE3FB8CE55A7D">
    <w:name w:val="75396C465EF0456CBDFAE3FB8CE55A7D"/>
    <w:rsid w:val="00D93FFB"/>
  </w:style>
  <w:style w:type="paragraph" w:customStyle="1" w:styleId="73B017FBDD9F40BC961DF9F0D4977594">
    <w:name w:val="73B017FBDD9F40BC961DF9F0D4977594"/>
    <w:rsid w:val="00D93FFB"/>
  </w:style>
  <w:style w:type="paragraph" w:customStyle="1" w:styleId="3D4553A51AC742E793C67579E5275877">
    <w:name w:val="3D4553A51AC742E793C67579E5275877"/>
    <w:rsid w:val="00D93FFB"/>
  </w:style>
  <w:style w:type="paragraph" w:customStyle="1" w:styleId="198FD4743B164D4594B61D970B6852F7">
    <w:name w:val="198FD4743B164D4594B61D970B6852F7"/>
    <w:rsid w:val="00D93FFB"/>
  </w:style>
  <w:style w:type="paragraph" w:customStyle="1" w:styleId="4219C78F092E4DD695EEF6949DEE96FC">
    <w:name w:val="4219C78F092E4DD695EEF6949DEE96FC"/>
    <w:rsid w:val="00D93FFB"/>
  </w:style>
  <w:style w:type="paragraph" w:customStyle="1" w:styleId="3B26AA160BA941D0A8208BAA4B02D5E2">
    <w:name w:val="3B26AA160BA941D0A8208BAA4B02D5E2"/>
    <w:rsid w:val="00D93FFB"/>
  </w:style>
  <w:style w:type="paragraph" w:customStyle="1" w:styleId="AEF59A79C7624D74AFD3D153E7150006">
    <w:name w:val="AEF59A79C7624D74AFD3D153E7150006"/>
    <w:rsid w:val="00D93FFB"/>
  </w:style>
  <w:style w:type="paragraph" w:customStyle="1" w:styleId="B9DB70C371F0450FA56756AE46FDF353">
    <w:name w:val="B9DB70C371F0450FA56756AE46FDF353"/>
    <w:rsid w:val="00D93FFB"/>
  </w:style>
  <w:style w:type="paragraph" w:customStyle="1" w:styleId="6D37A274A0F24854A6C6F0DD94DC599B">
    <w:name w:val="6D37A274A0F24854A6C6F0DD94DC599B"/>
    <w:rsid w:val="00D93FFB"/>
  </w:style>
  <w:style w:type="paragraph" w:customStyle="1" w:styleId="72065623A8914E12AF8854DA089A3514">
    <w:name w:val="72065623A8914E12AF8854DA089A3514"/>
    <w:rsid w:val="00D93FFB"/>
  </w:style>
  <w:style w:type="paragraph" w:customStyle="1" w:styleId="2E73DD6B0FC842859F08B0D32E4BEDEC">
    <w:name w:val="2E73DD6B0FC842859F08B0D32E4BEDEC"/>
    <w:rsid w:val="00D93FFB"/>
  </w:style>
  <w:style w:type="paragraph" w:customStyle="1" w:styleId="4351757CF6F449CB8CCACCF1F6521D5F">
    <w:name w:val="4351757CF6F449CB8CCACCF1F6521D5F"/>
    <w:rsid w:val="00D93FFB"/>
  </w:style>
  <w:style w:type="paragraph" w:customStyle="1" w:styleId="28F71DA046064CC8B88DF03D535C3F48">
    <w:name w:val="28F71DA046064CC8B88DF03D535C3F48"/>
    <w:rsid w:val="00D93FFB"/>
  </w:style>
  <w:style w:type="paragraph" w:customStyle="1" w:styleId="42503B34DBBC4B61829E850B439BF0DE">
    <w:name w:val="42503B34DBBC4B61829E850B439BF0DE"/>
    <w:rsid w:val="00D93FFB"/>
  </w:style>
  <w:style w:type="paragraph" w:customStyle="1" w:styleId="6D268A0F72354963A4D46989CEA8344B">
    <w:name w:val="6D268A0F72354963A4D46989CEA8344B"/>
    <w:rsid w:val="00D93FFB"/>
  </w:style>
  <w:style w:type="paragraph" w:customStyle="1" w:styleId="0717D0888A104AB092539E6AC1694C98">
    <w:name w:val="0717D0888A104AB092539E6AC1694C98"/>
    <w:rsid w:val="00D93FFB"/>
  </w:style>
  <w:style w:type="paragraph" w:customStyle="1" w:styleId="66219D89D2F34C7184B895C3E6609F11">
    <w:name w:val="66219D89D2F34C7184B895C3E6609F11"/>
    <w:rsid w:val="00D93FFB"/>
  </w:style>
  <w:style w:type="paragraph" w:customStyle="1" w:styleId="7843C6AC7B314A42B79F679C56F5794F">
    <w:name w:val="7843C6AC7B314A42B79F679C56F5794F"/>
    <w:rsid w:val="00D93FFB"/>
  </w:style>
  <w:style w:type="paragraph" w:customStyle="1" w:styleId="24A4EEF8749848729C121221E96B7A6A">
    <w:name w:val="24A4EEF8749848729C121221E96B7A6A"/>
    <w:rsid w:val="00D93FFB"/>
  </w:style>
  <w:style w:type="paragraph" w:customStyle="1" w:styleId="1CCDD9946434404EBE6348D43E57A0EA">
    <w:name w:val="1CCDD9946434404EBE6348D43E57A0EA"/>
    <w:rsid w:val="00D93FFB"/>
  </w:style>
  <w:style w:type="paragraph" w:customStyle="1" w:styleId="20AA4BB647B8487AA95E23C7984E7F4F">
    <w:name w:val="20AA4BB647B8487AA95E23C7984E7F4F"/>
    <w:rsid w:val="00D93FFB"/>
  </w:style>
  <w:style w:type="paragraph" w:customStyle="1" w:styleId="A032DE05C3994A338F81E999F7199657">
    <w:name w:val="A032DE05C3994A338F81E999F7199657"/>
    <w:rsid w:val="00D93FFB"/>
  </w:style>
  <w:style w:type="paragraph" w:customStyle="1" w:styleId="625B0A7F1D974951A63449D11B116CDE">
    <w:name w:val="625B0A7F1D974951A63449D11B116CDE"/>
    <w:rsid w:val="00D93FFB"/>
  </w:style>
  <w:style w:type="paragraph" w:customStyle="1" w:styleId="56781A85349D4CD2A89499C2872A5D51">
    <w:name w:val="56781A85349D4CD2A89499C2872A5D51"/>
    <w:rsid w:val="00D93FFB"/>
  </w:style>
  <w:style w:type="paragraph" w:customStyle="1" w:styleId="056EE8157B714814954CC1441CF94ACE">
    <w:name w:val="056EE8157B714814954CC1441CF94ACE"/>
    <w:rsid w:val="00D93FFB"/>
  </w:style>
  <w:style w:type="paragraph" w:customStyle="1" w:styleId="8C7B061A27064574AC02C4283FBD3203">
    <w:name w:val="8C7B061A27064574AC02C4283FBD3203"/>
    <w:rsid w:val="00D93FFB"/>
  </w:style>
  <w:style w:type="paragraph" w:customStyle="1" w:styleId="67B5C26B40C64A2CBDD5771A0E4C0158">
    <w:name w:val="67B5C26B40C64A2CBDD5771A0E4C0158"/>
    <w:rsid w:val="00D93FFB"/>
  </w:style>
  <w:style w:type="paragraph" w:customStyle="1" w:styleId="A800F8859D80466E9522C5696AD07091">
    <w:name w:val="A800F8859D80466E9522C5696AD07091"/>
    <w:rsid w:val="00D93FFB"/>
  </w:style>
  <w:style w:type="paragraph" w:customStyle="1" w:styleId="DDABDFC505F34A829B7F48ACC6C31854">
    <w:name w:val="DDABDFC505F34A829B7F48ACC6C31854"/>
    <w:rsid w:val="00D93FFB"/>
  </w:style>
  <w:style w:type="paragraph" w:customStyle="1" w:styleId="8DA9803B0A6D4BAEB6384C226EEB3DF7">
    <w:name w:val="8DA9803B0A6D4BAEB6384C226EEB3DF7"/>
    <w:rsid w:val="00D93FFB"/>
  </w:style>
  <w:style w:type="paragraph" w:customStyle="1" w:styleId="48C075B0C1474401B6D78FEBEDDD7031">
    <w:name w:val="48C075B0C1474401B6D78FEBEDDD7031"/>
    <w:rsid w:val="00D93FFB"/>
  </w:style>
  <w:style w:type="paragraph" w:customStyle="1" w:styleId="57FBF587ED3048DC849D062576FB6545">
    <w:name w:val="57FBF587ED3048DC849D062576FB6545"/>
    <w:rsid w:val="00D93FFB"/>
  </w:style>
  <w:style w:type="paragraph" w:customStyle="1" w:styleId="E2DE9C79572A444F9AE6BFBA604E4A48">
    <w:name w:val="E2DE9C79572A444F9AE6BFBA604E4A48"/>
    <w:rsid w:val="00D93FFB"/>
  </w:style>
  <w:style w:type="paragraph" w:customStyle="1" w:styleId="AB8F5682F67F43B6AEFB9EBC4D760584">
    <w:name w:val="AB8F5682F67F43B6AEFB9EBC4D760584"/>
    <w:rsid w:val="00D93FFB"/>
  </w:style>
  <w:style w:type="paragraph" w:customStyle="1" w:styleId="6F62C7B2EDFD4C0991C95FEB1026F248">
    <w:name w:val="6F62C7B2EDFD4C0991C95FEB1026F248"/>
    <w:rsid w:val="00D93FFB"/>
  </w:style>
  <w:style w:type="paragraph" w:customStyle="1" w:styleId="9A52952647D1420586A7C77115A98DF5">
    <w:name w:val="9A52952647D1420586A7C77115A98DF5"/>
    <w:rsid w:val="00D93FFB"/>
  </w:style>
  <w:style w:type="paragraph" w:customStyle="1" w:styleId="0CB7220926794B51B324539022443980">
    <w:name w:val="0CB7220926794B51B324539022443980"/>
    <w:rsid w:val="00D93FFB"/>
  </w:style>
  <w:style w:type="paragraph" w:customStyle="1" w:styleId="E7FAB0DACC4341BDAA56743FE5A4FB23">
    <w:name w:val="E7FAB0DACC4341BDAA56743FE5A4FB23"/>
    <w:rsid w:val="00D93FFB"/>
  </w:style>
  <w:style w:type="paragraph" w:customStyle="1" w:styleId="CD272C2CA46748668DE99E7238039891">
    <w:name w:val="CD272C2CA46748668DE99E7238039891"/>
    <w:rsid w:val="00D93FFB"/>
  </w:style>
  <w:style w:type="paragraph" w:customStyle="1" w:styleId="506A4AD8C14F4E9EB951FCE93D206278">
    <w:name w:val="506A4AD8C14F4E9EB951FCE93D206278"/>
    <w:rsid w:val="00D93FFB"/>
  </w:style>
  <w:style w:type="paragraph" w:customStyle="1" w:styleId="AC472914E1284A65BF66717BE058480C">
    <w:name w:val="AC472914E1284A65BF66717BE058480C"/>
    <w:rsid w:val="00D93FFB"/>
  </w:style>
  <w:style w:type="paragraph" w:customStyle="1" w:styleId="4679DC964883415281544C549C2AB82B">
    <w:name w:val="4679DC964883415281544C549C2AB82B"/>
    <w:rsid w:val="00D93FFB"/>
  </w:style>
  <w:style w:type="paragraph" w:customStyle="1" w:styleId="612969C3581E4B9C9CCFCECBB1245FFE">
    <w:name w:val="612969C3581E4B9C9CCFCECBB1245FFE"/>
    <w:rsid w:val="00D93FFB"/>
  </w:style>
  <w:style w:type="paragraph" w:customStyle="1" w:styleId="2E300361167A48EF9D7E432A4E8AF9F8">
    <w:name w:val="2E300361167A48EF9D7E432A4E8AF9F8"/>
    <w:rsid w:val="00D93FFB"/>
  </w:style>
  <w:style w:type="paragraph" w:customStyle="1" w:styleId="8BD3972E016049B892F9D9F0247016A3">
    <w:name w:val="8BD3972E016049B892F9D9F0247016A3"/>
    <w:rsid w:val="00D93FFB"/>
  </w:style>
  <w:style w:type="paragraph" w:customStyle="1" w:styleId="7745F76843514F50A3AB44E6669400D4">
    <w:name w:val="7745F76843514F50A3AB44E6669400D4"/>
    <w:rsid w:val="00D93FFB"/>
  </w:style>
  <w:style w:type="paragraph" w:customStyle="1" w:styleId="B5E78A1ECB974564BE380A8D781FBF3E">
    <w:name w:val="B5E78A1ECB974564BE380A8D781FBF3E"/>
    <w:rsid w:val="00D93FFB"/>
  </w:style>
  <w:style w:type="paragraph" w:customStyle="1" w:styleId="1A9AA472841E4AEB81C46A8DFF87809D">
    <w:name w:val="1A9AA472841E4AEB81C46A8DFF87809D"/>
    <w:rsid w:val="00D93FFB"/>
  </w:style>
  <w:style w:type="paragraph" w:customStyle="1" w:styleId="A55C4989CBCD4493BC42EE10F8347624">
    <w:name w:val="A55C4989CBCD4493BC42EE10F8347624"/>
    <w:rsid w:val="00D93FFB"/>
  </w:style>
  <w:style w:type="paragraph" w:customStyle="1" w:styleId="1EB509FF8E4C4D50893A3FD6FEADB8A3">
    <w:name w:val="1EB509FF8E4C4D50893A3FD6FEADB8A3"/>
    <w:rsid w:val="00D93FFB"/>
  </w:style>
  <w:style w:type="paragraph" w:customStyle="1" w:styleId="F9952D9361B7428CB7292CEC9A220C35">
    <w:name w:val="F9952D9361B7428CB7292CEC9A220C35"/>
    <w:rsid w:val="00D93FFB"/>
  </w:style>
  <w:style w:type="paragraph" w:customStyle="1" w:styleId="EEBC415859A841229B109A0DB3B5515E">
    <w:name w:val="EEBC415859A841229B109A0DB3B5515E"/>
    <w:rsid w:val="00D93FFB"/>
  </w:style>
  <w:style w:type="paragraph" w:customStyle="1" w:styleId="47BBDD611B2D41C7B187CF6CFBC9FD12">
    <w:name w:val="47BBDD611B2D41C7B187CF6CFBC9FD12"/>
    <w:rsid w:val="00D93FFB"/>
  </w:style>
  <w:style w:type="paragraph" w:customStyle="1" w:styleId="27D6296BA42A458993D325ED1CA82CAB">
    <w:name w:val="27D6296BA42A458993D325ED1CA82CAB"/>
    <w:rsid w:val="00D93FFB"/>
  </w:style>
  <w:style w:type="paragraph" w:customStyle="1" w:styleId="2105993943F54E0A8FF3FA7600F6327E">
    <w:name w:val="2105993943F54E0A8FF3FA7600F6327E"/>
    <w:rsid w:val="00D93FFB"/>
  </w:style>
  <w:style w:type="paragraph" w:customStyle="1" w:styleId="0652F8AF65FC49A88F0DBD7D6E879A22">
    <w:name w:val="0652F8AF65FC49A88F0DBD7D6E879A22"/>
    <w:rsid w:val="00D93FFB"/>
  </w:style>
  <w:style w:type="paragraph" w:customStyle="1" w:styleId="8922AF49754C4D41B437A6C40F5B6674">
    <w:name w:val="8922AF49754C4D41B437A6C40F5B6674"/>
    <w:rsid w:val="00D93FFB"/>
  </w:style>
  <w:style w:type="paragraph" w:customStyle="1" w:styleId="F5CFC65459314B1DAABC091EBC1A326C">
    <w:name w:val="F5CFC65459314B1DAABC091EBC1A326C"/>
    <w:rsid w:val="00D93FFB"/>
  </w:style>
  <w:style w:type="paragraph" w:customStyle="1" w:styleId="DAC8392CFEB34B7C87130246079CCC40">
    <w:name w:val="DAC8392CFEB34B7C87130246079CCC40"/>
    <w:rsid w:val="00D93FFB"/>
  </w:style>
  <w:style w:type="paragraph" w:customStyle="1" w:styleId="1C1B37F2F5AB420E8557EFA3B5769034">
    <w:name w:val="1C1B37F2F5AB420E8557EFA3B5769034"/>
    <w:rsid w:val="00D93FFB"/>
  </w:style>
  <w:style w:type="paragraph" w:customStyle="1" w:styleId="0F064D6A8F6643FAACACB8690F6BE875">
    <w:name w:val="0F064D6A8F6643FAACACB8690F6BE875"/>
    <w:rsid w:val="00906631"/>
    <w:pPr>
      <w:spacing w:after="160" w:line="259" w:lineRule="auto"/>
    </w:pPr>
    <w:rPr>
      <w:lang w:val="en-US" w:eastAsia="en-US"/>
    </w:rPr>
  </w:style>
  <w:style w:type="paragraph" w:customStyle="1" w:styleId="C36225C716684FE28391AED1754641E6">
    <w:name w:val="C36225C716684FE28391AED1754641E6"/>
    <w:rsid w:val="00906631"/>
    <w:pPr>
      <w:spacing w:after="160" w:line="259" w:lineRule="auto"/>
    </w:pPr>
    <w:rPr>
      <w:lang w:val="en-US" w:eastAsia="en-US"/>
    </w:rPr>
  </w:style>
  <w:style w:type="paragraph" w:customStyle="1" w:styleId="F96F826F71FD421E9C317E16F6D5F63B">
    <w:name w:val="F96F826F71FD421E9C317E16F6D5F63B"/>
    <w:rsid w:val="00906631"/>
    <w:pPr>
      <w:spacing w:after="160" w:line="259" w:lineRule="auto"/>
    </w:pPr>
    <w:rPr>
      <w:lang w:val="en-US" w:eastAsia="en-US"/>
    </w:rPr>
  </w:style>
  <w:style w:type="paragraph" w:customStyle="1" w:styleId="C4104335909E47DF9A4AFB9F13647006">
    <w:name w:val="C4104335909E47DF9A4AFB9F13647006"/>
    <w:rsid w:val="00906631"/>
    <w:pPr>
      <w:spacing w:after="160" w:line="259" w:lineRule="auto"/>
    </w:pPr>
    <w:rPr>
      <w:lang w:val="en-US" w:eastAsia="en-US"/>
    </w:rPr>
  </w:style>
  <w:style w:type="paragraph" w:customStyle="1" w:styleId="5877AEDA09A247178C2B0D13005737E2">
    <w:name w:val="5877AEDA09A247178C2B0D13005737E2"/>
    <w:rsid w:val="00906631"/>
    <w:pPr>
      <w:spacing w:after="160" w:line="259" w:lineRule="auto"/>
    </w:pPr>
    <w:rPr>
      <w:lang w:val="en-US" w:eastAsia="en-US"/>
    </w:rPr>
  </w:style>
  <w:style w:type="paragraph" w:customStyle="1" w:styleId="0E48E6F1431440D098697BDD5A29E9EA">
    <w:name w:val="0E48E6F1431440D098697BDD5A29E9EA"/>
    <w:rsid w:val="00906631"/>
    <w:pPr>
      <w:spacing w:after="160" w:line="259" w:lineRule="auto"/>
    </w:pPr>
    <w:rPr>
      <w:lang w:val="en-US" w:eastAsia="en-US"/>
    </w:rPr>
  </w:style>
  <w:style w:type="paragraph" w:customStyle="1" w:styleId="42C360415A44428CA8B09670824190AE">
    <w:name w:val="42C360415A44428CA8B09670824190AE"/>
    <w:rsid w:val="00906631"/>
    <w:pPr>
      <w:spacing w:after="160" w:line="259" w:lineRule="auto"/>
    </w:pPr>
    <w:rPr>
      <w:lang w:val="en-US" w:eastAsia="en-US"/>
    </w:rPr>
  </w:style>
  <w:style w:type="paragraph" w:customStyle="1" w:styleId="428E4C997CF146F7B21B658A78CEF1FD">
    <w:name w:val="428E4C997CF146F7B21B658A78CEF1FD"/>
    <w:rsid w:val="00906631"/>
    <w:pPr>
      <w:spacing w:after="160" w:line="259" w:lineRule="auto"/>
    </w:pPr>
    <w:rPr>
      <w:lang w:val="en-US" w:eastAsia="en-US"/>
    </w:rPr>
  </w:style>
  <w:style w:type="paragraph" w:customStyle="1" w:styleId="87712137860E45289802CA4E05906FD4">
    <w:name w:val="87712137860E45289802CA4E05906FD4"/>
    <w:rsid w:val="00906631"/>
    <w:pPr>
      <w:spacing w:after="160" w:line="259" w:lineRule="auto"/>
    </w:pPr>
    <w:rPr>
      <w:lang w:val="en-US" w:eastAsia="en-US"/>
    </w:rPr>
  </w:style>
  <w:style w:type="paragraph" w:customStyle="1" w:styleId="9A54471BA7AC4CF1B6865EC57E7F5FE2">
    <w:name w:val="9A54471BA7AC4CF1B6865EC57E7F5FE2"/>
    <w:rsid w:val="00906631"/>
    <w:pPr>
      <w:spacing w:after="160" w:line="259" w:lineRule="auto"/>
    </w:pPr>
    <w:rPr>
      <w:lang w:val="en-US" w:eastAsia="en-US"/>
    </w:rPr>
  </w:style>
  <w:style w:type="paragraph" w:customStyle="1" w:styleId="B85F9FF170584DFCAB6B8D25AF8966A1">
    <w:name w:val="B85F9FF170584DFCAB6B8D25AF8966A1"/>
    <w:rsid w:val="00906631"/>
    <w:pPr>
      <w:spacing w:after="160" w:line="259" w:lineRule="auto"/>
    </w:pPr>
    <w:rPr>
      <w:lang w:val="en-US" w:eastAsia="en-US"/>
    </w:rPr>
  </w:style>
  <w:style w:type="paragraph" w:customStyle="1" w:styleId="4D466FF23A3B4385ADD51328324C89E4">
    <w:name w:val="4D466FF23A3B4385ADD51328324C89E4"/>
    <w:rsid w:val="00906631"/>
    <w:pPr>
      <w:spacing w:after="160" w:line="259" w:lineRule="auto"/>
    </w:pPr>
    <w:rPr>
      <w:lang w:val="en-US" w:eastAsia="en-US"/>
    </w:rPr>
  </w:style>
  <w:style w:type="paragraph" w:customStyle="1" w:styleId="10B55E743B2649B3BCCDF970F5ADB0C0">
    <w:name w:val="10B55E743B2649B3BCCDF970F5ADB0C0"/>
    <w:rsid w:val="00906631"/>
    <w:pPr>
      <w:spacing w:after="160" w:line="259" w:lineRule="auto"/>
    </w:pPr>
    <w:rPr>
      <w:lang w:val="en-US" w:eastAsia="en-US"/>
    </w:rPr>
  </w:style>
  <w:style w:type="paragraph" w:customStyle="1" w:styleId="D06F38E4BEA74B3780C5224950AB36D4">
    <w:name w:val="D06F38E4BEA74B3780C5224950AB36D4"/>
    <w:rsid w:val="00906631"/>
    <w:pPr>
      <w:spacing w:after="160" w:line="259" w:lineRule="auto"/>
    </w:pPr>
    <w:rPr>
      <w:lang w:val="en-US" w:eastAsia="en-US"/>
    </w:rPr>
  </w:style>
  <w:style w:type="paragraph" w:customStyle="1" w:styleId="3B4AF9756972440694A7EB358CB07293">
    <w:name w:val="3B4AF9756972440694A7EB358CB07293"/>
    <w:rsid w:val="00906631"/>
    <w:pPr>
      <w:spacing w:after="160" w:line="259" w:lineRule="auto"/>
    </w:pPr>
    <w:rPr>
      <w:lang w:val="en-US" w:eastAsia="en-US"/>
    </w:rPr>
  </w:style>
  <w:style w:type="paragraph" w:customStyle="1" w:styleId="369B3D6F72DA40FA9F1E65D8F1F199AC">
    <w:name w:val="369B3D6F72DA40FA9F1E65D8F1F199AC"/>
    <w:rsid w:val="00906631"/>
    <w:pPr>
      <w:spacing w:after="160" w:line="259" w:lineRule="auto"/>
    </w:pPr>
    <w:rPr>
      <w:lang w:val="en-US" w:eastAsia="en-US"/>
    </w:rPr>
  </w:style>
  <w:style w:type="paragraph" w:customStyle="1" w:styleId="A3C2065D1E984A7DAC61936F25600E1F">
    <w:name w:val="A3C2065D1E984A7DAC61936F25600E1F"/>
    <w:rsid w:val="00906631"/>
    <w:pPr>
      <w:spacing w:after="160" w:line="259" w:lineRule="auto"/>
    </w:pPr>
    <w:rPr>
      <w:lang w:val="en-US" w:eastAsia="en-US"/>
    </w:rPr>
  </w:style>
  <w:style w:type="paragraph" w:customStyle="1" w:styleId="A429BB092C414DE8B79430A72B90E1C0">
    <w:name w:val="A429BB092C414DE8B79430A72B90E1C0"/>
    <w:rsid w:val="00906631"/>
    <w:pPr>
      <w:spacing w:after="160" w:line="259" w:lineRule="auto"/>
    </w:pPr>
    <w:rPr>
      <w:lang w:val="en-US" w:eastAsia="en-US"/>
    </w:rPr>
  </w:style>
  <w:style w:type="paragraph" w:customStyle="1" w:styleId="B226D2F20DFC473F9226EA23149507B9">
    <w:name w:val="B226D2F20DFC473F9226EA23149507B9"/>
    <w:rsid w:val="00906631"/>
    <w:pPr>
      <w:spacing w:after="160" w:line="259" w:lineRule="auto"/>
    </w:pPr>
    <w:rPr>
      <w:lang w:val="en-US" w:eastAsia="en-US"/>
    </w:rPr>
  </w:style>
  <w:style w:type="paragraph" w:customStyle="1" w:styleId="13C050E2316E43D4BD72418C95DDD73C">
    <w:name w:val="13C050E2316E43D4BD72418C95DDD73C"/>
    <w:rsid w:val="00906631"/>
    <w:pPr>
      <w:spacing w:after="160" w:line="259" w:lineRule="auto"/>
    </w:pPr>
    <w:rPr>
      <w:lang w:val="en-US" w:eastAsia="en-US"/>
    </w:rPr>
  </w:style>
  <w:style w:type="paragraph" w:customStyle="1" w:styleId="BEA8FEC02DA341A6A8E39F085EE89633">
    <w:name w:val="BEA8FEC02DA341A6A8E39F085EE89633"/>
    <w:rsid w:val="00906631"/>
    <w:pPr>
      <w:spacing w:after="160" w:line="259" w:lineRule="auto"/>
    </w:pPr>
    <w:rPr>
      <w:lang w:val="en-US" w:eastAsia="en-US"/>
    </w:rPr>
  </w:style>
  <w:style w:type="paragraph" w:customStyle="1" w:styleId="EF552BE0607846BE9E3760A3E2DB9DE6">
    <w:name w:val="EF552BE0607846BE9E3760A3E2DB9DE6"/>
    <w:rsid w:val="00906631"/>
    <w:pPr>
      <w:spacing w:after="160" w:line="259" w:lineRule="auto"/>
    </w:pPr>
    <w:rPr>
      <w:lang w:val="en-US" w:eastAsia="en-US"/>
    </w:rPr>
  </w:style>
  <w:style w:type="paragraph" w:customStyle="1" w:styleId="F8051CDA0D5F4EA1B5D7C7A02AA2B0BE">
    <w:name w:val="F8051CDA0D5F4EA1B5D7C7A02AA2B0BE"/>
    <w:rsid w:val="00906631"/>
    <w:pPr>
      <w:spacing w:after="160" w:line="259" w:lineRule="auto"/>
    </w:pPr>
    <w:rPr>
      <w:lang w:val="en-US" w:eastAsia="en-US"/>
    </w:rPr>
  </w:style>
  <w:style w:type="paragraph" w:customStyle="1" w:styleId="2E203A0010A541DA8AB3D0B323E2115F">
    <w:name w:val="2E203A0010A541DA8AB3D0B323E2115F"/>
    <w:rsid w:val="00906631"/>
    <w:pPr>
      <w:spacing w:after="160" w:line="259" w:lineRule="auto"/>
    </w:pPr>
    <w:rPr>
      <w:lang w:val="en-US" w:eastAsia="en-US"/>
    </w:rPr>
  </w:style>
  <w:style w:type="paragraph" w:customStyle="1" w:styleId="03FBC4CCE2B840CBA74496235DD6D4AA">
    <w:name w:val="03FBC4CCE2B840CBA74496235DD6D4AA"/>
    <w:rsid w:val="00906631"/>
    <w:pPr>
      <w:spacing w:after="160" w:line="259" w:lineRule="auto"/>
    </w:pPr>
    <w:rPr>
      <w:lang w:val="en-US" w:eastAsia="en-US"/>
    </w:rPr>
  </w:style>
  <w:style w:type="paragraph" w:customStyle="1" w:styleId="A25A761F0C3C4BBCAC48B8E90B21626B">
    <w:name w:val="A25A761F0C3C4BBCAC48B8E90B21626B"/>
    <w:rsid w:val="00906631"/>
    <w:pPr>
      <w:spacing w:after="160" w:line="259" w:lineRule="auto"/>
    </w:pPr>
    <w:rPr>
      <w:lang w:val="en-US" w:eastAsia="en-US"/>
    </w:rPr>
  </w:style>
  <w:style w:type="paragraph" w:customStyle="1" w:styleId="86B19E8D98A141E98B7B9CA27D3F3D7C">
    <w:name w:val="86B19E8D98A141E98B7B9CA27D3F3D7C"/>
    <w:rsid w:val="00906631"/>
    <w:pPr>
      <w:spacing w:after="160" w:line="259" w:lineRule="auto"/>
    </w:pPr>
    <w:rPr>
      <w:lang w:val="en-US" w:eastAsia="en-US"/>
    </w:rPr>
  </w:style>
  <w:style w:type="paragraph" w:customStyle="1" w:styleId="BEE80394E0EB461EBA6453E3909FFF19">
    <w:name w:val="BEE80394E0EB461EBA6453E3909FFF19"/>
    <w:rsid w:val="00906631"/>
    <w:pPr>
      <w:spacing w:after="160" w:line="259" w:lineRule="auto"/>
    </w:pPr>
    <w:rPr>
      <w:lang w:val="en-US" w:eastAsia="en-US"/>
    </w:rPr>
  </w:style>
  <w:style w:type="paragraph" w:customStyle="1" w:styleId="64FCB2AFEC62433D881DD68E544E5BAB">
    <w:name w:val="64FCB2AFEC62433D881DD68E544E5BAB"/>
    <w:rsid w:val="00906631"/>
    <w:pPr>
      <w:spacing w:after="160" w:line="259" w:lineRule="auto"/>
    </w:pPr>
    <w:rPr>
      <w:lang w:val="en-US" w:eastAsia="en-US"/>
    </w:rPr>
  </w:style>
  <w:style w:type="paragraph" w:customStyle="1" w:styleId="C1D5B01D677C418DA08435C44689F405">
    <w:name w:val="C1D5B01D677C418DA08435C44689F405"/>
    <w:rsid w:val="00906631"/>
    <w:pPr>
      <w:spacing w:after="160" w:line="259" w:lineRule="auto"/>
    </w:pPr>
    <w:rPr>
      <w:lang w:val="en-US" w:eastAsia="en-US"/>
    </w:rPr>
  </w:style>
  <w:style w:type="paragraph" w:customStyle="1" w:styleId="A9224DD569FB4C3FBE6FB45500FA203E">
    <w:name w:val="A9224DD569FB4C3FBE6FB45500FA203E"/>
    <w:rsid w:val="00906631"/>
    <w:pPr>
      <w:spacing w:after="160" w:line="259" w:lineRule="auto"/>
    </w:pPr>
    <w:rPr>
      <w:lang w:val="en-US" w:eastAsia="en-US"/>
    </w:rPr>
  </w:style>
  <w:style w:type="paragraph" w:customStyle="1" w:styleId="F5E4BCE70895414DB9D6A2BD161632DF">
    <w:name w:val="F5E4BCE70895414DB9D6A2BD161632DF"/>
    <w:rsid w:val="00906631"/>
    <w:pPr>
      <w:spacing w:after="160" w:line="259" w:lineRule="auto"/>
    </w:pPr>
    <w:rPr>
      <w:lang w:val="en-US" w:eastAsia="en-US"/>
    </w:rPr>
  </w:style>
  <w:style w:type="paragraph" w:customStyle="1" w:styleId="11B52546EBCA44B3BA759385DC49F848">
    <w:name w:val="11B52546EBCA44B3BA759385DC49F848"/>
    <w:rsid w:val="00906631"/>
    <w:pPr>
      <w:spacing w:after="160" w:line="259" w:lineRule="auto"/>
    </w:pPr>
    <w:rPr>
      <w:lang w:val="en-US" w:eastAsia="en-US"/>
    </w:rPr>
  </w:style>
  <w:style w:type="paragraph" w:customStyle="1" w:styleId="7DFB4FB4E78B4E5592618475F11914E8">
    <w:name w:val="7DFB4FB4E78B4E5592618475F11914E8"/>
    <w:rsid w:val="00906631"/>
    <w:pPr>
      <w:spacing w:after="160" w:line="259" w:lineRule="auto"/>
    </w:pPr>
    <w:rPr>
      <w:lang w:val="en-US" w:eastAsia="en-US"/>
    </w:rPr>
  </w:style>
  <w:style w:type="paragraph" w:customStyle="1" w:styleId="AD6487FC22994FA8B77D9E428E7E2945">
    <w:name w:val="AD6487FC22994FA8B77D9E428E7E2945"/>
    <w:rsid w:val="00906631"/>
    <w:pPr>
      <w:spacing w:after="160" w:line="259" w:lineRule="auto"/>
    </w:pPr>
    <w:rPr>
      <w:lang w:val="en-US" w:eastAsia="en-US"/>
    </w:rPr>
  </w:style>
  <w:style w:type="paragraph" w:customStyle="1" w:styleId="DB8FE68E60DF44B2A25CBF20105D848F">
    <w:name w:val="DB8FE68E60DF44B2A25CBF20105D848F"/>
    <w:rsid w:val="00906631"/>
    <w:pPr>
      <w:spacing w:after="160" w:line="259" w:lineRule="auto"/>
    </w:pPr>
    <w:rPr>
      <w:lang w:val="en-US" w:eastAsia="en-US"/>
    </w:rPr>
  </w:style>
  <w:style w:type="paragraph" w:customStyle="1" w:styleId="287CDB3E796E42CC9410671268F84511">
    <w:name w:val="287CDB3E796E42CC9410671268F84511"/>
    <w:rsid w:val="00906631"/>
    <w:pPr>
      <w:spacing w:after="160" w:line="259" w:lineRule="auto"/>
    </w:pPr>
    <w:rPr>
      <w:lang w:val="en-US" w:eastAsia="en-US"/>
    </w:rPr>
  </w:style>
  <w:style w:type="paragraph" w:customStyle="1" w:styleId="9EF3D9BB2EFD4A1DA8271FF2FB086A5A">
    <w:name w:val="9EF3D9BB2EFD4A1DA8271FF2FB086A5A"/>
    <w:rsid w:val="00906631"/>
    <w:pPr>
      <w:spacing w:after="160" w:line="259" w:lineRule="auto"/>
    </w:pPr>
    <w:rPr>
      <w:lang w:val="en-US" w:eastAsia="en-US"/>
    </w:rPr>
  </w:style>
  <w:style w:type="paragraph" w:customStyle="1" w:styleId="F1AB66E9A74A46678A34C7352C6FF783">
    <w:name w:val="F1AB66E9A74A46678A34C7352C6FF783"/>
    <w:rsid w:val="00906631"/>
    <w:pPr>
      <w:spacing w:after="160" w:line="259" w:lineRule="auto"/>
    </w:pPr>
    <w:rPr>
      <w:lang w:val="en-US" w:eastAsia="en-US"/>
    </w:rPr>
  </w:style>
  <w:style w:type="paragraph" w:customStyle="1" w:styleId="8CC5176E82DC4071901DE5AE38ADF1BB">
    <w:name w:val="8CC5176E82DC4071901DE5AE38ADF1BB"/>
    <w:rsid w:val="00906631"/>
    <w:pPr>
      <w:spacing w:after="160" w:line="259" w:lineRule="auto"/>
    </w:pPr>
    <w:rPr>
      <w:lang w:val="en-US" w:eastAsia="en-US"/>
    </w:rPr>
  </w:style>
  <w:style w:type="paragraph" w:customStyle="1" w:styleId="76FE19389F394780BACB0D07D7126981">
    <w:name w:val="76FE19389F394780BACB0D07D7126981"/>
    <w:rsid w:val="00906631"/>
    <w:pPr>
      <w:spacing w:after="160" w:line="259" w:lineRule="auto"/>
    </w:pPr>
    <w:rPr>
      <w:lang w:val="en-US" w:eastAsia="en-US"/>
    </w:rPr>
  </w:style>
  <w:style w:type="paragraph" w:customStyle="1" w:styleId="177124616C9E49F88E8736C1A4B7C7AB">
    <w:name w:val="177124616C9E49F88E8736C1A4B7C7AB"/>
    <w:rsid w:val="00906631"/>
    <w:pPr>
      <w:spacing w:after="160" w:line="259" w:lineRule="auto"/>
    </w:pPr>
    <w:rPr>
      <w:lang w:val="en-US" w:eastAsia="en-US"/>
    </w:rPr>
  </w:style>
  <w:style w:type="paragraph" w:customStyle="1" w:styleId="0580652C18A247BE86D2B0014936E263">
    <w:name w:val="0580652C18A247BE86D2B0014936E263"/>
    <w:rsid w:val="00906631"/>
    <w:pPr>
      <w:spacing w:after="160" w:line="259" w:lineRule="auto"/>
    </w:pPr>
    <w:rPr>
      <w:lang w:val="en-US" w:eastAsia="en-US"/>
    </w:rPr>
  </w:style>
  <w:style w:type="paragraph" w:customStyle="1" w:styleId="5D93F043A3104CA2BB2AB5BC67A31A89">
    <w:name w:val="5D93F043A3104CA2BB2AB5BC67A31A89"/>
    <w:rsid w:val="00906631"/>
    <w:pPr>
      <w:spacing w:after="160" w:line="259" w:lineRule="auto"/>
    </w:pPr>
    <w:rPr>
      <w:lang w:val="en-US" w:eastAsia="en-US"/>
    </w:rPr>
  </w:style>
  <w:style w:type="paragraph" w:customStyle="1" w:styleId="00FD8C9589EF43609A77A07FBA06ED90">
    <w:name w:val="00FD8C9589EF43609A77A07FBA06ED90"/>
    <w:rsid w:val="00906631"/>
    <w:pPr>
      <w:spacing w:after="160" w:line="259" w:lineRule="auto"/>
    </w:pPr>
    <w:rPr>
      <w:lang w:val="en-US" w:eastAsia="en-US"/>
    </w:rPr>
  </w:style>
  <w:style w:type="paragraph" w:customStyle="1" w:styleId="327F9C82E16F41E4AC45A483AD4C7854">
    <w:name w:val="327F9C82E16F41E4AC45A483AD4C7854"/>
    <w:rsid w:val="00906631"/>
    <w:pPr>
      <w:spacing w:after="160" w:line="259" w:lineRule="auto"/>
    </w:pPr>
    <w:rPr>
      <w:lang w:val="en-US" w:eastAsia="en-US"/>
    </w:rPr>
  </w:style>
  <w:style w:type="paragraph" w:customStyle="1" w:styleId="F511EE3AA9C54F7BA841FD9D38177A09">
    <w:name w:val="F511EE3AA9C54F7BA841FD9D38177A09"/>
    <w:rsid w:val="00906631"/>
    <w:pPr>
      <w:spacing w:after="160" w:line="259" w:lineRule="auto"/>
    </w:pPr>
    <w:rPr>
      <w:lang w:val="en-US" w:eastAsia="en-US"/>
    </w:rPr>
  </w:style>
  <w:style w:type="paragraph" w:customStyle="1" w:styleId="D988FCB306BE40D996AE30C2B48E0AEA">
    <w:name w:val="D988FCB306BE40D996AE30C2B48E0AEA"/>
    <w:rsid w:val="00906631"/>
    <w:pPr>
      <w:spacing w:after="160" w:line="259" w:lineRule="auto"/>
    </w:pPr>
    <w:rPr>
      <w:lang w:val="en-US" w:eastAsia="en-US"/>
    </w:rPr>
  </w:style>
  <w:style w:type="paragraph" w:customStyle="1" w:styleId="AF0A77470B3C4636A9B95602B85914A8">
    <w:name w:val="AF0A77470B3C4636A9B95602B85914A8"/>
    <w:rsid w:val="00906631"/>
    <w:pPr>
      <w:spacing w:after="160" w:line="259" w:lineRule="auto"/>
    </w:pPr>
    <w:rPr>
      <w:lang w:val="en-US" w:eastAsia="en-US"/>
    </w:rPr>
  </w:style>
  <w:style w:type="paragraph" w:customStyle="1" w:styleId="337C030885D04859851FCE90E03E50DD">
    <w:name w:val="337C030885D04859851FCE90E03E50DD"/>
    <w:rsid w:val="00906631"/>
    <w:pPr>
      <w:spacing w:after="160" w:line="259" w:lineRule="auto"/>
    </w:pPr>
    <w:rPr>
      <w:lang w:val="en-US" w:eastAsia="en-US"/>
    </w:rPr>
  </w:style>
  <w:style w:type="paragraph" w:customStyle="1" w:styleId="9D64195D15AC4D3483F8A449A428AC37">
    <w:name w:val="9D64195D15AC4D3483F8A449A428AC37"/>
    <w:rsid w:val="00906631"/>
    <w:pPr>
      <w:spacing w:after="160" w:line="259" w:lineRule="auto"/>
    </w:pPr>
    <w:rPr>
      <w:lang w:val="en-US" w:eastAsia="en-US"/>
    </w:rPr>
  </w:style>
  <w:style w:type="paragraph" w:customStyle="1" w:styleId="048464C348DB45B0A478403167FD71E8">
    <w:name w:val="048464C348DB45B0A478403167FD71E8"/>
    <w:rsid w:val="00906631"/>
    <w:pPr>
      <w:spacing w:after="160" w:line="259" w:lineRule="auto"/>
    </w:pPr>
    <w:rPr>
      <w:lang w:val="en-US" w:eastAsia="en-US"/>
    </w:rPr>
  </w:style>
  <w:style w:type="paragraph" w:customStyle="1" w:styleId="7DAC4CFC12AB4C99822F7C9657C5F89F">
    <w:name w:val="7DAC4CFC12AB4C99822F7C9657C5F89F"/>
    <w:rsid w:val="00906631"/>
    <w:pPr>
      <w:spacing w:after="160" w:line="259" w:lineRule="auto"/>
    </w:pPr>
    <w:rPr>
      <w:lang w:val="en-US" w:eastAsia="en-US"/>
    </w:rPr>
  </w:style>
  <w:style w:type="paragraph" w:customStyle="1" w:styleId="36C1DA8583E94F6C81BA43CFCE33F09F">
    <w:name w:val="36C1DA8583E94F6C81BA43CFCE33F09F"/>
    <w:rsid w:val="00906631"/>
    <w:pPr>
      <w:spacing w:after="160" w:line="259" w:lineRule="auto"/>
    </w:pPr>
    <w:rPr>
      <w:lang w:val="en-US" w:eastAsia="en-US"/>
    </w:rPr>
  </w:style>
  <w:style w:type="paragraph" w:customStyle="1" w:styleId="E2B43C8DA7A24818A58844221A30951B">
    <w:name w:val="E2B43C8DA7A24818A58844221A30951B"/>
    <w:rsid w:val="00906631"/>
    <w:pPr>
      <w:spacing w:after="160" w:line="259" w:lineRule="auto"/>
    </w:pPr>
    <w:rPr>
      <w:lang w:val="en-US" w:eastAsia="en-US"/>
    </w:rPr>
  </w:style>
  <w:style w:type="paragraph" w:customStyle="1" w:styleId="B3371CEF396040E797150EE747C9EF3E">
    <w:name w:val="B3371CEF396040E797150EE747C9EF3E"/>
    <w:rsid w:val="00906631"/>
    <w:pPr>
      <w:spacing w:after="160" w:line="259" w:lineRule="auto"/>
    </w:pPr>
    <w:rPr>
      <w:lang w:val="en-US" w:eastAsia="en-US"/>
    </w:rPr>
  </w:style>
  <w:style w:type="paragraph" w:customStyle="1" w:styleId="09D7F364195B45A78B1C4E778F26E8FC">
    <w:name w:val="09D7F364195B45A78B1C4E778F26E8FC"/>
    <w:rsid w:val="00906631"/>
    <w:pPr>
      <w:spacing w:after="160" w:line="259" w:lineRule="auto"/>
    </w:pPr>
    <w:rPr>
      <w:lang w:val="en-US" w:eastAsia="en-US"/>
    </w:rPr>
  </w:style>
  <w:style w:type="paragraph" w:customStyle="1" w:styleId="E58F504C828244CD8EF99002B20EB47F">
    <w:name w:val="E58F504C828244CD8EF99002B20EB47F"/>
    <w:rsid w:val="00906631"/>
    <w:pPr>
      <w:spacing w:after="160" w:line="259" w:lineRule="auto"/>
    </w:pPr>
    <w:rPr>
      <w:lang w:val="en-US" w:eastAsia="en-US"/>
    </w:rPr>
  </w:style>
  <w:style w:type="paragraph" w:customStyle="1" w:styleId="3597C54950BA4584BBDF0E89ABF76CAD">
    <w:name w:val="3597C54950BA4584BBDF0E89ABF76CAD"/>
    <w:rsid w:val="00906631"/>
    <w:pPr>
      <w:spacing w:after="160" w:line="259" w:lineRule="auto"/>
    </w:pPr>
    <w:rPr>
      <w:lang w:val="en-US" w:eastAsia="en-US"/>
    </w:rPr>
  </w:style>
  <w:style w:type="paragraph" w:customStyle="1" w:styleId="970F022C279A420292608396AEFE125A">
    <w:name w:val="970F022C279A420292608396AEFE125A"/>
    <w:rsid w:val="00906631"/>
    <w:pPr>
      <w:spacing w:after="160" w:line="259" w:lineRule="auto"/>
    </w:pPr>
    <w:rPr>
      <w:lang w:val="en-US" w:eastAsia="en-US"/>
    </w:rPr>
  </w:style>
  <w:style w:type="paragraph" w:customStyle="1" w:styleId="D0E749D42F614782849E2C4E60CD4E47">
    <w:name w:val="D0E749D42F614782849E2C4E60CD4E47"/>
    <w:rsid w:val="005B6449"/>
    <w:pPr>
      <w:spacing w:after="160" w:line="259" w:lineRule="auto"/>
    </w:pPr>
  </w:style>
  <w:style w:type="paragraph" w:customStyle="1" w:styleId="705AC3BFE99A4D8CB82D62BC47535012">
    <w:name w:val="705AC3BFE99A4D8CB82D62BC47535012"/>
    <w:rsid w:val="0068254C"/>
    <w:pPr>
      <w:spacing w:after="160" w:line="259" w:lineRule="auto"/>
    </w:pPr>
  </w:style>
  <w:style w:type="paragraph" w:customStyle="1" w:styleId="62D5AAA7EC164DCFAC5BA4215423118F">
    <w:name w:val="62D5AAA7EC164DCFAC5BA4215423118F"/>
    <w:rsid w:val="0068254C"/>
    <w:pPr>
      <w:spacing w:after="160" w:line="259" w:lineRule="auto"/>
    </w:pPr>
  </w:style>
  <w:style w:type="paragraph" w:customStyle="1" w:styleId="BE3AC1C34ACA48FCA4B03D62A9F7F8FB">
    <w:name w:val="BE3AC1C34ACA48FCA4B03D62A9F7F8FB"/>
    <w:rsid w:val="0068254C"/>
    <w:pPr>
      <w:spacing w:after="160" w:line="259" w:lineRule="auto"/>
    </w:pPr>
  </w:style>
  <w:style w:type="paragraph" w:customStyle="1" w:styleId="FFF0EADC30864242B6CA7D161DF3167C">
    <w:name w:val="FFF0EADC30864242B6CA7D161DF3167C"/>
    <w:rsid w:val="0068254C"/>
    <w:pPr>
      <w:spacing w:after="160" w:line="259" w:lineRule="auto"/>
    </w:pPr>
  </w:style>
  <w:style w:type="paragraph" w:customStyle="1" w:styleId="2E145C6537864AE58098124F795F0A76">
    <w:name w:val="2E145C6537864AE58098124F795F0A76"/>
    <w:rsid w:val="0068254C"/>
    <w:pPr>
      <w:spacing w:after="160" w:line="259" w:lineRule="auto"/>
    </w:pPr>
  </w:style>
  <w:style w:type="paragraph" w:customStyle="1" w:styleId="264A8927224847E7B196A71B66825625">
    <w:name w:val="264A8927224847E7B196A71B66825625"/>
    <w:rsid w:val="0068254C"/>
    <w:pPr>
      <w:spacing w:after="160" w:line="259" w:lineRule="auto"/>
    </w:pPr>
  </w:style>
  <w:style w:type="paragraph" w:customStyle="1" w:styleId="9A37B3C56572437F9097E8B28344E3D4">
    <w:name w:val="9A37B3C56572437F9097E8B28344E3D4"/>
    <w:rsid w:val="0068254C"/>
    <w:pPr>
      <w:spacing w:after="160" w:line="259" w:lineRule="auto"/>
    </w:pPr>
  </w:style>
  <w:style w:type="paragraph" w:customStyle="1" w:styleId="BAF8CD8BB5F34EAC8490A8674FBF9C83">
    <w:name w:val="BAF8CD8BB5F34EAC8490A8674FBF9C83"/>
    <w:rsid w:val="0068254C"/>
    <w:pPr>
      <w:spacing w:after="160" w:line="259" w:lineRule="auto"/>
    </w:pPr>
  </w:style>
  <w:style w:type="paragraph" w:customStyle="1" w:styleId="EB9C3783F28940BBAF8F8FF99A09E0F3">
    <w:name w:val="EB9C3783F28940BBAF8F8FF99A09E0F3"/>
    <w:rsid w:val="0068254C"/>
    <w:pPr>
      <w:spacing w:after="160" w:line="259" w:lineRule="auto"/>
    </w:pPr>
  </w:style>
  <w:style w:type="paragraph" w:customStyle="1" w:styleId="538788A4252B46C7A40FDEC5145957AB">
    <w:name w:val="538788A4252B46C7A40FDEC5145957AB"/>
    <w:rsid w:val="0068254C"/>
    <w:pPr>
      <w:spacing w:after="160" w:line="259" w:lineRule="auto"/>
    </w:pPr>
  </w:style>
  <w:style w:type="paragraph" w:customStyle="1" w:styleId="CE10998FBCA145F0A4692C674D0EAD0C">
    <w:name w:val="CE10998FBCA145F0A4692C674D0EAD0C"/>
    <w:rsid w:val="0068254C"/>
    <w:pPr>
      <w:spacing w:after="160" w:line="259" w:lineRule="auto"/>
    </w:pPr>
  </w:style>
  <w:style w:type="paragraph" w:customStyle="1" w:styleId="68BA088FCB014328870B69F72F9A7ABD">
    <w:name w:val="68BA088FCB014328870B69F72F9A7ABD"/>
    <w:rsid w:val="0068254C"/>
    <w:pPr>
      <w:spacing w:after="160" w:line="259" w:lineRule="auto"/>
    </w:pPr>
  </w:style>
  <w:style w:type="paragraph" w:customStyle="1" w:styleId="244E27D7BF0D4E8B9F0BA5D4DE80376D">
    <w:name w:val="244E27D7BF0D4E8B9F0BA5D4DE80376D"/>
    <w:rsid w:val="0068254C"/>
    <w:pPr>
      <w:spacing w:after="160" w:line="259" w:lineRule="auto"/>
    </w:pPr>
  </w:style>
  <w:style w:type="paragraph" w:customStyle="1" w:styleId="211A600AB1134C488E76D2F7D1818BEB">
    <w:name w:val="211A600AB1134C488E76D2F7D1818BEB"/>
    <w:rsid w:val="0068254C"/>
    <w:pPr>
      <w:spacing w:after="160" w:line="259" w:lineRule="auto"/>
    </w:pPr>
  </w:style>
  <w:style w:type="paragraph" w:customStyle="1" w:styleId="EDD08056B21D45CC89BE31AB5AB9A18F">
    <w:name w:val="EDD08056B21D45CC89BE31AB5AB9A18F"/>
    <w:rsid w:val="0068254C"/>
    <w:pPr>
      <w:spacing w:after="160" w:line="259" w:lineRule="auto"/>
    </w:pPr>
  </w:style>
  <w:style w:type="paragraph" w:customStyle="1" w:styleId="80C35BC0F1C045FC937F208D0B4E1EFD">
    <w:name w:val="80C35BC0F1C045FC937F208D0B4E1EFD"/>
    <w:rsid w:val="0068254C"/>
    <w:pPr>
      <w:spacing w:after="160" w:line="259" w:lineRule="auto"/>
    </w:pPr>
  </w:style>
  <w:style w:type="paragraph" w:customStyle="1" w:styleId="5299EC34922E45FA8724D4AD1E1AF44D">
    <w:name w:val="5299EC34922E45FA8724D4AD1E1AF44D"/>
    <w:rsid w:val="0068254C"/>
    <w:pPr>
      <w:spacing w:after="160" w:line="259" w:lineRule="auto"/>
    </w:pPr>
  </w:style>
  <w:style w:type="paragraph" w:customStyle="1" w:styleId="1576ACDD1CDA422AA2254B21E20E1132">
    <w:name w:val="1576ACDD1CDA422AA2254B21E20E1132"/>
    <w:rsid w:val="0068254C"/>
    <w:pPr>
      <w:spacing w:after="160" w:line="259" w:lineRule="auto"/>
    </w:pPr>
  </w:style>
  <w:style w:type="paragraph" w:customStyle="1" w:styleId="F7F72F4866924A7B9A779D2A126D7E2B">
    <w:name w:val="F7F72F4866924A7B9A779D2A126D7E2B"/>
    <w:rsid w:val="0068254C"/>
    <w:pPr>
      <w:spacing w:after="160" w:line="259" w:lineRule="auto"/>
    </w:pPr>
  </w:style>
  <w:style w:type="paragraph" w:customStyle="1" w:styleId="D1F1D6E7D19C429EBB7E0CFE41DAE297">
    <w:name w:val="D1F1D6E7D19C429EBB7E0CFE41DAE297"/>
    <w:rsid w:val="0068254C"/>
    <w:pPr>
      <w:spacing w:after="160" w:line="259" w:lineRule="auto"/>
    </w:pPr>
  </w:style>
  <w:style w:type="paragraph" w:customStyle="1" w:styleId="D48CF62511BD4598946B1CF799FF7058">
    <w:name w:val="D48CF62511BD4598946B1CF799FF7058"/>
    <w:rsid w:val="0068254C"/>
    <w:pPr>
      <w:spacing w:after="160" w:line="259" w:lineRule="auto"/>
    </w:pPr>
  </w:style>
  <w:style w:type="paragraph" w:customStyle="1" w:styleId="2DF4513BDCCD46128E88B1BCA9DEF9D3">
    <w:name w:val="2DF4513BDCCD46128E88B1BCA9DEF9D3"/>
    <w:rsid w:val="0068254C"/>
    <w:pPr>
      <w:spacing w:after="160" w:line="259" w:lineRule="auto"/>
    </w:pPr>
  </w:style>
  <w:style w:type="paragraph" w:customStyle="1" w:styleId="F1EBFD8B2D224292AAB0781809EE1B43">
    <w:name w:val="F1EBFD8B2D224292AAB0781809EE1B43"/>
    <w:rsid w:val="0068254C"/>
    <w:pPr>
      <w:spacing w:after="160" w:line="259" w:lineRule="auto"/>
    </w:pPr>
  </w:style>
  <w:style w:type="paragraph" w:customStyle="1" w:styleId="013B15B22FA6479495A2AD95EFEB2A7F">
    <w:name w:val="013B15B22FA6479495A2AD95EFEB2A7F"/>
    <w:rsid w:val="0068254C"/>
    <w:pPr>
      <w:spacing w:after="160" w:line="259" w:lineRule="auto"/>
    </w:pPr>
  </w:style>
  <w:style w:type="paragraph" w:customStyle="1" w:styleId="9335404BFA2C45ECB5152E3EB8D76461">
    <w:name w:val="9335404BFA2C45ECB5152E3EB8D76461"/>
    <w:rsid w:val="0068254C"/>
    <w:pPr>
      <w:spacing w:after="160" w:line="259" w:lineRule="auto"/>
    </w:pPr>
  </w:style>
  <w:style w:type="paragraph" w:customStyle="1" w:styleId="BF273D05154E43D7835FECFFE0601A8C">
    <w:name w:val="BF273D05154E43D7835FECFFE0601A8C"/>
    <w:rsid w:val="0068254C"/>
    <w:pPr>
      <w:spacing w:after="160" w:line="259" w:lineRule="auto"/>
    </w:pPr>
  </w:style>
  <w:style w:type="paragraph" w:customStyle="1" w:styleId="6FC38B643A2B4FDB8FBB0DCCA741CD7B">
    <w:name w:val="6FC38B643A2B4FDB8FBB0DCCA741CD7B"/>
    <w:rsid w:val="0068254C"/>
    <w:pPr>
      <w:spacing w:after="160" w:line="259" w:lineRule="auto"/>
    </w:pPr>
  </w:style>
  <w:style w:type="paragraph" w:customStyle="1" w:styleId="032CD4421EE84BA0B74867645EA96766">
    <w:name w:val="032CD4421EE84BA0B74867645EA96766"/>
    <w:rsid w:val="0068254C"/>
    <w:pPr>
      <w:spacing w:after="160" w:line="259" w:lineRule="auto"/>
    </w:pPr>
  </w:style>
  <w:style w:type="paragraph" w:customStyle="1" w:styleId="5E91A1F51E6C41CEBD3918E5A47EC884">
    <w:name w:val="5E91A1F51E6C41CEBD3918E5A47EC884"/>
    <w:rsid w:val="0068254C"/>
    <w:pPr>
      <w:spacing w:after="160" w:line="259" w:lineRule="auto"/>
    </w:pPr>
  </w:style>
  <w:style w:type="paragraph" w:customStyle="1" w:styleId="9830C153C01A40E9B022D69BDBB59B4D">
    <w:name w:val="9830C153C01A40E9B022D69BDBB59B4D"/>
    <w:rsid w:val="0068254C"/>
    <w:pPr>
      <w:spacing w:after="160" w:line="259" w:lineRule="auto"/>
    </w:pPr>
  </w:style>
  <w:style w:type="paragraph" w:customStyle="1" w:styleId="0CEC1EE50AE941E5AAA324AC0C4AEF1C">
    <w:name w:val="0CEC1EE50AE941E5AAA324AC0C4AEF1C"/>
    <w:rsid w:val="0068254C"/>
    <w:pPr>
      <w:spacing w:after="160" w:line="259" w:lineRule="auto"/>
    </w:pPr>
  </w:style>
  <w:style w:type="paragraph" w:customStyle="1" w:styleId="5CBBEDAC5EDC4527A4CD9ED3F3449A45">
    <w:name w:val="5CBBEDAC5EDC4527A4CD9ED3F3449A45"/>
    <w:rsid w:val="0068254C"/>
    <w:pPr>
      <w:spacing w:after="160" w:line="259" w:lineRule="auto"/>
    </w:pPr>
  </w:style>
  <w:style w:type="paragraph" w:customStyle="1" w:styleId="A818910BE7F846108BFB99D09A55C970">
    <w:name w:val="A818910BE7F846108BFB99D09A55C970"/>
    <w:rsid w:val="0068254C"/>
    <w:pPr>
      <w:spacing w:after="160" w:line="259" w:lineRule="auto"/>
    </w:pPr>
  </w:style>
  <w:style w:type="paragraph" w:customStyle="1" w:styleId="36B53A741615496F9DF6A88C5E2CC1C4">
    <w:name w:val="36B53A741615496F9DF6A88C5E2CC1C4"/>
    <w:rsid w:val="0068254C"/>
    <w:pPr>
      <w:spacing w:after="160" w:line="259" w:lineRule="auto"/>
    </w:pPr>
  </w:style>
  <w:style w:type="paragraph" w:customStyle="1" w:styleId="3EA9414AAA5943CDB9C84EAA540126B7">
    <w:name w:val="3EA9414AAA5943CDB9C84EAA540126B7"/>
    <w:rsid w:val="0068254C"/>
    <w:pPr>
      <w:spacing w:after="160" w:line="259" w:lineRule="auto"/>
    </w:pPr>
  </w:style>
  <w:style w:type="paragraph" w:customStyle="1" w:styleId="24227453458D49F98B854B66026CBB55">
    <w:name w:val="24227453458D49F98B854B66026CBB55"/>
    <w:rsid w:val="0068254C"/>
    <w:pPr>
      <w:spacing w:after="160" w:line="259" w:lineRule="auto"/>
    </w:pPr>
  </w:style>
  <w:style w:type="paragraph" w:customStyle="1" w:styleId="94C98EE949814EC4B7FE1FAE54A0E60A">
    <w:name w:val="94C98EE949814EC4B7FE1FAE54A0E60A"/>
    <w:rsid w:val="0068254C"/>
    <w:pPr>
      <w:spacing w:after="160" w:line="259" w:lineRule="auto"/>
    </w:pPr>
  </w:style>
  <w:style w:type="paragraph" w:customStyle="1" w:styleId="F15F2C388D3C49BBAF79BBCC9D4863F2">
    <w:name w:val="F15F2C388D3C49BBAF79BBCC9D4863F2"/>
    <w:rsid w:val="0068254C"/>
    <w:pPr>
      <w:spacing w:after="160" w:line="259" w:lineRule="auto"/>
    </w:pPr>
  </w:style>
  <w:style w:type="paragraph" w:customStyle="1" w:styleId="B0B785BA48604689821942E39B887599">
    <w:name w:val="B0B785BA48604689821942E39B887599"/>
    <w:rsid w:val="0068254C"/>
    <w:pPr>
      <w:spacing w:after="160" w:line="259" w:lineRule="auto"/>
    </w:pPr>
  </w:style>
  <w:style w:type="paragraph" w:customStyle="1" w:styleId="F9DB3ACFD2924F84A85D556FD7FB1E8B">
    <w:name w:val="F9DB3ACFD2924F84A85D556FD7FB1E8B"/>
    <w:rsid w:val="0068254C"/>
    <w:pPr>
      <w:spacing w:after="160" w:line="259" w:lineRule="auto"/>
    </w:pPr>
  </w:style>
  <w:style w:type="paragraph" w:customStyle="1" w:styleId="C6BD572AD796452BA760390E2302AF06">
    <w:name w:val="C6BD572AD796452BA760390E2302AF06"/>
    <w:rsid w:val="0068254C"/>
    <w:pPr>
      <w:spacing w:after="160" w:line="259" w:lineRule="auto"/>
    </w:pPr>
  </w:style>
  <w:style w:type="paragraph" w:customStyle="1" w:styleId="ED393E083E13402DB0E94AA696E723F9">
    <w:name w:val="ED393E083E13402DB0E94AA696E723F9"/>
    <w:rsid w:val="0068254C"/>
    <w:pPr>
      <w:spacing w:after="160" w:line="259" w:lineRule="auto"/>
    </w:pPr>
  </w:style>
  <w:style w:type="paragraph" w:customStyle="1" w:styleId="11F5CDC530B440CBA2E2F36D9B9D4977">
    <w:name w:val="11F5CDC530B440CBA2E2F36D9B9D4977"/>
    <w:rsid w:val="0068254C"/>
    <w:pPr>
      <w:spacing w:after="160" w:line="259" w:lineRule="auto"/>
    </w:pPr>
  </w:style>
  <w:style w:type="paragraph" w:customStyle="1" w:styleId="080F641DA7BE45DBACE14E0375D172D4">
    <w:name w:val="080F641DA7BE45DBACE14E0375D172D4"/>
    <w:rsid w:val="0068254C"/>
    <w:pPr>
      <w:spacing w:after="160" w:line="259" w:lineRule="auto"/>
    </w:pPr>
  </w:style>
  <w:style w:type="paragraph" w:customStyle="1" w:styleId="3D39ED6F1E4A4C778DEABA0FE6EDB3EA">
    <w:name w:val="3D39ED6F1E4A4C778DEABA0FE6EDB3EA"/>
    <w:rsid w:val="0068254C"/>
    <w:pPr>
      <w:spacing w:after="160" w:line="259" w:lineRule="auto"/>
    </w:pPr>
  </w:style>
  <w:style w:type="paragraph" w:customStyle="1" w:styleId="7D57B63649A34023A63A05533C5E42FF">
    <w:name w:val="7D57B63649A34023A63A05533C5E42FF"/>
    <w:rsid w:val="0068254C"/>
    <w:pPr>
      <w:spacing w:after="160" w:line="259" w:lineRule="auto"/>
    </w:pPr>
  </w:style>
  <w:style w:type="paragraph" w:customStyle="1" w:styleId="65DDBCF0EFFF431BBD1C729D0E068C3E">
    <w:name w:val="65DDBCF0EFFF431BBD1C729D0E068C3E"/>
    <w:rsid w:val="0068254C"/>
    <w:pPr>
      <w:spacing w:after="160" w:line="259" w:lineRule="auto"/>
    </w:pPr>
  </w:style>
  <w:style w:type="paragraph" w:customStyle="1" w:styleId="7E527CA489EB4C19AB32C20BFE9EDE69">
    <w:name w:val="7E527CA489EB4C19AB32C20BFE9EDE69"/>
    <w:rsid w:val="0068254C"/>
    <w:pPr>
      <w:spacing w:after="160" w:line="259" w:lineRule="auto"/>
    </w:pPr>
  </w:style>
  <w:style w:type="paragraph" w:customStyle="1" w:styleId="DD048C5432E644F4B1FDA468D4A85208">
    <w:name w:val="DD048C5432E644F4B1FDA468D4A85208"/>
    <w:rsid w:val="0068254C"/>
    <w:pPr>
      <w:spacing w:after="160" w:line="259" w:lineRule="auto"/>
    </w:pPr>
  </w:style>
  <w:style w:type="paragraph" w:customStyle="1" w:styleId="5CECF5A74A67405594AC65257FA7F2F7">
    <w:name w:val="5CECF5A74A67405594AC65257FA7F2F7"/>
    <w:rsid w:val="0068254C"/>
    <w:pPr>
      <w:spacing w:after="160" w:line="259" w:lineRule="auto"/>
    </w:pPr>
  </w:style>
  <w:style w:type="paragraph" w:customStyle="1" w:styleId="B2BD902AEC174DBBA16FC115F52975A9">
    <w:name w:val="B2BD902AEC174DBBA16FC115F52975A9"/>
    <w:rsid w:val="0068254C"/>
    <w:pPr>
      <w:spacing w:after="160" w:line="259" w:lineRule="auto"/>
    </w:pPr>
  </w:style>
  <w:style w:type="paragraph" w:customStyle="1" w:styleId="8F355603A92A40F699AE6B86FADEBCA9">
    <w:name w:val="8F355603A92A40F699AE6B86FADEBCA9"/>
    <w:rsid w:val="0068254C"/>
    <w:pPr>
      <w:spacing w:after="160" w:line="259" w:lineRule="auto"/>
    </w:pPr>
  </w:style>
  <w:style w:type="paragraph" w:customStyle="1" w:styleId="60341470709F4354B5288AD996A9BEC4">
    <w:name w:val="60341470709F4354B5288AD996A9BEC4"/>
    <w:rsid w:val="0068254C"/>
    <w:pPr>
      <w:spacing w:after="160" w:line="259" w:lineRule="auto"/>
    </w:pPr>
  </w:style>
  <w:style w:type="paragraph" w:customStyle="1" w:styleId="A216922C430A4D2B83C50F0AE4F9FD90">
    <w:name w:val="A216922C430A4D2B83C50F0AE4F9FD90"/>
    <w:rsid w:val="0068254C"/>
    <w:pPr>
      <w:spacing w:after="160" w:line="259" w:lineRule="auto"/>
    </w:pPr>
  </w:style>
  <w:style w:type="paragraph" w:customStyle="1" w:styleId="950B3B7C51DF44B2BB8664BB7F3AA94B">
    <w:name w:val="950B3B7C51DF44B2BB8664BB7F3AA94B"/>
    <w:rsid w:val="0068254C"/>
    <w:pPr>
      <w:spacing w:after="160" w:line="259" w:lineRule="auto"/>
    </w:pPr>
  </w:style>
  <w:style w:type="paragraph" w:customStyle="1" w:styleId="0317CB294C1A48B5AB6017A59D21760A">
    <w:name w:val="0317CB294C1A48B5AB6017A59D21760A"/>
    <w:rsid w:val="0068254C"/>
    <w:pPr>
      <w:spacing w:after="160" w:line="259" w:lineRule="auto"/>
    </w:pPr>
  </w:style>
  <w:style w:type="paragraph" w:customStyle="1" w:styleId="08563DD585DA48438BE20956BF46B3B2">
    <w:name w:val="08563DD585DA48438BE20956BF46B3B2"/>
    <w:rsid w:val="0068254C"/>
    <w:pPr>
      <w:spacing w:after="160" w:line="259" w:lineRule="auto"/>
    </w:pPr>
  </w:style>
  <w:style w:type="paragraph" w:customStyle="1" w:styleId="B6CA2029329A4F57905770662AEB1D5C">
    <w:name w:val="B6CA2029329A4F57905770662AEB1D5C"/>
    <w:rsid w:val="0068254C"/>
    <w:pPr>
      <w:spacing w:after="160" w:line="259" w:lineRule="auto"/>
    </w:pPr>
  </w:style>
  <w:style w:type="paragraph" w:customStyle="1" w:styleId="55F0185053484CB1A3AD1D3D882161A6">
    <w:name w:val="55F0185053484CB1A3AD1D3D882161A6"/>
    <w:rsid w:val="0068254C"/>
    <w:pPr>
      <w:spacing w:after="160" w:line="259" w:lineRule="auto"/>
    </w:pPr>
  </w:style>
  <w:style w:type="paragraph" w:customStyle="1" w:styleId="3029C2BCA53F4F4482E02B8FD3345846">
    <w:name w:val="3029C2BCA53F4F4482E02B8FD3345846"/>
    <w:rsid w:val="0068254C"/>
    <w:pPr>
      <w:spacing w:after="160" w:line="259" w:lineRule="auto"/>
    </w:pPr>
  </w:style>
  <w:style w:type="paragraph" w:customStyle="1" w:styleId="B1DAB3C7094D47FA86DD89F76265A9F9">
    <w:name w:val="B1DAB3C7094D47FA86DD89F76265A9F9"/>
    <w:rsid w:val="0068254C"/>
    <w:pPr>
      <w:spacing w:after="160" w:line="259" w:lineRule="auto"/>
    </w:pPr>
  </w:style>
  <w:style w:type="paragraph" w:customStyle="1" w:styleId="DB9A5E8D70C747C688598CDD18F7ABE2">
    <w:name w:val="DB9A5E8D70C747C688598CDD18F7ABE2"/>
    <w:rsid w:val="0068254C"/>
    <w:pPr>
      <w:spacing w:after="160" w:line="259" w:lineRule="auto"/>
    </w:pPr>
  </w:style>
  <w:style w:type="paragraph" w:customStyle="1" w:styleId="4D6BC0DB735D474D9B230201CD47A061">
    <w:name w:val="4D6BC0DB735D474D9B230201CD47A061"/>
    <w:rsid w:val="0068254C"/>
    <w:pPr>
      <w:spacing w:after="160" w:line="259" w:lineRule="auto"/>
    </w:pPr>
  </w:style>
  <w:style w:type="paragraph" w:customStyle="1" w:styleId="3F0AEDA1C82843478C5FDF2C656282E1">
    <w:name w:val="3F0AEDA1C82843478C5FDF2C656282E1"/>
    <w:rsid w:val="0068254C"/>
    <w:pPr>
      <w:spacing w:after="160" w:line="259" w:lineRule="auto"/>
    </w:pPr>
  </w:style>
  <w:style w:type="paragraph" w:customStyle="1" w:styleId="DF7AEA36C3284E3CB2C248521C2D91AE">
    <w:name w:val="DF7AEA36C3284E3CB2C248521C2D91AE"/>
    <w:rsid w:val="0068254C"/>
    <w:pPr>
      <w:spacing w:after="160" w:line="259" w:lineRule="auto"/>
    </w:pPr>
  </w:style>
  <w:style w:type="paragraph" w:customStyle="1" w:styleId="06A128E0CA6B40AEB5CA772963DF9E8F">
    <w:name w:val="06A128E0CA6B40AEB5CA772963DF9E8F"/>
    <w:rsid w:val="0068254C"/>
    <w:pPr>
      <w:spacing w:after="160" w:line="259" w:lineRule="auto"/>
    </w:pPr>
  </w:style>
  <w:style w:type="paragraph" w:customStyle="1" w:styleId="6ECC0268210947C3893BB2EE6E3F3CBE">
    <w:name w:val="6ECC0268210947C3893BB2EE6E3F3CBE"/>
    <w:rsid w:val="0068254C"/>
    <w:pPr>
      <w:spacing w:after="160" w:line="259" w:lineRule="auto"/>
    </w:pPr>
  </w:style>
  <w:style w:type="paragraph" w:customStyle="1" w:styleId="2EE5C36060B14219A35B1D8B646E6040">
    <w:name w:val="2EE5C36060B14219A35B1D8B646E6040"/>
    <w:rsid w:val="0068254C"/>
    <w:pPr>
      <w:spacing w:after="160" w:line="259" w:lineRule="auto"/>
    </w:pPr>
  </w:style>
  <w:style w:type="paragraph" w:customStyle="1" w:styleId="E779400993314E698204C99AC09F0F6B">
    <w:name w:val="E779400993314E698204C99AC09F0F6B"/>
    <w:rsid w:val="0068254C"/>
    <w:pPr>
      <w:spacing w:after="160" w:line="259" w:lineRule="auto"/>
    </w:pPr>
  </w:style>
  <w:style w:type="paragraph" w:customStyle="1" w:styleId="7FD54FCFBF1C41EB8B29DD4202BF3390">
    <w:name w:val="7FD54FCFBF1C41EB8B29DD4202BF3390"/>
    <w:rsid w:val="0068254C"/>
    <w:pPr>
      <w:spacing w:after="160" w:line="259" w:lineRule="auto"/>
    </w:pPr>
  </w:style>
  <w:style w:type="paragraph" w:customStyle="1" w:styleId="9BC7A021E3D348139446936F6202F7C2">
    <w:name w:val="9BC7A021E3D348139446936F6202F7C2"/>
    <w:rsid w:val="0068254C"/>
    <w:pPr>
      <w:spacing w:after="160" w:line="259" w:lineRule="auto"/>
    </w:pPr>
  </w:style>
  <w:style w:type="paragraph" w:customStyle="1" w:styleId="B11FDC29209D446196AC872233D1EE32">
    <w:name w:val="B11FDC29209D446196AC872233D1EE32"/>
    <w:rsid w:val="0068254C"/>
    <w:pPr>
      <w:spacing w:after="160" w:line="259" w:lineRule="auto"/>
    </w:pPr>
  </w:style>
  <w:style w:type="paragraph" w:customStyle="1" w:styleId="706CD14AEAF148B59F9DF5B19106D93C">
    <w:name w:val="706CD14AEAF148B59F9DF5B19106D93C"/>
    <w:rsid w:val="0068254C"/>
    <w:pPr>
      <w:spacing w:after="160" w:line="259" w:lineRule="auto"/>
    </w:pPr>
  </w:style>
  <w:style w:type="paragraph" w:customStyle="1" w:styleId="8DFF5BCDEB4D4AD38CACA7BCCE272A16">
    <w:name w:val="8DFF5BCDEB4D4AD38CACA7BCCE272A16"/>
    <w:rsid w:val="0068254C"/>
    <w:pPr>
      <w:spacing w:after="160" w:line="259" w:lineRule="auto"/>
    </w:pPr>
  </w:style>
  <w:style w:type="paragraph" w:customStyle="1" w:styleId="1F58F8D2065541D78C415AC4283B5AF8">
    <w:name w:val="1F58F8D2065541D78C415AC4283B5AF8"/>
    <w:rsid w:val="0068254C"/>
    <w:pPr>
      <w:spacing w:after="160" w:line="259" w:lineRule="auto"/>
    </w:pPr>
  </w:style>
  <w:style w:type="paragraph" w:customStyle="1" w:styleId="189FCD52493C4F1992A52E0FDB5433E6">
    <w:name w:val="189FCD52493C4F1992A52E0FDB5433E6"/>
    <w:rsid w:val="0068254C"/>
    <w:pPr>
      <w:spacing w:after="160" w:line="259" w:lineRule="auto"/>
    </w:pPr>
  </w:style>
  <w:style w:type="paragraph" w:customStyle="1" w:styleId="4D08883487E34E20A14B73839A85369E">
    <w:name w:val="4D08883487E34E20A14B73839A85369E"/>
    <w:rsid w:val="0068254C"/>
    <w:pPr>
      <w:spacing w:after="160" w:line="259" w:lineRule="auto"/>
    </w:pPr>
  </w:style>
  <w:style w:type="paragraph" w:customStyle="1" w:styleId="39E1D7AB74CA462AB920E4631C11E16F">
    <w:name w:val="39E1D7AB74CA462AB920E4631C11E16F"/>
    <w:rsid w:val="0068254C"/>
    <w:pPr>
      <w:spacing w:after="160" w:line="259" w:lineRule="auto"/>
    </w:pPr>
  </w:style>
  <w:style w:type="paragraph" w:customStyle="1" w:styleId="C5FCB85CF29341BD89A1907A61972721">
    <w:name w:val="C5FCB85CF29341BD89A1907A61972721"/>
    <w:rsid w:val="0068254C"/>
    <w:pPr>
      <w:spacing w:after="160" w:line="259" w:lineRule="auto"/>
    </w:pPr>
  </w:style>
  <w:style w:type="paragraph" w:customStyle="1" w:styleId="D7AE92344EAC432FBC0A237F2E4C0B36">
    <w:name w:val="D7AE92344EAC432FBC0A237F2E4C0B36"/>
    <w:rsid w:val="0068254C"/>
    <w:pPr>
      <w:spacing w:after="160" w:line="259" w:lineRule="auto"/>
    </w:pPr>
  </w:style>
  <w:style w:type="paragraph" w:customStyle="1" w:styleId="D3D2E25F65704641A6AF78A23D5D719E">
    <w:name w:val="D3D2E25F65704641A6AF78A23D5D719E"/>
    <w:rsid w:val="0068254C"/>
    <w:pPr>
      <w:spacing w:after="160" w:line="259" w:lineRule="auto"/>
    </w:pPr>
  </w:style>
  <w:style w:type="paragraph" w:customStyle="1" w:styleId="B2CEF95EEB54477D9A6D253BE734DE61">
    <w:name w:val="B2CEF95EEB54477D9A6D253BE734DE61"/>
    <w:rsid w:val="0068254C"/>
    <w:pPr>
      <w:spacing w:after="160" w:line="259" w:lineRule="auto"/>
    </w:pPr>
  </w:style>
  <w:style w:type="paragraph" w:customStyle="1" w:styleId="CB9BFA083A254DA2A4C8DC1F31969D7F">
    <w:name w:val="CB9BFA083A254DA2A4C8DC1F31969D7F"/>
    <w:rsid w:val="0068254C"/>
    <w:pPr>
      <w:spacing w:after="160" w:line="259" w:lineRule="auto"/>
    </w:pPr>
  </w:style>
  <w:style w:type="paragraph" w:customStyle="1" w:styleId="FF9B1F6D22A04BE8A418CD29A23FA00D">
    <w:name w:val="FF9B1F6D22A04BE8A418CD29A23FA00D"/>
    <w:rsid w:val="0068254C"/>
    <w:pPr>
      <w:spacing w:after="160" w:line="259" w:lineRule="auto"/>
    </w:pPr>
  </w:style>
  <w:style w:type="paragraph" w:customStyle="1" w:styleId="F8D0E058B70040A2B1740B871FF8D0E8">
    <w:name w:val="F8D0E058B70040A2B1740B871FF8D0E8"/>
    <w:rsid w:val="0068254C"/>
    <w:pPr>
      <w:spacing w:after="160" w:line="259" w:lineRule="auto"/>
    </w:pPr>
  </w:style>
  <w:style w:type="paragraph" w:customStyle="1" w:styleId="A8EFAB9D0A7841B8A6B6DB2505692A84">
    <w:name w:val="A8EFAB9D0A7841B8A6B6DB2505692A84"/>
    <w:rsid w:val="0068254C"/>
    <w:pPr>
      <w:spacing w:after="160" w:line="259" w:lineRule="auto"/>
    </w:pPr>
  </w:style>
  <w:style w:type="paragraph" w:customStyle="1" w:styleId="8D8F9201427348BDBC316365E6E2CCCB">
    <w:name w:val="8D8F9201427348BDBC316365E6E2CCCB"/>
    <w:rsid w:val="0068254C"/>
    <w:pPr>
      <w:spacing w:after="160" w:line="259" w:lineRule="auto"/>
    </w:pPr>
  </w:style>
  <w:style w:type="paragraph" w:customStyle="1" w:styleId="28F2BDD91DF3422EA88F1A0D208AB9ED">
    <w:name w:val="28F2BDD91DF3422EA88F1A0D208AB9ED"/>
    <w:rsid w:val="0068254C"/>
    <w:pPr>
      <w:spacing w:after="160" w:line="259" w:lineRule="auto"/>
    </w:pPr>
  </w:style>
  <w:style w:type="paragraph" w:customStyle="1" w:styleId="027FAA63EC0B44518A519D6C76C37925">
    <w:name w:val="027FAA63EC0B44518A519D6C76C37925"/>
    <w:rsid w:val="0068254C"/>
    <w:pPr>
      <w:spacing w:after="160" w:line="259" w:lineRule="auto"/>
    </w:pPr>
  </w:style>
  <w:style w:type="paragraph" w:customStyle="1" w:styleId="508346D55CD0498E8E80FE0DF9DF90CC">
    <w:name w:val="508346D55CD0498E8E80FE0DF9DF90CC"/>
    <w:rsid w:val="0068254C"/>
    <w:pPr>
      <w:spacing w:after="160" w:line="259" w:lineRule="auto"/>
    </w:pPr>
  </w:style>
  <w:style w:type="paragraph" w:customStyle="1" w:styleId="53D0D094E074456099842335E761702E">
    <w:name w:val="53D0D094E074456099842335E761702E"/>
    <w:rsid w:val="0068254C"/>
    <w:pPr>
      <w:spacing w:after="160" w:line="259" w:lineRule="auto"/>
    </w:pPr>
  </w:style>
  <w:style w:type="paragraph" w:customStyle="1" w:styleId="B79870529AF04B76B55A3129ABD37F59">
    <w:name w:val="B79870529AF04B76B55A3129ABD37F59"/>
    <w:rsid w:val="0068254C"/>
    <w:pPr>
      <w:spacing w:after="160" w:line="259" w:lineRule="auto"/>
    </w:pPr>
  </w:style>
  <w:style w:type="paragraph" w:customStyle="1" w:styleId="0ACBB8F84B5A4EA7B5C4D8A27AB00A31">
    <w:name w:val="0ACBB8F84B5A4EA7B5C4D8A27AB00A31"/>
    <w:rsid w:val="0068254C"/>
    <w:pPr>
      <w:spacing w:after="160" w:line="259" w:lineRule="auto"/>
    </w:pPr>
  </w:style>
  <w:style w:type="paragraph" w:customStyle="1" w:styleId="E357B1F61E9948549BF6C1949EEA4F93">
    <w:name w:val="E357B1F61E9948549BF6C1949EEA4F93"/>
    <w:rsid w:val="0068254C"/>
    <w:pPr>
      <w:spacing w:after="160" w:line="259" w:lineRule="auto"/>
    </w:pPr>
  </w:style>
  <w:style w:type="paragraph" w:customStyle="1" w:styleId="4C886EBC17B749B3BE6473F923C687A0">
    <w:name w:val="4C886EBC17B749B3BE6473F923C687A0"/>
    <w:rsid w:val="0068254C"/>
    <w:pPr>
      <w:spacing w:after="160" w:line="259" w:lineRule="auto"/>
    </w:pPr>
  </w:style>
  <w:style w:type="paragraph" w:customStyle="1" w:styleId="74A9098297A44B0188056547D473CED7">
    <w:name w:val="74A9098297A44B0188056547D473CED7"/>
    <w:rsid w:val="0068254C"/>
    <w:pPr>
      <w:spacing w:after="160" w:line="259" w:lineRule="auto"/>
    </w:pPr>
  </w:style>
  <w:style w:type="paragraph" w:customStyle="1" w:styleId="991BA4341EB5475B9C363C1E7D75CD5C">
    <w:name w:val="991BA4341EB5475B9C363C1E7D75CD5C"/>
    <w:rsid w:val="0068254C"/>
    <w:pPr>
      <w:spacing w:after="160" w:line="259" w:lineRule="auto"/>
    </w:pPr>
  </w:style>
  <w:style w:type="paragraph" w:customStyle="1" w:styleId="2AEC594A1F874E5B8516C56FB05CB5DF">
    <w:name w:val="2AEC594A1F874E5B8516C56FB05CB5DF"/>
    <w:rsid w:val="0068254C"/>
    <w:pPr>
      <w:spacing w:after="160" w:line="259" w:lineRule="auto"/>
    </w:pPr>
  </w:style>
  <w:style w:type="paragraph" w:customStyle="1" w:styleId="CAF9A9B70D83401E88920AB666BE13C4">
    <w:name w:val="CAF9A9B70D83401E88920AB666BE13C4"/>
    <w:rsid w:val="0068254C"/>
    <w:pPr>
      <w:spacing w:after="160" w:line="259" w:lineRule="auto"/>
    </w:pPr>
  </w:style>
  <w:style w:type="paragraph" w:customStyle="1" w:styleId="69C1FF55D07C4B2499E942D8423FB45B">
    <w:name w:val="69C1FF55D07C4B2499E942D8423FB45B"/>
    <w:rsid w:val="0068254C"/>
    <w:pPr>
      <w:spacing w:after="160" w:line="259" w:lineRule="auto"/>
    </w:pPr>
  </w:style>
  <w:style w:type="paragraph" w:customStyle="1" w:styleId="186A7AC7F453422FA727DB5F83890EF5">
    <w:name w:val="186A7AC7F453422FA727DB5F83890EF5"/>
    <w:rsid w:val="0068254C"/>
    <w:pPr>
      <w:spacing w:after="160" w:line="259" w:lineRule="auto"/>
    </w:pPr>
  </w:style>
  <w:style w:type="paragraph" w:customStyle="1" w:styleId="4C61BC2EE13D4C7ABEEA7D4EB1969005">
    <w:name w:val="4C61BC2EE13D4C7ABEEA7D4EB1969005"/>
    <w:rsid w:val="0068254C"/>
    <w:pPr>
      <w:spacing w:after="160" w:line="259" w:lineRule="auto"/>
    </w:pPr>
  </w:style>
  <w:style w:type="paragraph" w:customStyle="1" w:styleId="D4B5B1DF224B41E59B6F786DAF4B21EF">
    <w:name w:val="D4B5B1DF224B41E59B6F786DAF4B21EF"/>
    <w:rsid w:val="0068254C"/>
    <w:pPr>
      <w:spacing w:after="160" w:line="259" w:lineRule="auto"/>
    </w:pPr>
  </w:style>
  <w:style w:type="paragraph" w:customStyle="1" w:styleId="FBC8898032674AB6BB176BE61EB734A7">
    <w:name w:val="FBC8898032674AB6BB176BE61EB734A7"/>
    <w:rsid w:val="0068254C"/>
    <w:pPr>
      <w:spacing w:after="160" w:line="259" w:lineRule="auto"/>
    </w:pPr>
  </w:style>
  <w:style w:type="paragraph" w:customStyle="1" w:styleId="A9DB7287EEE2488CAA1C03920B862DB0">
    <w:name w:val="A9DB7287EEE2488CAA1C03920B862DB0"/>
    <w:rsid w:val="0068254C"/>
    <w:pPr>
      <w:spacing w:after="160" w:line="259" w:lineRule="auto"/>
    </w:pPr>
  </w:style>
  <w:style w:type="paragraph" w:customStyle="1" w:styleId="189FACFA4CC34B1987295E5E985E75C9">
    <w:name w:val="189FACFA4CC34B1987295E5E985E75C9"/>
    <w:rsid w:val="0068254C"/>
    <w:pPr>
      <w:spacing w:after="160" w:line="259" w:lineRule="auto"/>
    </w:pPr>
  </w:style>
  <w:style w:type="paragraph" w:customStyle="1" w:styleId="70501FEF876449A488FBD97AFA455E5F">
    <w:name w:val="70501FEF876449A488FBD97AFA455E5F"/>
    <w:rsid w:val="0068254C"/>
    <w:pPr>
      <w:spacing w:after="160" w:line="259" w:lineRule="auto"/>
    </w:pPr>
  </w:style>
  <w:style w:type="paragraph" w:customStyle="1" w:styleId="0E8DDAE253D4477FB70976FBC5A9D5E7">
    <w:name w:val="0E8DDAE253D4477FB70976FBC5A9D5E7"/>
    <w:rsid w:val="0068254C"/>
    <w:pPr>
      <w:spacing w:after="160" w:line="259" w:lineRule="auto"/>
    </w:pPr>
  </w:style>
  <w:style w:type="paragraph" w:customStyle="1" w:styleId="6C03E60761D541D1BBF88597236CC821">
    <w:name w:val="6C03E60761D541D1BBF88597236CC821"/>
    <w:rsid w:val="0068254C"/>
    <w:pPr>
      <w:spacing w:after="160" w:line="259" w:lineRule="auto"/>
    </w:pPr>
  </w:style>
  <w:style w:type="paragraph" w:customStyle="1" w:styleId="548D593CD5E34C36B94C6FD3172572BA">
    <w:name w:val="548D593CD5E34C36B94C6FD3172572BA"/>
    <w:rsid w:val="0068254C"/>
    <w:pPr>
      <w:spacing w:after="160" w:line="259" w:lineRule="auto"/>
    </w:pPr>
  </w:style>
  <w:style w:type="paragraph" w:customStyle="1" w:styleId="66F2F605B0FA46A48121C7845D48CBA6">
    <w:name w:val="66F2F605B0FA46A48121C7845D48CBA6"/>
    <w:rsid w:val="0068254C"/>
    <w:pPr>
      <w:spacing w:after="160" w:line="259" w:lineRule="auto"/>
    </w:pPr>
  </w:style>
  <w:style w:type="paragraph" w:customStyle="1" w:styleId="C3A01B707BC14AB696819C67CB7910C3">
    <w:name w:val="C3A01B707BC14AB696819C67CB7910C3"/>
    <w:rsid w:val="0068254C"/>
    <w:pPr>
      <w:spacing w:after="160" w:line="259" w:lineRule="auto"/>
    </w:pPr>
  </w:style>
  <w:style w:type="paragraph" w:customStyle="1" w:styleId="6234C084B239424EB3C594CA70C9B42F">
    <w:name w:val="6234C084B239424EB3C594CA70C9B42F"/>
    <w:rsid w:val="0068254C"/>
    <w:pPr>
      <w:spacing w:after="160" w:line="259" w:lineRule="auto"/>
    </w:pPr>
  </w:style>
  <w:style w:type="paragraph" w:customStyle="1" w:styleId="1447EF3F51034215AAD3C15874A47376">
    <w:name w:val="1447EF3F51034215AAD3C15874A47376"/>
    <w:rsid w:val="0068254C"/>
    <w:pPr>
      <w:spacing w:after="160" w:line="259" w:lineRule="auto"/>
    </w:pPr>
  </w:style>
  <w:style w:type="paragraph" w:customStyle="1" w:styleId="32BE42BAF3AC46DD97A8C2FB3B74DA50">
    <w:name w:val="32BE42BAF3AC46DD97A8C2FB3B74DA50"/>
    <w:rsid w:val="0068254C"/>
    <w:pPr>
      <w:spacing w:after="160" w:line="259" w:lineRule="auto"/>
    </w:pPr>
  </w:style>
  <w:style w:type="paragraph" w:customStyle="1" w:styleId="5546E5350BDA43B3BFCBF859303410CC">
    <w:name w:val="5546E5350BDA43B3BFCBF859303410CC"/>
    <w:rsid w:val="0068254C"/>
    <w:pPr>
      <w:spacing w:after="160" w:line="259" w:lineRule="auto"/>
    </w:pPr>
  </w:style>
  <w:style w:type="paragraph" w:customStyle="1" w:styleId="60F24EDEEB364E03B744BB3E68BA59BF">
    <w:name w:val="60F24EDEEB364E03B744BB3E68BA59BF"/>
    <w:rsid w:val="0068254C"/>
    <w:pPr>
      <w:spacing w:after="160" w:line="259" w:lineRule="auto"/>
    </w:pPr>
  </w:style>
  <w:style w:type="paragraph" w:customStyle="1" w:styleId="077EB85670C541CFA2A734D682FFEE9A">
    <w:name w:val="077EB85670C541CFA2A734D682FFEE9A"/>
    <w:rsid w:val="0068254C"/>
    <w:pPr>
      <w:spacing w:after="160" w:line="259" w:lineRule="auto"/>
    </w:pPr>
  </w:style>
  <w:style w:type="paragraph" w:customStyle="1" w:styleId="947B0961DD0C4B6B990CD42E5D86AA7C">
    <w:name w:val="947B0961DD0C4B6B990CD42E5D86AA7C"/>
    <w:rsid w:val="0068254C"/>
    <w:pPr>
      <w:spacing w:after="160" w:line="259" w:lineRule="auto"/>
    </w:pPr>
  </w:style>
  <w:style w:type="paragraph" w:customStyle="1" w:styleId="43B21928042D42489CDF43B79AE2B03F">
    <w:name w:val="43B21928042D42489CDF43B79AE2B03F"/>
    <w:rsid w:val="0068254C"/>
    <w:pPr>
      <w:spacing w:after="160" w:line="259" w:lineRule="auto"/>
    </w:pPr>
  </w:style>
  <w:style w:type="paragraph" w:customStyle="1" w:styleId="2185CDA763A44F08AC8AEE463EB52ADF">
    <w:name w:val="2185CDA763A44F08AC8AEE463EB52ADF"/>
    <w:rsid w:val="0068254C"/>
    <w:pPr>
      <w:spacing w:after="160" w:line="259" w:lineRule="auto"/>
    </w:pPr>
  </w:style>
  <w:style w:type="paragraph" w:customStyle="1" w:styleId="01F949C104144452A0B74D9D8BD7BA68">
    <w:name w:val="01F949C104144452A0B74D9D8BD7BA68"/>
    <w:rsid w:val="0068254C"/>
    <w:pPr>
      <w:spacing w:after="160" w:line="259" w:lineRule="auto"/>
    </w:pPr>
  </w:style>
  <w:style w:type="paragraph" w:customStyle="1" w:styleId="0EE60A20E8A94586BA63F7673B94DA22">
    <w:name w:val="0EE60A20E8A94586BA63F7673B94DA22"/>
    <w:rsid w:val="0068254C"/>
    <w:pPr>
      <w:spacing w:after="160" w:line="259" w:lineRule="auto"/>
    </w:pPr>
  </w:style>
  <w:style w:type="paragraph" w:customStyle="1" w:styleId="3518817B7BA34F6CBADB500B8AD655FB">
    <w:name w:val="3518817B7BA34F6CBADB500B8AD655FB"/>
    <w:rsid w:val="0068254C"/>
    <w:pPr>
      <w:spacing w:after="160" w:line="259" w:lineRule="auto"/>
    </w:pPr>
  </w:style>
  <w:style w:type="paragraph" w:customStyle="1" w:styleId="9FCFC3A7713E42B99BC1A82E277E0D35">
    <w:name w:val="9FCFC3A7713E42B99BC1A82E277E0D35"/>
    <w:rsid w:val="0068254C"/>
    <w:pPr>
      <w:spacing w:after="160" w:line="259" w:lineRule="auto"/>
    </w:pPr>
  </w:style>
  <w:style w:type="paragraph" w:customStyle="1" w:styleId="C104845A3F8B4A83966EB56693396693">
    <w:name w:val="C104845A3F8B4A83966EB56693396693"/>
    <w:rsid w:val="0068254C"/>
    <w:pPr>
      <w:spacing w:after="160" w:line="259" w:lineRule="auto"/>
    </w:pPr>
  </w:style>
  <w:style w:type="paragraph" w:customStyle="1" w:styleId="0E30682F6B804759B3F3B79CE9B611C3">
    <w:name w:val="0E30682F6B804759B3F3B79CE9B611C3"/>
    <w:rsid w:val="0068254C"/>
    <w:pPr>
      <w:spacing w:after="160" w:line="259" w:lineRule="auto"/>
    </w:pPr>
  </w:style>
  <w:style w:type="paragraph" w:customStyle="1" w:styleId="B1F26AFF731F43E2939E888560CE27CE">
    <w:name w:val="B1F26AFF731F43E2939E888560CE27CE"/>
    <w:rsid w:val="0068254C"/>
    <w:pPr>
      <w:spacing w:after="160" w:line="259" w:lineRule="auto"/>
    </w:pPr>
  </w:style>
  <w:style w:type="paragraph" w:customStyle="1" w:styleId="903831BD25FB4CC296EAF35BD95874B0">
    <w:name w:val="903831BD25FB4CC296EAF35BD95874B0"/>
    <w:rsid w:val="0068254C"/>
    <w:pPr>
      <w:spacing w:after="160" w:line="259" w:lineRule="auto"/>
    </w:pPr>
  </w:style>
  <w:style w:type="paragraph" w:customStyle="1" w:styleId="C76E9D1FDABB47778112C3CF740570BB">
    <w:name w:val="C76E9D1FDABB47778112C3CF740570BB"/>
    <w:rsid w:val="0068254C"/>
    <w:pPr>
      <w:spacing w:after="160" w:line="259" w:lineRule="auto"/>
    </w:pPr>
  </w:style>
  <w:style w:type="paragraph" w:customStyle="1" w:styleId="A5206C478249418791176E98A4336FF0">
    <w:name w:val="A5206C478249418791176E98A4336FF0"/>
    <w:rsid w:val="0068254C"/>
    <w:pPr>
      <w:spacing w:after="160" w:line="259" w:lineRule="auto"/>
    </w:pPr>
  </w:style>
  <w:style w:type="paragraph" w:customStyle="1" w:styleId="68220BAE99BF42C99F275DAE8A4161B4">
    <w:name w:val="68220BAE99BF42C99F275DAE8A4161B4"/>
    <w:rsid w:val="0068254C"/>
    <w:pPr>
      <w:spacing w:after="160" w:line="259" w:lineRule="auto"/>
    </w:pPr>
  </w:style>
  <w:style w:type="paragraph" w:customStyle="1" w:styleId="1B4AA4B3A2E84D48BEB6AC46C9783D6F">
    <w:name w:val="1B4AA4B3A2E84D48BEB6AC46C9783D6F"/>
    <w:rsid w:val="0068254C"/>
    <w:pPr>
      <w:spacing w:after="160" w:line="259" w:lineRule="auto"/>
    </w:pPr>
  </w:style>
  <w:style w:type="paragraph" w:customStyle="1" w:styleId="17FE6D12A1824BA4AB1E54232B1F19C7">
    <w:name w:val="17FE6D12A1824BA4AB1E54232B1F19C7"/>
    <w:rsid w:val="0068254C"/>
    <w:pPr>
      <w:spacing w:after="160" w:line="259" w:lineRule="auto"/>
    </w:pPr>
  </w:style>
  <w:style w:type="paragraph" w:customStyle="1" w:styleId="0A6EEA3A57EF4733BECDEA147EDA19AB">
    <w:name w:val="0A6EEA3A57EF4733BECDEA147EDA19AB"/>
    <w:rsid w:val="0068254C"/>
    <w:pPr>
      <w:spacing w:after="160" w:line="259" w:lineRule="auto"/>
    </w:pPr>
  </w:style>
  <w:style w:type="paragraph" w:customStyle="1" w:styleId="3D2C928056DB437A9710D23B4275B409">
    <w:name w:val="3D2C928056DB437A9710D23B4275B409"/>
    <w:rsid w:val="0068254C"/>
    <w:pPr>
      <w:spacing w:after="160" w:line="259" w:lineRule="auto"/>
    </w:pPr>
  </w:style>
  <w:style w:type="paragraph" w:customStyle="1" w:styleId="CCECC26B0C3646E8A4A0152A4D6077BB">
    <w:name w:val="CCECC26B0C3646E8A4A0152A4D6077BB"/>
    <w:rsid w:val="0068254C"/>
    <w:pPr>
      <w:spacing w:after="160" w:line="259" w:lineRule="auto"/>
    </w:pPr>
  </w:style>
  <w:style w:type="paragraph" w:customStyle="1" w:styleId="C25FB651078C4531BF61F2E69C7602A7">
    <w:name w:val="C25FB651078C4531BF61F2E69C7602A7"/>
    <w:rsid w:val="0068254C"/>
    <w:pPr>
      <w:spacing w:after="160" w:line="259" w:lineRule="auto"/>
    </w:pPr>
  </w:style>
  <w:style w:type="paragraph" w:customStyle="1" w:styleId="856EA1CF23334E77B1CD0DAABB2C26CA">
    <w:name w:val="856EA1CF23334E77B1CD0DAABB2C26CA"/>
    <w:rsid w:val="0068254C"/>
    <w:pPr>
      <w:spacing w:after="160" w:line="259" w:lineRule="auto"/>
    </w:pPr>
  </w:style>
  <w:style w:type="paragraph" w:customStyle="1" w:styleId="CE2A4AA92DEE4FDD820552E76D61FED4">
    <w:name w:val="CE2A4AA92DEE4FDD820552E76D61FED4"/>
    <w:rsid w:val="0068254C"/>
    <w:pPr>
      <w:spacing w:after="160" w:line="259" w:lineRule="auto"/>
    </w:pPr>
  </w:style>
  <w:style w:type="paragraph" w:customStyle="1" w:styleId="17007293EE824CE197EFDED514203554">
    <w:name w:val="17007293EE824CE197EFDED514203554"/>
    <w:rsid w:val="0068254C"/>
    <w:pPr>
      <w:spacing w:after="160" w:line="259" w:lineRule="auto"/>
    </w:pPr>
  </w:style>
  <w:style w:type="paragraph" w:customStyle="1" w:styleId="63CBAAD4AE4547249BA4708768C0A3AD">
    <w:name w:val="63CBAAD4AE4547249BA4708768C0A3AD"/>
    <w:rsid w:val="0068254C"/>
    <w:pPr>
      <w:spacing w:after="160" w:line="259" w:lineRule="auto"/>
    </w:pPr>
  </w:style>
  <w:style w:type="paragraph" w:customStyle="1" w:styleId="37A0BA2B93774A2CB24FEEBE134CB1A2">
    <w:name w:val="37A0BA2B93774A2CB24FEEBE134CB1A2"/>
    <w:rsid w:val="0068254C"/>
    <w:pPr>
      <w:spacing w:after="160" w:line="259" w:lineRule="auto"/>
    </w:pPr>
  </w:style>
  <w:style w:type="paragraph" w:customStyle="1" w:styleId="35711D78A999473F984D6BF3B1B3E20E">
    <w:name w:val="35711D78A999473F984D6BF3B1B3E20E"/>
    <w:rsid w:val="0068254C"/>
    <w:pPr>
      <w:spacing w:after="160" w:line="259" w:lineRule="auto"/>
    </w:pPr>
  </w:style>
  <w:style w:type="paragraph" w:customStyle="1" w:styleId="76CF2523F0DD4C7B85AAE86231545E62">
    <w:name w:val="76CF2523F0DD4C7B85AAE86231545E62"/>
    <w:rsid w:val="0068254C"/>
    <w:pPr>
      <w:spacing w:after="160" w:line="259" w:lineRule="auto"/>
    </w:pPr>
  </w:style>
  <w:style w:type="paragraph" w:customStyle="1" w:styleId="71539F5B7F6F4B089DA7C72FEB0C29A3">
    <w:name w:val="71539F5B7F6F4B089DA7C72FEB0C29A3"/>
    <w:rsid w:val="0068254C"/>
    <w:pPr>
      <w:spacing w:after="160" w:line="259" w:lineRule="auto"/>
    </w:pPr>
  </w:style>
  <w:style w:type="paragraph" w:customStyle="1" w:styleId="17014ED7E6D04EB5A491BE779ABCBC4D">
    <w:name w:val="17014ED7E6D04EB5A491BE779ABCBC4D"/>
    <w:rsid w:val="0068254C"/>
    <w:pPr>
      <w:spacing w:after="160" w:line="259" w:lineRule="auto"/>
    </w:pPr>
  </w:style>
  <w:style w:type="paragraph" w:customStyle="1" w:styleId="A3479CD3E2584DA5B282A8BF39F65ACD">
    <w:name w:val="A3479CD3E2584DA5B282A8BF39F65ACD"/>
    <w:rsid w:val="0068254C"/>
    <w:pPr>
      <w:spacing w:after="160" w:line="259" w:lineRule="auto"/>
    </w:pPr>
  </w:style>
  <w:style w:type="paragraph" w:customStyle="1" w:styleId="BA8EFAC7E22E4822AD9AFCD12E17775B">
    <w:name w:val="BA8EFAC7E22E4822AD9AFCD12E17775B"/>
    <w:rsid w:val="0068254C"/>
    <w:pPr>
      <w:spacing w:after="160" w:line="259" w:lineRule="auto"/>
    </w:pPr>
  </w:style>
  <w:style w:type="paragraph" w:customStyle="1" w:styleId="D42544DD63F3414FA629E3527E31247D">
    <w:name w:val="D42544DD63F3414FA629E3527E31247D"/>
    <w:rsid w:val="0068254C"/>
    <w:pPr>
      <w:spacing w:after="160" w:line="259" w:lineRule="auto"/>
    </w:pPr>
  </w:style>
  <w:style w:type="paragraph" w:customStyle="1" w:styleId="9F25981A55EA499BB69B753EAFB7D412">
    <w:name w:val="9F25981A55EA499BB69B753EAFB7D412"/>
    <w:rsid w:val="0068254C"/>
    <w:pPr>
      <w:spacing w:after="160" w:line="259" w:lineRule="auto"/>
    </w:pPr>
  </w:style>
  <w:style w:type="paragraph" w:customStyle="1" w:styleId="D57618A3C9D544BB9378B758F2908315">
    <w:name w:val="D57618A3C9D544BB9378B758F2908315"/>
    <w:rsid w:val="0068254C"/>
    <w:pPr>
      <w:spacing w:after="160" w:line="259" w:lineRule="auto"/>
    </w:pPr>
  </w:style>
  <w:style w:type="paragraph" w:customStyle="1" w:styleId="CB8A2BC77BD843B1BFC096E0F53EB06E">
    <w:name w:val="CB8A2BC77BD843B1BFC096E0F53EB06E"/>
    <w:rsid w:val="0068254C"/>
    <w:pPr>
      <w:spacing w:after="160" w:line="259" w:lineRule="auto"/>
    </w:pPr>
  </w:style>
  <w:style w:type="paragraph" w:customStyle="1" w:styleId="35EABCA2858141F7A7A2249571F1437B">
    <w:name w:val="35EABCA2858141F7A7A2249571F1437B"/>
    <w:rsid w:val="0068254C"/>
    <w:pPr>
      <w:spacing w:after="160" w:line="259" w:lineRule="auto"/>
    </w:pPr>
  </w:style>
  <w:style w:type="paragraph" w:customStyle="1" w:styleId="E8FE5D75DF844EAFAA20AAECD2423D88">
    <w:name w:val="E8FE5D75DF844EAFAA20AAECD2423D88"/>
    <w:rsid w:val="0068254C"/>
    <w:pPr>
      <w:spacing w:after="160" w:line="259" w:lineRule="auto"/>
    </w:pPr>
  </w:style>
  <w:style w:type="paragraph" w:customStyle="1" w:styleId="BCF8354BB26E4D3E9941232D11B3DF4E">
    <w:name w:val="BCF8354BB26E4D3E9941232D11B3DF4E"/>
    <w:rsid w:val="0068254C"/>
    <w:pPr>
      <w:spacing w:after="160" w:line="259" w:lineRule="auto"/>
    </w:pPr>
  </w:style>
  <w:style w:type="paragraph" w:customStyle="1" w:styleId="2A5B18BF6E9A4139A0F2D71E1406E451">
    <w:name w:val="2A5B18BF6E9A4139A0F2D71E1406E451"/>
    <w:rsid w:val="0068254C"/>
    <w:pPr>
      <w:spacing w:after="160" w:line="259" w:lineRule="auto"/>
    </w:pPr>
  </w:style>
  <w:style w:type="paragraph" w:customStyle="1" w:styleId="3BBE90EAE45843DAA163879BE8BAFB5E">
    <w:name w:val="3BBE90EAE45843DAA163879BE8BAFB5E"/>
    <w:rsid w:val="0068254C"/>
    <w:pPr>
      <w:spacing w:after="160" w:line="259" w:lineRule="auto"/>
    </w:pPr>
  </w:style>
  <w:style w:type="paragraph" w:customStyle="1" w:styleId="3E30918343FD412A8197BD96716356F6">
    <w:name w:val="3E30918343FD412A8197BD96716356F6"/>
    <w:rsid w:val="0068254C"/>
    <w:pPr>
      <w:spacing w:after="160" w:line="259" w:lineRule="auto"/>
    </w:pPr>
  </w:style>
  <w:style w:type="paragraph" w:customStyle="1" w:styleId="494460FDFE6B4DD48BC4F2143DB6B495">
    <w:name w:val="494460FDFE6B4DD48BC4F2143DB6B495"/>
    <w:rsid w:val="0068254C"/>
    <w:pPr>
      <w:spacing w:after="160" w:line="259" w:lineRule="auto"/>
    </w:pPr>
  </w:style>
  <w:style w:type="paragraph" w:customStyle="1" w:styleId="09C7C66E78B642A0A3E4FD9F589AEA52">
    <w:name w:val="09C7C66E78B642A0A3E4FD9F589AEA52"/>
    <w:rsid w:val="0068254C"/>
    <w:pPr>
      <w:spacing w:after="160" w:line="259" w:lineRule="auto"/>
    </w:pPr>
  </w:style>
  <w:style w:type="paragraph" w:customStyle="1" w:styleId="C8EEAE960F7E47D4998110BF953870BE">
    <w:name w:val="C8EEAE960F7E47D4998110BF953870BE"/>
    <w:rsid w:val="0068254C"/>
    <w:pPr>
      <w:spacing w:after="160" w:line="259" w:lineRule="auto"/>
    </w:pPr>
  </w:style>
  <w:style w:type="paragraph" w:customStyle="1" w:styleId="50FD28B53A5740228FB3B334BF8A85DD">
    <w:name w:val="50FD28B53A5740228FB3B334BF8A85DD"/>
    <w:rsid w:val="0068254C"/>
    <w:pPr>
      <w:spacing w:after="160" w:line="259" w:lineRule="auto"/>
    </w:pPr>
  </w:style>
  <w:style w:type="paragraph" w:customStyle="1" w:styleId="E0DC514F3A404A92B921956733A5C5D1">
    <w:name w:val="E0DC514F3A404A92B921956733A5C5D1"/>
    <w:rsid w:val="0068254C"/>
    <w:pPr>
      <w:spacing w:after="160" w:line="259" w:lineRule="auto"/>
    </w:pPr>
  </w:style>
  <w:style w:type="paragraph" w:customStyle="1" w:styleId="2B696BDA4256427BB21D0E99BD743135">
    <w:name w:val="2B696BDA4256427BB21D0E99BD743135"/>
    <w:rsid w:val="0068254C"/>
    <w:pPr>
      <w:spacing w:after="160" w:line="259" w:lineRule="auto"/>
    </w:pPr>
  </w:style>
  <w:style w:type="paragraph" w:customStyle="1" w:styleId="45684F43E7E3471982ED3333286EF2BD">
    <w:name w:val="45684F43E7E3471982ED3333286EF2BD"/>
    <w:rsid w:val="0068254C"/>
    <w:pPr>
      <w:spacing w:after="160" w:line="259" w:lineRule="auto"/>
    </w:pPr>
  </w:style>
  <w:style w:type="paragraph" w:customStyle="1" w:styleId="58FDD8915EAD4C90855225201ED1D18D">
    <w:name w:val="58FDD8915EAD4C90855225201ED1D18D"/>
    <w:rsid w:val="0068254C"/>
    <w:pPr>
      <w:spacing w:after="160" w:line="259" w:lineRule="auto"/>
    </w:pPr>
  </w:style>
  <w:style w:type="paragraph" w:customStyle="1" w:styleId="EA786F21D0C7470DB016E0A4B5863E4A">
    <w:name w:val="EA786F21D0C7470DB016E0A4B5863E4A"/>
    <w:rsid w:val="0068254C"/>
    <w:pPr>
      <w:spacing w:after="160" w:line="259" w:lineRule="auto"/>
    </w:pPr>
  </w:style>
  <w:style w:type="paragraph" w:customStyle="1" w:styleId="E118744DAA7C43AF8BCE6E2368EA1095">
    <w:name w:val="E118744DAA7C43AF8BCE6E2368EA1095"/>
    <w:rsid w:val="0068254C"/>
    <w:pPr>
      <w:spacing w:after="160" w:line="259" w:lineRule="auto"/>
    </w:pPr>
  </w:style>
  <w:style w:type="paragraph" w:customStyle="1" w:styleId="A0C84043CFAE4D28A28DF523042292C2">
    <w:name w:val="A0C84043CFAE4D28A28DF523042292C2"/>
    <w:rsid w:val="0068254C"/>
    <w:pPr>
      <w:spacing w:after="160" w:line="259" w:lineRule="auto"/>
    </w:pPr>
  </w:style>
  <w:style w:type="paragraph" w:customStyle="1" w:styleId="EC9C8B6DBCF84A9EBA082FD5431FE4E2">
    <w:name w:val="EC9C8B6DBCF84A9EBA082FD5431FE4E2"/>
    <w:rsid w:val="0068254C"/>
    <w:pPr>
      <w:spacing w:after="160" w:line="259" w:lineRule="auto"/>
    </w:pPr>
  </w:style>
  <w:style w:type="paragraph" w:customStyle="1" w:styleId="743704F87AB44B63BADA122A6756C110">
    <w:name w:val="743704F87AB44B63BADA122A6756C110"/>
    <w:rsid w:val="0068254C"/>
    <w:pPr>
      <w:spacing w:after="160" w:line="259" w:lineRule="auto"/>
    </w:pPr>
  </w:style>
  <w:style w:type="paragraph" w:customStyle="1" w:styleId="24D4A51D59254EF0A45F5189FAE98057">
    <w:name w:val="24D4A51D59254EF0A45F5189FAE98057"/>
    <w:rsid w:val="0068254C"/>
    <w:pPr>
      <w:spacing w:after="160" w:line="259" w:lineRule="auto"/>
    </w:pPr>
  </w:style>
  <w:style w:type="paragraph" w:customStyle="1" w:styleId="E599A4D8C5ED4BF98EC2D5046F611FD8">
    <w:name w:val="E599A4D8C5ED4BF98EC2D5046F611FD8"/>
    <w:rsid w:val="0068254C"/>
    <w:pPr>
      <w:spacing w:after="160" w:line="259" w:lineRule="auto"/>
    </w:pPr>
  </w:style>
  <w:style w:type="paragraph" w:customStyle="1" w:styleId="2158912215CB4B00BAE861471EE8EA9F">
    <w:name w:val="2158912215CB4B00BAE861471EE8EA9F"/>
    <w:rsid w:val="0068254C"/>
    <w:pPr>
      <w:spacing w:after="160" w:line="259" w:lineRule="auto"/>
    </w:pPr>
  </w:style>
  <w:style w:type="paragraph" w:customStyle="1" w:styleId="EC7B9A0743814FA4BEB4BC9711FA5BE1">
    <w:name w:val="EC7B9A0743814FA4BEB4BC9711FA5BE1"/>
    <w:rsid w:val="0068254C"/>
    <w:pPr>
      <w:spacing w:after="160" w:line="259" w:lineRule="auto"/>
    </w:pPr>
  </w:style>
  <w:style w:type="paragraph" w:customStyle="1" w:styleId="B59A7CF322F746ABB60061619BD1F095">
    <w:name w:val="B59A7CF322F746ABB60061619BD1F095"/>
    <w:rsid w:val="0068254C"/>
    <w:pPr>
      <w:spacing w:after="160" w:line="259" w:lineRule="auto"/>
    </w:pPr>
  </w:style>
  <w:style w:type="paragraph" w:customStyle="1" w:styleId="25BE818E61DE4A3892CB5CDBB7AEAF6D">
    <w:name w:val="25BE818E61DE4A3892CB5CDBB7AEAF6D"/>
    <w:rsid w:val="0068254C"/>
    <w:pPr>
      <w:spacing w:after="160" w:line="259" w:lineRule="auto"/>
    </w:pPr>
  </w:style>
  <w:style w:type="paragraph" w:customStyle="1" w:styleId="D642CE8AED174E7D90831C5DFE8CFB3C">
    <w:name w:val="D642CE8AED174E7D90831C5DFE8CFB3C"/>
    <w:rsid w:val="0068254C"/>
    <w:pPr>
      <w:spacing w:after="160" w:line="259" w:lineRule="auto"/>
    </w:pPr>
  </w:style>
  <w:style w:type="paragraph" w:customStyle="1" w:styleId="3A67E3326099468E8CC085B53BC142BE">
    <w:name w:val="3A67E3326099468E8CC085B53BC142BE"/>
    <w:rsid w:val="0068254C"/>
    <w:pPr>
      <w:spacing w:after="160" w:line="259" w:lineRule="auto"/>
    </w:pPr>
  </w:style>
  <w:style w:type="paragraph" w:customStyle="1" w:styleId="824E7598165D43D98F0A84E4DBDEB08E">
    <w:name w:val="824E7598165D43D98F0A84E4DBDEB08E"/>
    <w:rsid w:val="0068254C"/>
    <w:pPr>
      <w:spacing w:after="160" w:line="259" w:lineRule="auto"/>
    </w:pPr>
  </w:style>
  <w:style w:type="paragraph" w:customStyle="1" w:styleId="69252223EE03463296E911D6E48A47D8">
    <w:name w:val="69252223EE03463296E911D6E48A47D8"/>
    <w:rsid w:val="0068254C"/>
    <w:pPr>
      <w:spacing w:after="160" w:line="259" w:lineRule="auto"/>
    </w:pPr>
  </w:style>
  <w:style w:type="paragraph" w:customStyle="1" w:styleId="3FC51F2FF0D147D8884443B344DFCDD6">
    <w:name w:val="3FC51F2FF0D147D8884443B344DFCDD6"/>
    <w:rsid w:val="0068254C"/>
    <w:pPr>
      <w:spacing w:after="160" w:line="259" w:lineRule="auto"/>
    </w:pPr>
  </w:style>
  <w:style w:type="paragraph" w:customStyle="1" w:styleId="F574436EBBCA4504B00C2796CD7E5548">
    <w:name w:val="F574436EBBCA4504B00C2796CD7E5548"/>
    <w:rsid w:val="0068254C"/>
    <w:pPr>
      <w:spacing w:after="160" w:line="259" w:lineRule="auto"/>
    </w:pPr>
  </w:style>
  <w:style w:type="paragraph" w:customStyle="1" w:styleId="A149276A367543358194793B3B8360B1">
    <w:name w:val="A149276A367543358194793B3B8360B1"/>
    <w:rsid w:val="0068254C"/>
    <w:pPr>
      <w:spacing w:after="160" w:line="259" w:lineRule="auto"/>
    </w:pPr>
  </w:style>
  <w:style w:type="paragraph" w:customStyle="1" w:styleId="9669AD4AF45A43A08DEDAC8A4908B43F">
    <w:name w:val="9669AD4AF45A43A08DEDAC8A4908B43F"/>
    <w:rsid w:val="0068254C"/>
    <w:pPr>
      <w:spacing w:after="160" w:line="259" w:lineRule="auto"/>
    </w:pPr>
  </w:style>
  <w:style w:type="paragraph" w:customStyle="1" w:styleId="1B0736BF5E9F4919BB9B5EA1B4EB7BBF">
    <w:name w:val="1B0736BF5E9F4919BB9B5EA1B4EB7BBF"/>
    <w:rsid w:val="0068254C"/>
    <w:pPr>
      <w:spacing w:after="160" w:line="259" w:lineRule="auto"/>
    </w:pPr>
  </w:style>
  <w:style w:type="paragraph" w:customStyle="1" w:styleId="C318D8390F7C4048AD5DE5B654C2EAEC">
    <w:name w:val="C318D8390F7C4048AD5DE5B654C2EAEC"/>
    <w:rsid w:val="0068254C"/>
    <w:pPr>
      <w:spacing w:after="160" w:line="259" w:lineRule="auto"/>
    </w:pPr>
  </w:style>
  <w:style w:type="paragraph" w:customStyle="1" w:styleId="B8D7A8E8F92B4EEA8A134209BFCCAB3E">
    <w:name w:val="B8D7A8E8F92B4EEA8A134209BFCCAB3E"/>
    <w:rsid w:val="0068254C"/>
    <w:pPr>
      <w:spacing w:after="160" w:line="259" w:lineRule="auto"/>
    </w:pPr>
  </w:style>
  <w:style w:type="paragraph" w:customStyle="1" w:styleId="B9ACA64A7E5444808F940A7F7AAFB26F">
    <w:name w:val="B9ACA64A7E5444808F940A7F7AAFB26F"/>
    <w:rsid w:val="0068254C"/>
    <w:pPr>
      <w:spacing w:after="160" w:line="259" w:lineRule="auto"/>
    </w:pPr>
  </w:style>
  <w:style w:type="paragraph" w:customStyle="1" w:styleId="C8FB88145DF2449E8ED4660A29B6406A">
    <w:name w:val="C8FB88145DF2449E8ED4660A29B6406A"/>
    <w:rsid w:val="0068254C"/>
    <w:pPr>
      <w:spacing w:after="160" w:line="259" w:lineRule="auto"/>
    </w:pPr>
  </w:style>
  <w:style w:type="paragraph" w:customStyle="1" w:styleId="225F682BC85A455BBA26BA8EBE8CCB98">
    <w:name w:val="225F682BC85A455BBA26BA8EBE8CCB98"/>
    <w:rsid w:val="0068254C"/>
    <w:pPr>
      <w:spacing w:after="160" w:line="259" w:lineRule="auto"/>
    </w:pPr>
  </w:style>
  <w:style w:type="paragraph" w:customStyle="1" w:styleId="C326F1B7B78C4CC3BFD171CBE76B9C44">
    <w:name w:val="C326F1B7B78C4CC3BFD171CBE76B9C44"/>
    <w:rsid w:val="0068254C"/>
    <w:pPr>
      <w:spacing w:after="160" w:line="259" w:lineRule="auto"/>
    </w:pPr>
  </w:style>
  <w:style w:type="paragraph" w:customStyle="1" w:styleId="38B25949B91E416D9C1A3C257BAAA318">
    <w:name w:val="38B25949B91E416D9C1A3C257BAAA318"/>
    <w:rsid w:val="0068254C"/>
    <w:pPr>
      <w:spacing w:after="160" w:line="259" w:lineRule="auto"/>
    </w:pPr>
  </w:style>
  <w:style w:type="paragraph" w:customStyle="1" w:styleId="65A7D0042A3E4422A811517FF09ED7D2">
    <w:name w:val="65A7D0042A3E4422A811517FF09ED7D2"/>
    <w:rsid w:val="0068254C"/>
    <w:pPr>
      <w:spacing w:after="160" w:line="259" w:lineRule="auto"/>
    </w:pPr>
  </w:style>
  <w:style w:type="paragraph" w:customStyle="1" w:styleId="AD279D4BD9574137838B9D504881D538">
    <w:name w:val="AD279D4BD9574137838B9D504881D538"/>
    <w:rsid w:val="0068254C"/>
    <w:pPr>
      <w:spacing w:after="160" w:line="259" w:lineRule="auto"/>
    </w:pPr>
  </w:style>
  <w:style w:type="paragraph" w:customStyle="1" w:styleId="2386246981D64CA287C1D60DAC0A3134">
    <w:name w:val="2386246981D64CA287C1D60DAC0A3134"/>
    <w:rsid w:val="0068254C"/>
    <w:pPr>
      <w:spacing w:after="160" w:line="259" w:lineRule="auto"/>
    </w:pPr>
  </w:style>
  <w:style w:type="paragraph" w:customStyle="1" w:styleId="83AB97F140C64DE98854051914BD24FF">
    <w:name w:val="83AB97F140C64DE98854051914BD24FF"/>
    <w:rsid w:val="0068254C"/>
    <w:pPr>
      <w:spacing w:after="160" w:line="259" w:lineRule="auto"/>
    </w:pPr>
  </w:style>
  <w:style w:type="paragraph" w:customStyle="1" w:styleId="E783224EC3EA4DED8D78C55342C92292">
    <w:name w:val="E783224EC3EA4DED8D78C55342C92292"/>
    <w:rsid w:val="0068254C"/>
    <w:pPr>
      <w:spacing w:after="160" w:line="259" w:lineRule="auto"/>
    </w:pPr>
  </w:style>
  <w:style w:type="paragraph" w:customStyle="1" w:styleId="F7B8DC33D2D34A809D60A560F5E3EF2A">
    <w:name w:val="F7B8DC33D2D34A809D60A560F5E3EF2A"/>
    <w:rsid w:val="0068254C"/>
    <w:pPr>
      <w:spacing w:after="160" w:line="259" w:lineRule="auto"/>
    </w:pPr>
  </w:style>
  <w:style w:type="paragraph" w:customStyle="1" w:styleId="7ADD3B0634284F13A02AD8DD9604B394">
    <w:name w:val="7ADD3B0634284F13A02AD8DD9604B394"/>
    <w:rsid w:val="0068254C"/>
    <w:pPr>
      <w:spacing w:after="160" w:line="259" w:lineRule="auto"/>
    </w:pPr>
  </w:style>
  <w:style w:type="paragraph" w:customStyle="1" w:styleId="94E513AFB711425FB5FD3A989FA8379B">
    <w:name w:val="94E513AFB711425FB5FD3A989FA8379B"/>
    <w:rsid w:val="0068254C"/>
    <w:pPr>
      <w:spacing w:after="160" w:line="259" w:lineRule="auto"/>
    </w:pPr>
  </w:style>
  <w:style w:type="paragraph" w:customStyle="1" w:styleId="7D5DEF1BE7D2493C8110DD27DAE6C731">
    <w:name w:val="7D5DEF1BE7D2493C8110DD27DAE6C731"/>
    <w:rsid w:val="0068254C"/>
    <w:pPr>
      <w:spacing w:after="160" w:line="259" w:lineRule="auto"/>
    </w:pPr>
  </w:style>
  <w:style w:type="paragraph" w:customStyle="1" w:styleId="C00892E8CBB44D398AC81BBE069BA19B">
    <w:name w:val="C00892E8CBB44D398AC81BBE069BA19B"/>
    <w:rsid w:val="0068254C"/>
    <w:pPr>
      <w:spacing w:after="160" w:line="259" w:lineRule="auto"/>
    </w:pPr>
  </w:style>
  <w:style w:type="paragraph" w:customStyle="1" w:styleId="5D4385B44F2D42B4BE4C9927E19DA8DF">
    <w:name w:val="5D4385B44F2D42B4BE4C9927E19DA8DF"/>
    <w:rsid w:val="0068254C"/>
    <w:pPr>
      <w:spacing w:after="160" w:line="259" w:lineRule="auto"/>
    </w:pPr>
  </w:style>
  <w:style w:type="paragraph" w:customStyle="1" w:styleId="F9479B9B9C1F43A0BA9B1EC3E51A404D">
    <w:name w:val="F9479B9B9C1F43A0BA9B1EC3E51A404D"/>
    <w:rsid w:val="0068254C"/>
    <w:pPr>
      <w:spacing w:after="160" w:line="259" w:lineRule="auto"/>
    </w:pPr>
  </w:style>
  <w:style w:type="paragraph" w:customStyle="1" w:styleId="B34BC4724F6D4C12800BC2322CB44E14">
    <w:name w:val="B34BC4724F6D4C12800BC2322CB44E14"/>
    <w:rsid w:val="0068254C"/>
    <w:pPr>
      <w:spacing w:after="160" w:line="259" w:lineRule="auto"/>
    </w:pPr>
  </w:style>
  <w:style w:type="paragraph" w:customStyle="1" w:styleId="4F60022A28584B42B14A70BB8D9B8368">
    <w:name w:val="4F60022A28584B42B14A70BB8D9B8368"/>
    <w:rsid w:val="0068254C"/>
    <w:pPr>
      <w:spacing w:after="160" w:line="259" w:lineRule="auto"/>
    </w:pPr>
  </w:style>
  <w:style w:type="paragraph" w:customStyle="1" w:styleId="EAD0DE7D9192472AA1350C78FAC62D1D">
    <w:name w:val="EAD0DE7D9192472AA1350C78FAC62D1D"/>
    <w:rsid w:val="0068254C"/>
    <w:pPr>
      <w:spacing w:after="160" w:line="259" w:lineRule="auto"/>
    </w:pPr>
  </w:style>
  <w:style w:type="paragraph" w:customStyle="1" w:styleId="5D540607ABA74E77BC70F67A73214B01">
    <w:name w:val="5D540607ABA74E77BC70F67A73214B01"/>
    <w:rsid w:val="0068254C"/>
    <w:pPr>
      <w:spacing w:after="160" w:line="259" w:lineRule="auto"/>
    </w:pPr>
  </w:style>
  <w:style w:type="paragraph" w:customStyle="1" w:styleId="30323B52DAF54EDEA5F457EFD6A05AE6">
    <w:name w:val="30323B52DAF54EDEA5F457EFD6A05AE6"/>
    <w:rsid w:val="0068254C"/>
    <w:pPr>
      <w:spacing w:after="160" w:line="259" w:lineRule="auto"/>
    </w:pPr>
  </w:style>
  <w:style w:type="paragraph" w:customStyle="1" w:styleId="012032318CE1400F9DF56E71FE23AE3A">
    <w:name w:val="012032318CE1400F9DF56E71FE23AE3A"/>
    <w:rsid w:val="0068254C"/>
    <w:pPr>
      <w:spacing w:after="160" w:line="259" w:lineRule="auto"/>
    </w:pPr>
  </w:style>
  <w:style w:type="paragraph" w:customStyle="1" w:styleId="354DFBE7408A4F26B96B2BB5B3311EF7">
    <w:name w:val="354DFBE7408A4F26B96B2BB5B3311EF7"/>
    <w:rsid w:val="0068254C"/>
    <w:pPr>
      <w:spacing w:after="160" w:line="259" w:lineRule="auto"/>
    </w:pPr>
  </w:style>
  <w:style w:type="paragraph" w:customStyle="1" w:styleId="620F8A0DEF394249B2049F6A691AFF66">
    <w:name w:val="620F8A0DEF394249B2049F6A691AFF66"/>
    <w:rsid w:val="0068254C"/>
    <w:pPr>
      <w:spacing w:after="160" w:line="259" w:lineRule="auto"/>
    </w:pPr>
  </w:style>
  <w:style w:type="paragraph" w:customStyle="1" w:styleId="93CA6F3B38844C338D2C6BAF62801597">
    <w:name w:val="93CA6F3B38844C338D2C6BAF62801597"/>
    <w:rsid w:val="0068254C"/>
    <w:pPr>
      <w:spacing w:after="160" w:line="259" w:lineRule="auto"/>
    </w:pPr>
  </w:style>
  <w:style w:type="paragraph" w:customStyle="1" w:styleId="BA785B0D55C647D599B0FE5766F96A7F">
    <w:name w:val="BA785B0D55C647D599B0FE5766F96A7F"/>
    <w:rsid w:val="0068254C"/>
    <w:pPr>
      <w:spacing w:after="160" w:line="259" w:lineRule="auto"/>
    </w:pPr>
  </w:style>
  <w:style w:type="paragraph" w:customStyle="1" w:styleId="00625D93A0B34482AF30B30D0AB52524">
    <w:name w:val="00625D93A0B34482AF30B30D0AB52524"/>
    <w:rsid w:val="0068254C"/>
    <w:pPr>
      <w:spacing w:after="160" w:line="259" w:lineRule="auto"/>
    </w:pPr>
  </w:style>
  <w:style w:type="paragraph" w:customStyle="1" w:styleId="60A63111C85146C5849113C0599C443F">
    <w:name w:val="60A63111C85146C5849113C0599C443F"/>
    <w:rsid w:val="0068254C"/>
    <w:pPr>
      <w:spacing w:after="160" w:line="259" w:lineRule="auto"/>
    </w:pPr>
  </w:style>
  <w:style w:type="paragraph" w:customStyle="1" w:styleId="4E1D194EF8B2438C92BDA3DAF7962970">
    <w:name w:val="4E1D194EF8B2438C92BDA3DAF7962970"/>
    <w:rsid w:val="0068254C"/>
    <w:pPr>
      <w:spacing w:after="160" w:line="259" w:lineRule="auto"/>
    </w:pPr>
  </w:style>
  <w:style w:type="paragraph" w:customStyle="1" w:styleId="22B35CCFAC42402BA2F5452CFD323DE5">
    <w:name w:val="22B35CCFAC42402BA2F5452CFD323DE5"/>
    <w:rsid w:val="0068254C"/>
    <w:pPr>
      <w:spacing w:after="160" w:line="259" w:lineRule="auto"/>
    </w:pPr>
  </w:style>
  <w:style w:type="paragraph" w:customStyle="1" w:styleId="4C3965CAC6E749A58D0EDBEDC59E40DD">
    <w:name w:val="4C3965CAC6E749A58D0EDBEDC59E40DD"/>
    <w:rsid w:val="0068254C"/>
    <w:pPr>
      <w:spacing w:after="160" w:line="259" w:lineRule="auto"/>
    </w:pPr>
  </w:style>
  <w:style w:type="paragraph" w:customStyle="1" w:styleId="9AB523A06EB746588138CCA01FE9D1B4">
    <w:name w:val="9AB523A06EB746588138CCA01FE9D1B4"/>
    <w:rsid w:val="0068254C"/>
    <w:pPr>
      <w:spacing w:after="160" w:line="259" w:lineRule="auto"/>
    </w:pPr>
  </w:style>
  <w:style w:type="paragraph" w:customStyle="1" w:styleId="E2DEA5A240D74E9FBAB1EFA25D4019DB">
    <w:name w:val="E2DEA5A240D74E9FBAB1EFA25D4019DB"/>
    <w:rsid w:val="0068254C"/>
    <w:pPr>
      <w:spacing w:after="160" w:line="259" w:lineRule="auto"/>
    </w:pPr>
  </w:style>
  <w:style w:type="paragraph" w:customStyle="1" w:styleId="C3D2D81CD1914ADBBF875E4CA94728A1">
    <w:name w:val="C3D2D81CD1914ADBBF875E4CA94728A1"/>
    <w:rsid w:val="0068254C"/>
    <w:pPr>
      <w:spacing w:after="160" w:line="259" w:lineRule="auto"/>
    </w:pPr>
  </w:style>
  <w:style w:type="paragraph" w:customStyle="1" w:styleId="D194D39087EA45278EC3E352907E7CAD">
    <w:name w:val="D194D39087EA45278EC3E352907E7CAD"/>
    <w:rsid w:val="0068254C"/>
    <w:pPr>
      <w:spacing w:after="160" w:line="259" w:lineRule="auto"/>
    </w:pPr>
  </w:style>
  <w:style w:type="paragraph" w:customStyle="1" w:styleId="9E43480840054060B1707D8D80BDFC8D">
    <w:name w:val="9E43480840054060B1707D8D80BDFC8D"/>
    <w:rsid w:val="0068254C"/>
    <w:pPr>
      <w:spacing w:after="160" w:line="259" w:lineRule="auto"/>
    </w:pPr>
  </w:style>
  <w:style w:type="paragraph" w:customStyle="1" w:styleId="78C86FE75DEC4EA1885E5FDB8BBEBE6C">
    <w:name w:val="78C86FE75DEC4EA1885E5FDB8BBEBE6C"/>
    <w:rsid w:val="0068254C"/>
    <w:pPr>
      <w:spacing w:after="160" w:line="259" w:lineRule="auto"/>
    </w:pPr>
  </w:style>
  <w:style w:type="paragraph" w:customStyle="1" w:styleId="AE342436D2F04DEAB73864B7859FB1D2">
    <w:name w:val="AE342436D2F04DEAB73864B7859FB1D2"/>
    <w:rsid w:val="0068254C"/>
    <w:pPr>
      <w:spacing w:after="160" w:line="259" w:lineRule="auto"/>
    </w:pPr>
  </w:style>
  <w:style w:type="paragraph" w:customStyle="1" w:styleId="2C88BEDE543B4BD0BE44A55B133ABB4F">
    <w:name w:val="2C88BEDE543B4BD0BE44A55B133ABB4F"/>
    <w:rsid w:val="0068254C"/>
    <w:pPr>
      <w:spacing w:after="160" w:line="259" w:lineRule="auto"/>
    </w:pPr>
  </w:style>
  <w:style w:type="paragraph" w:customStyle="1" w:styleId="64B5429ECFA04356BAAB129BF9629002">
    <w:name w:val="64B5429ECFA04356BAAB129BF9629002"/>
    <w:rsid w:val="0068254C"/>
    <w:pPr>
      <w:spacing w:after="160" w:line="259" w:lineRule="auto"/>
    </w:pPr>
  </w:style>
  <w:style w:type="paragraph" w:customStyle="1" w:styleId="A0D89210F6CC4ED68DBB0CDC7EA28D64">
    <w:name w:val="A0D89210F6CC4ED68DBB0CDC7EA28D64"/>
    <w:rsid w:val="0068254C"/>
    <w:pPr>
      <w:spacing w:after="160" w:line="259" w:lineRule="auto"/>
    </w:pPr>
  </w:style>
  <w:style w:type="paragraph" w:customStyle="1" w:styleId="64D4DCC345A447A99E533ABB52785F11">
    <w:name w:val="64D4DCC345A447A99E533ABB52785F11"/>
    <w:rsid w:val="0068254C"/>
    <w:pPr>
      <w:spacing w:after="160" w:line="259" w:lineRule="auto"/>
    </w:pPr>
  </w:style>
  <w:style w:type="paragraph" w:customStyle="1" w:styleId="3CF1E0E9BE1746BB9B73CA5868FF6CF1">
    <w:name w:val="3CF1E0E9BE1746BB9B73CA5868FF6CF1"/>
    <w:rsid w:val="0068254C"/>
    <w:pPr>
      <w:spacing w:after="160" w:line="259" w:lineRule="auto"/>
    </w:pPr>
  </w:style>
  <w:style w:type="paragraph" w:customStyle="1" w:styleId="EFC4354C13324942B15580D7644F6FE3">
    <w:name w:val="EFC4354C13324942B15580D7644F6FE3"/>
    <w:rsid w:val="0068254C"/>
    <w:pPr>
      <w:spacing w:after="160" w:line="259" w:lineRule="auto"/>
    </w:pPr>
  </w:style>
  <w:style w:type="paragraph" w:customStyle="1" w:styleId="58D24BD198E648B39F973739A0500AF2">
    <w:name w:val="58D24BD198E648B39F973739A0500AF2"/>
    <w:rsid w:val="0068254C"/>
    <w:pPr>
      <w:spacing w:after="160" w:line="259" w:lineRule="auto"/>
    </w:pPr>
  </w:style>
  <w:style w:type="paragraph" w:customStyle="1" w:styleId="419F41589FAB4C169B51C44DBB19AAE4">
    <w:name w:val="419F41589FAB4C169B51C44DBB19AAE4"/>
    <w:rsid w:val="0068254C"/>
    <w:pPr>
      <w:spacing w:after="160" w:line="259" w:lineRule="auto"/>
    </w:pPr>
  </w:style>
  <w:style w:type="paragraph" w:customStyle="1" w:styleId="224BB5BA7BC94261A925C5C2E5B53871">
    <w:name w:val="224BB5BA7BC94261A925C5C2E5B53871"/>
    <w:rsid w:val="0068254C"/>
    <w:pPr>
      <w:spacing w:after="160" w:line="259" w:lineRule="auto"/>
    </w:pPr>
  </w:style>
  <w:style w:type="paragraph" w:customStyle="1" w:styleId="696D0A21ED954AE2B1CE846928877E38">
    <w:name w:val="696D0A21ED954AE2B1CE846928877E38"/>
    <w:rsid w:val="0068254C"/>
    <w:pPr>
      <w:spacing w:after="160" w:line="259" w:lineRule="auto"/>
    </w:pPr>
  </w:style>
  <w:style w:type="paragraph" w:customStyle="1" w:styleId="0783DCD360F74E128C5390272D68D3FE">
    <w:name w:val="0783DCD360F74E128C5390272D68D3FE"/>
    <w:rsid w:val="0068254C"/>
    <w:pPr>
      <w:spacing w:after="160" w:line="259" w:lineRule="auto"/>
    </w:pPr>
  </w:style>
  <w:style w:type="paragraph" w:customStyle="1" w:styleId="ACB0F3CBB6F340A2A1DB761E9FCF0287">
    <w:name w:val="ACB0F3CBB6F340A2A1DB761E9FCF0287"/>
    <w:rsid w:val="0068254C"/>
    <w:pPr>
      <w:spacing w:after="160" w:line="259" w:lineRule="auto"/>
    </w:pPr>
  </w:style>
  <w:style w:type="paragraph" w:customStyle="1" w:styleId="8B6D1B65CB5940B5A01AD04F1818A7AE">
    <w:name w:val="8B6D1B65CB5940B5A01AD04F1818A7AE"/>
    <w:rsid w:val="0068254C"/>
    <w:pPr>
      <w:spacing w:after="160" w:line="259" w:lineRule="auto"/>
    </w:pPr>
  </w:style>
  <w:style w:type="paragraph" w:customStyle="1" w:styleId="62725EED847047E384FF6EC7C13D1CEC">
    <w:name w:val="62725EED847047E384FF6EC7C13D1CEC"/>
    <w:rsid w:val="0068254C"/>
    <w:pPr>
      <w:spacing w:after="160" w:line="259" w:lineRule="auto"/>
    </w:pPr>
  </w:style>
  <w:style w:type="paragraph" w:customStyle="1" w:styleId="E4F5C6AFD86647F48762FF2E7D295AC6">
    <w:name w:val="E4F5C6AFD86647F48762FF2E7D295AC6"/>
    <w:rsid w:val="0068254C"/>
    <w:pPr>
      <w:spacing w:after="160" w:line="259" w:lineRule="auto"/>
    </w:pPr>
  </w:style>
  <w:style w:type="paragraph" w:customStyle="1" w:styleId="118AD54BC1A241F497258FDD82936BD5">
    <w:name w:val="118AD54BC1A241F497258FDD82936BD5"/>
    <w:rsid w:val="0068254C"/>
    <w:pPr>
      <w:spacing w:after="160" w:line="259" w:lineRule="auto"/>
    </w:pPr>
  </w:style>
  <w:style w:type="paragraph" w:customStyle="1" w:styleId="A7BAF1C5C8BE4EBBB2FF2CE4B20F91F9">
    <w:name w:val="A7BAF1C5C8BE4EBBB2FF2CE4B20F91F9"/>
    <w:rsid w:val="0068254C"/>
    <w:pPr>
      <w:spacing w:after="160" w:line="259" w:lineRule="auto"/>
    </w:pPr>
  </w:style>
  <w:style w:type="paragraph" w:customStyle="1" w:styleId="CF7C3E25361A4803BC903009CC7D14F1">
    <w:name w:val="CF7C3E25361A4803BC903009CC7D14F1"/>
    <w:rsid w:val="0068254C"/>
    <w:pPr>
      <w:spacing w:after="160" w:line="259" w:lineRule="auto"/>
    </w:pPr>
  </w:style>
  <w:style w:type="paragraph" w:customStyle="1" w:styleId="3D9BB2C242404BFBA508C82AF55FAF78">
    <w:name w:val="3D9BB2C242404BFBA508C82AF55FAF78"/>
    <w:rsid w:val="0068254C"/>
    <w:pPr>
      <w:spacing w:after="160" w:line="259" w:lineRule="auto"/>
    </w:pPr>
  </w:style>
  <w:style w:type="paragraph" w:customStyle="1" w:styleId="2073D5601BCF4899A681368ADAFA30AE">
    <w:name w:val="2073D5601BCF4899A681368ADAFA30AE"/>
    <w:rsid w:val="0068254C"/>
    <w:pPr>
      <w:spacing w:after="160" w:line="259" w:lineRule="auto"/>
    </w:pPr>
  </w:style>
  <w:style w:type="paragraph" w:customStyle="1" w:styleId="96B86FAD693A4B7E80C04EF5786268CD">
    <w:name w:val="96B86FAD693A4B7E80C04EF5786268CD"/>
    <w:rsid w:val="0068254C"/>
    <w:pPr>
      <w:spacing w:after="160" w:line="259" w:lineRule="auto"/>
    </w:pPr>
  </w:style>
  <w:style w:type="paragraph" w:customStyle="1" w:styleId="17FD5271DEBE4A9598D69BEC860663DB">
    <w:name w:val="17FD5271DEBE4A9598D69BEC860663DB"/>
    <w:rsid w:val="0068254C"/>
    <w:pPr>
      <w:spacing w:after="160" w:line="259" w:lineRule="auto"/>
    </w:pPr>
  </w:style>
  <w:style w:type="paragraph" w:customStyle="1" w:styleId="54ABA2AE71734343B9ABCBF70ACAC1BA">
    <w:name w:val="54ABA2AE71734343B9ABCBF70ACAC1BA"/>
    <w:rsid w:val="0068254C"/>
    <w:pPr>
      <w:spacing w:after="160" w:line="259" w:lineRule="auto"/>
    </w:pPr>
  </w:style>
  <w:style w:type="paragraph" w:customStyle="1" w:styleId="A80F6C64EC1440A4BAA49571344956B3">
    <w:name w:val="A80F6C64EC1440A4BAA49571344956B3"/>
    <w:rsid w:val="0068254C"/>
    <w:pPr>
      <w:spacing w:after="160" w:line="259" w:lineRule="auto"/>
    </w:pPr>
  </w:style>
  <w:style w:type="paragraph" w:customStyle="1" w:styleId="BBA949B95BB7420A8E739EB8E59FC4F1">
    <w:name w:val="BBA949B95BB7420A8E739EB8E59FC4F1"/>
    <w:rsid w:val="0068254C"/>
    <w:pPr>
      <w:spacing w:after="160" w:line="259" w:lineRule="auto"/>
    </w:pPr>
  </w:style>
  <w:style w:type="paragraph" w:customStyle="1" w:styleId="27D0EC50659D42DC8D38BC5AF59EF489">
    <w:name w:val="27D0EC50659D42DC8D38BC5AF59EF489"/>
    <w:rsid w:val="0068254C"/>
    <w:pPr>
      <w:spacing w:after="160" w:line="259" w:lineRule="auto"/>
    </w:pPr>
  </w:style>
  <w:style w:type="paragraph" w:customStyle="1" w:styleId="76275EBBE62E498FBBD88E46FBE2AFB1">
    <w:name w:val="76275EBBE62E498FBBD88E46FBE2AFB1"/>
    <w:rsid w:val="0068254C"/>
    <w:pPr>
      <w:spacing w:after="160" w:line="259" w:lineRule="auto"/>
    </w:pPr>
  </w:style>
  <w:style w:type="paragraph" w:customStyle="1" w:styleId="74A70023C32B478C9F8FA18F4823C1A6">
    <w:name w:val="74A70023C32B478C9F8FA18F4823C1A6"/>
    <w:rsid w:val="0068254C"/>
    <w:pPr>
      <w:spacing w:after="160" w:line="259" w:lineRule="auto"/>
    </w:pPr>
  </w:style>
  <w:style w:type="paragraph" w:customStyle="1" w:styleId="CE6D32282F794CB2B59A2DB14D4E59F8">
    <w:name w:val="CE6D32282F794CB2B59A2DB14D4E59F8"/>
    <w:rsid w:val="0068254C"/>
    <w:pPr>
      <w:spacing w:after="160" w:line="259" w:lineRule="auto"/>
    </w:pPr>
  </w:style>
  <w:style w:type="paragraph" w:customStyle="1" w:styleId="309D78BF5098488A89B662A518226C50">
    <w:name w:val="309D78BF5098488A89B662A518226C50"/>
    <w:rsid w:val="0068254C"/>
    <w:pPr>
      <w:spacing w:after="160" w:line="259" w:lineRule="auto"/>
    </w:pPr>
  </w:style>
  <w:style w:type="paragraph" w:customStyle="1" w:styleId="9B275ABF084644378A73E58A24E02E3A">
    <w:name w:val="9B275ABF084644378A73E58A24E02E3A"/>
    <w:rsid w:val="0068254C"/>
    <w:pPr>
      <w:spacing w:after="160" w:line="259" w:lineRule="auto"/>
    </w:pPr>
  </w:style>
  <w:style w:type="paragraph" w:customStyle="1" w:styleId="2AA94E62591A4EF79DE0C8D06DCEB672">
    <w:name w:val="2AA94E62591A4EF79DE0C8D06DCEB672"/>
    <w:rsid w:val="0068254C"/>
    <w:pPr>
      <w:spacing w:after="160" w:line="259" w:lineRule="auto"/>
    </w:pPr>
  </w:style>
  <w:style w:type="paragraph" w:customStyle="1" w:styleId="EE8B1179D30B442180051584BBBD787A">
    <w:name w:val="EE8B1179D30B442180051584BBBD787A"/>
    <w:rsid w:val="0068254C"/>
    <w:pPr>
      <w:spacing w:after="160" w:line="259" w:lineRule="auto"/>
    </w:pPr>
  </w:style>
  <w:style w:type="paragraph" w:customStyle="1" w:styleId="5BEFD29A9DFA495CA390E1181F66CA45">
    <w:name w:val="5BEFD29A9DFA495CA390E1181F66CA45"/>
    <w:rsid w:val="0068254C"/>
    <w:pPr>
      <w:spacing w:after="160" w:line="259" w:lineRule="auto"/>
    </w:pPr>
  </w:style>
  <w:style w:type="paragraph" w:customStyle="1" w:styleId="8C885C188EA140B4B53BEBC118AE5095">
    <w:name w:val="8C885C188EA140B4B53BEBC118AE5095"/>
    <w:rsid w:val="0068254C"/>
    <w:pPr>
      <w:spacing w:after="160" w:line="259" w:lineRule="auto"/>
    </w:pPr>
  </w:style>
  <w:style w:type="paragraph" w:customStyle="1" w:styleId="065104DF8F154B0FB9C5C03ABBF0D484">
    <w:name w:val="065104DF8F154B0FB9C5C03ABBF0D484"/>
    <w:rsid w:val="0068254C"/>
    <w:pPr>
      <w:spacing w:after="160" w:line="259" w:lineRule="auto"/>
    </w:pPr>
  </w:style>
  <w:style w:type="paragraph" w:customStyle="1" w:styleId="890A45F3A4324123B894C8583CD34FE1">
    <w:name w:val="890A45F3A4324123B894C8583CD34FE1"/>
    <w:rsid w:val="0068254C"/>
    <w:pPr>
      <w:spacing w:after="160" w:line="259" w:lineRule="auto"/>
    </w:pPr>
  </w:style>
  <w:style w:type="paragraph" w:customStyle="1" w:styleId="FA3785EA57F84D60BB602DFAC04F9182">
    <w:name w:val="FA3785EA57F84D60BB602DFAC04F9182"/>
    <w:rsid w:val="0068254C"/>
    <w:pPr>
      <w:spacing w:after="160" w:line="259" w:lineRule="auto"/>
    </w:pPr>
  </w:style>
  <w:style w:type="paragraph" w:customStyle="1" w:styleId="1A41C000643B49A0B4ADA58522E7181B">
    <w:name w:val="1A41C000643B49A0B4ADA58522E7181B"/>
    <w:rsid w:val="0068254C"/>
    <w:pPr>
      <w:spacing w:after="160" w:line="259" w:lineRule="auto"/>
    </w:pPr>
  </w:style>
  <w:style w:type="paragraph" w:customStyle="1" w:styleId="A91EF70F6B0C420AA85B1923F9657FA4">
    <w:name w:val="A91EF70F6B0C420AA85B1923F9657FA4"/>
    <w:rsid w:val="0068254C"/>
    <w:pPr>
      <w:spacing w:after="160" w:line="259" w:lineRule="auto"/>
    </w:pPr>
  </w:style>
  <w:style w:type="paragraph" w:customStyle="1" w:styleId="65CFB4BE70D74754BD86DB2463C2D936">
    <w:name w:val="65CFB4BE70D74754BD86DB2463C2D936"/>
    <w:rsid w:val="0068254C"/>
    <w:pPr>
      <w:spacing w:after="160" w:line="259" w:lineRule="auto"/>
    </w:pPr>
  </w:style>
  <w:style w:type="paragraph" w:customStyle="1" w:styleId="40BC46CE5CCD4341B08D64E75A4BB2B0">
    <w:name w:val="40BC46CE5CCD4341B08D64E75A4BB2B0"/>
    <w:rsid w:val="0068254C"/>
    <w:pPr>
      <w:spacing w:after="160" w:line="259" w:lineRule="auto"/>
    </w:pPr>
  </w:style>
  <w:style w:type="paragraph" w:customStyle="1" w:styleId="F1D1DAC2052A4504B2874D6C2A69CABE">
    <w:name w:val="F1D1DAC2052A4504B2874D6C2A69CABE"/>
    <w:rsid w:val="0068254C"/>
    <w:pPr>
      <w:spacing w:after="160" w:line="259" w:lineRule="auto"/>
    </w:pPr>
  </w:style>
  <w:style w:type="paragraph" w:customStyle="1" w:styleId="978813B2315343458981BE02FE0B97E5">
    <w:name w:val="978813B2315343458981BE02FE0B97E5"/>
    <w:rsid w:val="0068254C"/>
    <w:pPr>
      <w:spacing w:after="160" w:line="259" w:lineRule="auto"/>
    </w:pPr>
  </w:style>
  <w:style w:type="paragraph" w:customStyle="1" w:styleId="360BF060D230400AAA0CAC269540914A">
    <w:name w:val="360BF060D230400AAA0CAC269540914A"/>
    <w:rsid w:val="0068254C"/>
    <w:pPr>
      <w:spacing w:after="160" w:line="259" w:lineRule="auto"/>
    </w:pPr>
  </w:style>
  <w:style w:type="paragraph" w:customStyle="1" w:styleId="079786ACADB3443AB3B7B466BB8269A8">
    <w:name w:val="079786ACADB3443AB3B7B466BB8269A8"/>
    <w:rsid w:val="0068254C"/>
    <w:pPr>
      <w:spacing w:after="160" w:line="259" w:lineRule="auto"/>
    </w:pPr>
  </w:style>
  <w:style w:type="paragraph" w:customStyle="1" w:styleId="6FA4C74425874840A7DE3638C75C97D3">
    <w:name w:val="6FA4C74425874840A7DE3638C75C97D3"/>
    <w:rsid w:val="0068254C"/>
    <w:pPr>
      <w:spacing w:after="160" w:line="259" w:lineRule="auto"/>
    </w:pPr>
  </w:style>
  <w:style w:type="paragraph" w:customStyle="1" w:styleId="9072536426034DB59CA402B8DEB6CE0F">
    <w:name w:val="9072536426034DB59CA402B8DEB6CE0F"/>
    <w:rsid w:val="0068254C"/>
    <w:pPr>
      <w:spacing w:after="160" w:line="259" w:lineRule="auto"/>
    </w:pPr>
  </w:style>
  <w:style w:type="paragraph" w:customStyle="1" w:styleId="941AD3779E994F1C87B032AAEACE2565">
    <w:name w:val="941AD3779E994F1C87B032AAEACE2565"/>
    <w:rsid w:val="0068254C"/>
    <w:pPr>
      <w:spacing w:after="160" w:line="259" w:lineRule="auto"/>
    </w:pPr>
  </w:style>
  <w:style w:type="paragraph" w:customStyle="1" w:styleId="C95B59AAD1614416AF9A24E2D9F995AE">
    <w:name w:val="C95B59AAD1614416AF9A24E2D9F995AE"/>
    <w:rsid w:val="0068254C"/>
    <w:pPr>
      <w:spacing w:after="160" w:line="259" w:lineRule="auto"/>
    </w:pPr>
  </w:style>
  <w:style w:type="paragraph" w:customStyle="1" w:styleId="15B64C51E10947159AB7BAA7DC58F331">
    <w:name w:val="15B64C51E10947159AB7BAA7DC58F331"/>
    <w:rsid w:val="0068254C"/>
    <w:pPr>
      <w:spacing w:after="160" w:line="259" w:lineRule="auto"/>
    </w:pPr>
  </w:style>
  <w:style w:type="paragraph" w:customStyle="1" w:styleId="8CF0E5BD1A794C5C961501844E7114E3">
    <w:name w:val="8CF0E5BD1A794C5C961501844E7114E3"/>
    <w:rsid w:val="0068254C"/>
    <w:pPr>
      <w:spacing w:after="160" w:line="259" w:lineRule="auto"/>
    </w:pPr>
  </w:style>
  <w:style w:type="paragraph" w:customStyle="1" w:styleId="C4C5C6E8D79441DFAFD91DF3B76B008B">
    <w:name w:val="C4C5C6E8D79441DFAFD91DF3B76B008B"/>
    <w:rsid w:val="0068254C"/>
    <w:pPr>
      <w:spacing w:after="160" w:line="259" w:lineRule="auto"/>
    </w:pPr>
  </w:style>
  <w:style w:type="paragraph" w:customStyle="1" w:styleId="E2AA9AB693004B2EA02FE3F51810479A">
    <w:name w:val="E2AA9AB693004B2EA02FE3F51810479A"/>
    <w:rsid w:val="0068254C"/>
    <w:pPr>
      <w:spacing w:after="160" w:line="259" w:lineRule="auto"/>
    </w:pPr>
  </w:style>
  <w:style w:type="paragraph" w:customStyle="1" w:styleId="E2BAB0F697B6482CA1C96B1F19DC66E4">
    <w:name w:val="E2BAB0F697B6482CA1C96B1F19DC66E4"/>
    <w:rsid w:val="0068254C"/>
    <w:pPr>
      <w:spacing w:after="160" w:line="259" w:lineRule="auto"/>
    </w:pPr>
  </w:style>
  <w:style w:type="paragraph" w:customStyle="1" w:styleId="1E091F12988A45E8AE73EF4918BEB0C0">
    <w:name w:val="1E091F12988A45E8AE73EF4918BEB0C0"/>
    <w:rsid w:val="0068254C"/>
    <w:pPr>
      <w:spacing w:after="160" w:line="259" w:lineRule="auto"/>
    </w:pPr>
  </w:style>
  <w:style w:type="paragraph" w:customStyle="1" w:styleId="BD2F5FEF3AA64CA9823CE9903B9A5D70">
    <w:name w:val="BD2F5FEF3AA64CA9823CE9903B9A5D70"/>
    <w:rsid w:val="0068254C"/>
    <w:pPr>
      <w:spacing w:after="160" w:line="259" w:lineRule="auto"/>
    </w:pPr>
  </w:style>
  <w:style w:type="paragraph" w:customStyle="1" w:styleId="7CA9A8DA1F0A4C4D8D0226DBA85DED96">
    <w:name w:val="7CA9A8DA1F0A4C4D8D0226DBA85DED96"/>
    <w:rsid w:val="0068254C"/>
    <w:pPr>
      <w:spacing w:after="160" w:line="259" w:lineRule="auto"/>
    </w:pPr>
  </w:style>
  <w:style w:type="paragraph" w:customStyle="1" w:styleId="0FFB573877EC4EA9A23450337339E41F">
    <w:name w:val="0FFB573877EC4EA9A23450337339E41F"/>
    <w:rsid w:val="0068254C"/>
    <w:pPr>
      <w:spacing w:after="160" w:line="259" w:lineRule="auto"/>
    </w:pPr>
  </w:style>
  <w:style w:type="paragraph" w:customStyle="1" w:styleId="0A518AC36348400DB8612105F853DFF4">
    <w:name w:val="0A518AC36348400DB8612105F853DFF4"/>
    <w:rsid w:val="0068254C"/>
    <w:pPr>
      <w:spacing w:after="160" w:line="259" w:lineRule="auto"/>
    </w:pPr>
  </w:style>
  <w:style w:type="paragraph" w:customStyle="1" w:styleId="636B74717CCD465FB1528633806F7C1F">
    <w:name w:val="636B74717CCD465FB1528633806F7C1F"/>
    <w:rsid w:val="0068254C"/>
    <w:pPr>
      <w:spacing w:after="160" w:line="259" w:lineRule="auto"/>
    </w:pPr>
  </w:style>
  <w:style w:type="paragraph" w:customStyle="1" w:styleId="3FB55B11138143C2B332B2F1A12250DF">
    <w:name w:val="3FB55B11138143C2B332B2F1A12250DF"/>
    <w:rsid w:val="0068254C"/>
    <w:pPr>
      <w:spacing w:after="160" w:line="259" w:lineRule="auto"/>
    </w:pPr>
  </w:style>
  <w:style w:type="paragraph" w:customStyle="1" w:styleId="7860E9082D4B4DCAADCCAAB0E00787F8">
    <w:name w:val="7860E9082D4B4DCAADCCAAB0E00787F8"/>
    <w:rsid w:val="0068254C"/>
    <w:pPr>
      <w:spacing w:after="160" w:line="259" w:lineRule="auto"/>
    </w:pPr>
  </w:style>
  <w:style w:type="paragraph" w:customStyle="1" w:styleId="76140CC64DC54289BD45CE14152AF5B9">
    <w:name w:val="76140CC64DC54289BD45CE14152AF5B9"/>
    <w:rsid w:val="0068254C"/>
    <w:pPr>
      <w:spacing w:after="160" w:line="259" w:lineRule="auto"/>
    </w:pPr>
  </w:style>
  <w:style w:type="paragraph" w:customStyle="1" w:styleId="3688CF46FE6941838033BA64A8E6F51F">
    <w:name w:val="3688CF46FE6941838033BA64A8E6F51F"/>
    <w:rsid w:val="0068254C"/>
    <w:pPr>
      <w:spacing w:after="160" w:line="259" w:lineRule="auto"/>
    </w:pPr>
  </w:style>
  <w:style w:type="paragraph" w:customStyle="1" w:styleId="2AF322C27A2548188597BF6C35392DD0">
    <w:name w:val="2AF322C27A2548188597BF6C35392DD0"/>
    <w:rsid w:val="0068254C"/>
    <w:pPr>
      <w:spacing w:after="160" w:line="259" w:lineRule="auto"/>
    </w:pPr>
  </w:style>
  <w:style w:type="paragraph" w:customStyle="1" w:styleId="C8D20A34E482475B81B3D3D5066110C7">
    <w:name w:val="C8D20A34E482475B81B3D3D5066110C7"/>
    <w:rsid w:val="0068254C"/>
    <w:pPr>
      <w:spacing w:after="160" w:line="259" w:lineRule="auto"/>
    </w:pPr>
  </w:style>
  <w:style w:type="paragraph" w:customStyle="1" w:styleId="57B02315056F43E2BCF37E46EB5202EB">
    <w:name w:val="57B02315056F43E2BCF37E46EB5202EB"/>
    <w:rsid w:val="0068254C"/>
    <w:pPr>
      <w:spacing w:after="160" w:line="259" w:lineRule="auto"/>
    </w:pPr>
  </w:style>
  <w:style w:type="paragraph" w:customStyle="1" w:styleId="51B00D34351D4DF587802611C18FF4DB">
    <w:name w:val="51B00D34351D4DF587802611C18FF4DB"/>
    <w:rsid w:val="0068254C"/>
    <w:pPr>
      <w:spacing w:after="160" w:line="259" w:lineRule="auto"/>
    </w:pPr>
  </w:style>
  <w:style w:type="paragraph" w:customStyle="1" w:styleId="734F47D927EA43B2A409EF4618F3BF30">
    <w:name w:val="734F47D927EA43B2A409EF4618F3BF30"/>
    <w:rsid w:val="0068254C"/>
    <w:pPr>
      <w:spacing w:after="160" w:line="259" w:lineRule="auto"/>
    </w:pPr>
  </w:style>
  <w:style w:type="paragraph" w:customStyle="1" w:styleId="1D49B8B5D23540A3A99E351688C9A36A">
    <w:name w:val="1D49B8B5D23540A3A99E351688C9A36A"/>
    <w:rsid w:val="0068254C"/>
    <w:pPr>
      <w:spacing w:after="160" w:line="259" w:lineRule="auto"/>
    </w:pPr>
  </w:style>
  <w:style w:type="paragraph" w:customStyle="1" w:styleId="A8A5FE799C714800B0498E7C5A95A0E9">
    <w:name w:val="A8A5FE799C714800B0498E7C5A95A0E9"/>
    <w:rsid w:val="0068254C"/>
    <w:pPr>
      <w:spacing w:after="160" w:line="259" w:lineRule="auto"/>
    </w:pPr>
  </w:style>
  <w:style w:type="paragraph" w:customStyle="1" w:styleId="91D47B20DDD640AAA680C5B1497D5C70">
    <w:name w:val="91D47B20DDD640AAA680C5B1497D5C70"/>
    <w:rsid w:val="0068254C"/>
    <w:pPr>
      <w:spacing w:after="160" w:line="259" w:lineRule="auto"/>
    </w:pPr>
  </w:style>
  <w:style w:type="paragraph" w:customStyle="1" w:styleId="D8270AF2EBB844D5A473E5F0116696CE">
    <w:name w:val="D8270AF2EBB844D5A473E5F0116696CE"/>
    <w:rsid w:val="0068254C"/>
    <w:pPr>
      <w:spacing w:after="160" w:line="259" w:lineRule="auto"/>
    </w:pPr>
  </w:style>
  <w:style w:type="paragraph" w:customStyle="1" w:styleId="1B60B633E2DF4EBA88DD0DF99A45C144">
    <w:name w:val="1B60B633E2DF4EBA88DD0DF99A45C144"/>
    <w:rsid w:val="0068254C"/>
    <w:pPr>
      <w:spacing w:after="160" w:line="259" w:lineRule="auto"/>
    </w:pPr>
  </w:style>
  <w:style w:type="paragraph" w:customStyle="1" w:styleId="C3F8D2FAAD4C4D5689A99728F8EEFBE2">
    <w:name w:val="C3F8D2FAAD4C4D5689A99728F8EEFBE2"/>
    <w:rsid w:val="0068254C"/>
    <w:pPr>
      <w:spacing w:after="160" w:line="259" w:lineRule="auto"/>
    </w:pPr>
  </w:style>
  <w:style w:type="paragraph" w:customStyle="1" w:styleId="ACDD8CF3DEA94E2A88D5C726CA81AB22">
    <w:name w:val="ACDD8CF3DEA94E2A88D5C726CA81AB22"/>
    <w:rsid w:val="0068254C"/>
    <w:pPr>
      <w:spacing w:after="160" w:line="259" w:lineRule="auto"/>
    </w:pPr>
  </w:style>
  <w:style w:type="paragraph" w:customStyle="1" w:styleId="93161E174189457ABEB94FA569E24894">
    <w:name w:val="93161E174189457ABEB94FA569E24894"/>
    <w:rsid w:val="0068254C"/>
    <w:pPr>
      <w:spacing w:after="160" w:line="259" w:lineRule="auto"/>
    </w:pPr>
  </w:style>
  <w:style w:type="paragraph" w:customStyle="1" w:styleId="DBDF3E02865F4BB7852DA111C60E9C5D">
    <w:name w:val="DBDF3E02865F4BB7852DA111C60E9C5D"/>
    <w:rsid w:val="0068254C"/>
    <w:pPr>
      <w:spacing w:after="160" w:line="259" w:lineRule="auto"/>
    </w:pPr>
  </w:style>
  <w:style w:type="paragraph" w:customStyle="1" w:styleId="B84CE706D2584CDEA1FD5C11ACD8A72B">
    <w:name w:val="B84CE706D2584CDEA1FD5C11ACD8A72B"/>
    <w:rsid w:val="0068254C"/>
    <w:pPr>
      <w:spacing w:after="160" w:line="259" w:lineRule="auto"/>
    </w:pPr>
  </w:style>
  <w:style w:type="paragraph" w:customStyle="1" w:styleId="AF7FA74F6C414EF59824BA93E3B8225A">
    <w:name w:val="AF7FA74F6C414EF59824BA93E3B8225A"/>
    <w:rsid w:val="0068254C"/>
    <w:pPr>
      <w:spacing w:after="160" w:line="259" w:lineRule="auto"/>
    </w:pPr>
  </w:style>
  <w:style w:type="paragraph" w:customStyle="1" w:styleId="2C6BF56D47EF414D903EA95C1DEACA4D">
    <w:name w:val="2C6BF56D47EF414D903EA95C1DEACA4D"/>
    <w:rsid w:val="0068254C"/>
    <w:pPr>
      <w:spacing w:after="160" w:line="259" w:lineRule="auto"/>
    </w:pPr>
  </w:style>
  <w:style w:type="paragraph" w:customStyle="1" w:styleId="DCDA4EB5D5E042B5948A47EDE07E851B">
    <w:name w:val="DCDA4EB5D5E042B5948A47EDE07E851B"/>
    <w:rsid w:val="0068254C"/>
    <w:pPr>
      <w:spacing w:after="160" w:line="259" w:lineRule="auto"/>
    </w:pPr>
  </w:style>
  <w:style w:type="paragraph" w:customStyle="1" w:styleId="081EBB13A6514352B669A595EF789BE1">
    <w:name w:val="081EBB13A6514352B669A595EF789BE1"/>
    <w:rsid w:val="0068254C"/>
    <w:pPr>
      <w:spacing w:after="160" w:line="259" w:lineRule="auto"/>
    </w:pPr>
  </w:style>
  <w:style w:type="paragraph" w:customStyle="1" w:styleId="A519D16E244B47DD9EE55144E2F03C62">
    <w:name w:val="A519D16E244B47DD9EE55144E2F03C62"/>
    <w:rsid w:val="0068254C"/>
    <w:pPr>
      <w:spacing w:after="160" w:line="259" w:lineRule="auto"/>
    </w:pPr>
  </w:style>
  <w:style w:type="paragraph" w:customStyle="1" w:styleId="C6D3CC10E1D2417EB1C3F58FA233B2A1">
    <w:name w:val="C6D3CC10E1D2417EB1C3F58FA233B2A1"/>
    <w:rsid w:val="0068254C"/>
    <w:pPr>
      <w:spacing w:after="160" w:line="259" w:lineRule="auto"/>
    </w:pPr>
  </w:style>
  <w:style w:type="paragraph" w:customStyle="1" w:styleId="1A637529708E47619ED3BB8517984484">
    <w:name w:val="1A637529708E47619ED3BB8517984484"/>
    <w:rsid w:val="0068254C"/>
    <w:pPr>
      <w:spacing w:after="160" w:line="259" w:lineRule="auto"/>
    </w:pPr>
  </w:style>
  <w:style w:type="paragraph" w:customStyle="1" w:styleId="E6A3CA23E3DB4DC7B7272BE4D538CD23">
    <w:name w:val="E6A3CA23E3DB4DC7B7272BE4D538CD23"/>
    <w:rsid w:val="0068254C"/>
    <w:pPr>
      <w:spacing w:after="160" w:line="259" w:lineRule="auto"/>
    </w:pPr>
  </w:style>
  <w:style w:type="paragraph" w:customStyle="1" w:styleId="5A599EDF6843428B8D67B8008842473B">
    <w:name w:val="5A599EDF6843428B8D67B8008842473B"/>
    <w:rsid w:val="0068254C"/>
    <w:pPr>
      <w:spacing w:after="160" w:line="259" w:lineRule="auto"/>
    </w:pPr>
  </w:style>
  <w:style w:type="paragraph" w:customStyle="1" w:styleId="AAA50A4EF38D4895888FECBBD5DD0B9D">
    <w:name w:val="AAA50A4EF38D4895888FECBBD5DD0B9D"/>
    <w:rsid w:val="0068254C"/>
    <w:pPr>
      <w:spacing w:after="160" w:line="259" w:lineRule="auto"/>
    </w:pPr>
  </w:style>
  <w:style w:type="paragraph" w:customStyle="1" w:styleId="1CF8BF4D31F84D3AA6D20DCF52ADD47D">
    <w:name w:val="1CF8BF4D31F84D3AA6D20DCF52ADD47D"/>
    <w:rsid w:val="0068254C"/>
    <w:pPr>
      <w:spacing w:after="160" w:line="259" w:lineRule="auto"/>
    </w:pPr>
  </w:style>
  <w:style w:type="paragraph" w:customStyle="1" w:styleId="EC022956B17B46EE831FCDCF4725AC11">
    <w:name w:val="EC022956B17B46EE831FCDCF4725AC11"/>
    <w:rsid w:val="0068254C"/>
    <w:pPr>
      <w:spacing w:after="160" w:line="259" w:lineRule="auto"/>
    </w:pPr>
  </w:style>
  <w:style w:type="paragraph" w:customStyle="1" w:styleId="24F27A9B19E848AD8849CFBB86792502">
    <w:name w:val="24F27A9B19E848AD8849CFBB86792502"/>
    <w:rsid w:val="0068254C"/>
    <w:pPr>
      <w:spacing w:after="160" w:line="259" w:lineRule="auto"/>
    </w:pPr>
  </w:style>
  <w:style w:type="paragraph" w:customStyle="1" w:styleId="8038EAB534944E6B9456B2CF119468F2">
    <w:name w:val="8038EAB534944E6B9456B2CF119468F2"/>
    <w:rsid w:val="0068254C"/>
    <w:pPr>
      <w:spacing w:after="160" w:line="259" w:lineRule="auto"/>
    </w:pPr>
  </w:style>
  <w:style w:type="paragraph" w:customStyle="1" w:styleId="2AF73ECBE7CC4360A4A055410E598339">
    <w:name w:val="2AF73ECBE7CC4360A4A055410E598339"/>
    <w:rsid w:val="0068254C"/>
    <w:pPr>
      <w:spacing w:after="160" w:line="259" w:lineRule="auto"/>
    </w:pPr>
  </w:style>
  <w:style w:type="paragraph" w:customStyle="1" w:styleId="9A68682868E7467CB94A28E07B636893">
    <w:name w:val="9A68682868E7467CB94A28E07B636893"/>
    <w:rsid w:val="0068254C"/>
    <w:pPr>
      <w:spacing w:after="160" w:line="259" w:lineRule="auto"/>
    </w:pPr>
  </w:style>
  <w:style w:type="paragraph" w:customStyle="1" w:styleId="224B68D181E84CE19C324BB00830EED5">
    <w:name w:val="224B68D181E84CE19C324BB00830EED5"/>
    <w:rsid w:val="0068254C"/>
    <w:pPr>
      <w:spacing w:after="160" w:line="259" w:lineRule="auto"/>
    </w:pPr>
  </w:style>
  <w:style w:type="paragraph" w:customStyle="1" w:styleId="1F6D75C7008647D4BDD37A123B2612F7">
    <w:name w:val="1F6D75C7008647D4BDD37A123B2612F7"/>
    <w:rsid w:val="0068254C"/>
    <w:pPr>
      <w:spacing w:after="160" w:line="259" w:lineRule="auto"/>
    </w:pPr>
  </w:style>
  <w:style w:type="paragraph" w:customStyle="1" w:styleId="ED5697BA1C5D4D56A1160DDDC6BECE93">
    <w:name w:val="ED5697BA1C5D4D56A1160DDDC6BECE93"/>
    <w:rsid w:val="0068254C"/>
    <w:pPr>
      <w:spacing w:after="160" w:line="259" w:lineRule="auto"/>
    </w:pPr>
  </w:style>
  <w:style w:type="paragraph" w:customStyle="1" w:styleId="C66B7692287D484A865E5E3AE476AB38">
    <w:name w:val="C66B7692287D484A865E5E3AE476AB38"/>
    <w:rsid w:val="0068254C"/>
    <w:pPr>
      <w:spacing w:after="160" w:line="259" w:lineRule="auto"/>
    </w:pPr>
  </w:style>
  <w:style w:type="paragraph" w:customStyle="1" w:styleId="758BBE0B7426436B997FF9E73641B59A">
    <w:name w:val="758BBE0B7426436B997FF9E73641B59A"/>
    <w:rsid w:val="0068254C"/>
    <w:pPr>
      <w:spacing w:after="160" w:line="259" w:lineRule="auto"/>
    </w:pPr>
  </w:style>
  <w:style w:type="paragraph" w:customStyle="1" w:styleId="937F26CC077F44AD94158E81DE042B6F">
    <w:name w:val="937F26CC077F44AD94158E81DE042B6F"/>
    <w:rsid w:val="0068254C"/>
    <w:pPr>
      <w:spacing w:after="160" w:line="259" w:lineRule="auto"/>
    </w:pPr>
  </w:style>
  <w:style w:type="paragraph" w:customStyle="1" w:styleId="3C577F124F424B2DA99EA7DE8F9A22C4">
    <w:name w:val="3C577F124F424B2DA99EA7DE8F9A22C4"/>
    <w:rsid w:val="0068254C"/>
    <w:pPr>
      <w:spacing w:after="160" w:line="259" w:lineRule="auto"/>
    </w:pPr>
  </w:style>
  <w:style w:type="paragraph" w:customStyle="1" w:styleId="F05E491A12D84CD0A49389C0498F6038">
    <w:name w:val="F05E491A12D84CD0A49389C0498F6038"/>
    <w:rsid w:val="0068254C"/>
    <w:pPr>
      <w:spacing w:after="160" w:line="259" w:lineRule="auto"/>
    </w:pPr>
  </w:style>
  <w:style w:type="paragraph" w:customStyle="1" w:styleId="9B2F3608D1F741259DDC54725EDEB23E">
    <w:name w:val="9B2F3608D1F741259DDC54725EDEB23E"/>
    <w:rsid w:val="0068254C"/>
    <w:pPr>
      <w:spacing w:after="160" w:line="259" w:lineRule="auto"/>
    </w:pPr>
  </w:style>
  <w:style w:type="paragraph" w:customStyle="1" w:styleId="9BD5F1B9643B4FD4B384C30FFE5A0C16">
    <w:name w:val="9BD5F1B9643B4FD4B384C30FFE5A0C16"/>
    <w:rsid w:val="0068254C"/>
    <w:pPr>
      <w:spacing w:after="160" w:line="259" w:lineRule="auto"/>
    </w:pPr>
  </w:style>
  <w:style w:type="paragraph" w:customStyle="1" w:styleId="D3905DACACB9415AA1CDCEF2F1B66A8C">
    <w:name w:val="D3905DACACB9415AA1CDCEF2F1B66A8C"/>
    <w:rsid w:val="0068254C"/>
    <w:pPr>
      <w:spacing w:after="160" w:line="259" w:lineRule="auto"/>
    </w:pPr>
  </w:style>
  <w:style w:type="paragraph" w:customStyle="1" w:styleId="DE803F84023A4562A59BB8938BC3EEC0">
    <w:name w:val="DE803F84023A4562A59BB8938BC3EEC0"/>
    <w:rsid w:val="0068254C"/>
    <w:pPr>
      <w:spacing w:after="160" w:line="259" w:lineRule="auto"/>
    </w:pPr>
  </w:style>
  <w:style w:type="paragraph" w:customStyle="1" w:styleId="BDBAE8AF51CC4898B7AFE37CED5F83B1">
    <w:name w:val="BDBAE8AF51CC4898B7AFE37CED5F83B1"/>
    <w:rsid w:val="0068254C"/>
    <w:pPr>
      <w:spacing w:after="160" w:line="259" w:lineRule="auto"/>
    </w:pPr>
  </w:style>
  <w:style w:type="paragraph" w:customStyle="1" w:styleId="2A37DBDF6DE34593BCE38CABCDBE3407">
    <w:name w:val="2A37DBDF6DE34593BCE38CABCDBE3407"/>
    <w:rsid w:val="0068254C"/>
    <w:pPr>
      <w:spacing w:after="160" w:line="259" w:lineRule="auto"/>
    </w:pPr>
  </w:style>
  <w:style w:type="paragraph" w:customStyle="1" w:styleId="966B42F44E9C490BB9EF8457F0212212">
    <w:name w:val="966B42F44E9C490BB9EF8457F0212212"/>
    <w:rsid w:val="0068254C"/>
    <w:pPr>
      <w:spacing w:after="160" w:line="259" w:lineRule="auto"/>
    </w:pPr>
  </w:style>
  <w:style w:type="paragraph" w:customStyle="1" w:styleId="066AF122899C4194995CABD8DAE80AB7">
    <w:name w:val="066AF122899C4194995CABD8DAE80AB7"/>
    <w:rsid w:val="0068254C"/>
    <w:pPr>
      <w:spacing w:after="160" w:line="259" w:lineRule="auto"/>
    </w:pPr>
  </w:style>
  <w:style w:type="paragraph" w:customStyle="1" w:styleId="3AC6A35405BF45B7A7242D4010E7D9E5">
    <w:name w:val="3AC6A35405BF45B7A7242D4010E7D9E5"/>
    <w:rsid w:val="0068254C"/>
    <w:pPr>
      <w:spacing w:after="160" w:line="259" w:lineRule="auto"/>
    </w:pPr>
  </w:style>
  <w:style w:type="paragraph" w:customStyle="1" w:styleId="9346A7EC155E43F4BA17EE4165081795">
    <w:name w:val="9346A7EC155E43F4BA17EE4165081795"/>
    <w:rsid w:val="0068254C"/>
    <w:pPr>
      <w:spacing w:after="160" w:line="259" w:lineRule="auto"/>
    </w:pPr>
  </w:style>
  <w:style w:type="paragraph" w:customStyle="1" w:styleId="853C3E5050D346E4AFEA83B41C7253D8">
    <w:name w:val="853C3E5050D346E4AFEA83B41C7253D8"/>
    <w:rsid w:val="0068254C"/>
    <w:pPr>
      <w:spacing w:after="160" w:line="259" w:lineRule="auto"/>
    </w:pPr>
  </w:style>
  <w:style w:type="paragraph" w:customStyle="1" w:styleId="51C55B12985B4C8CB691319A1E9B4DE6">
    <w:name w:val="51C55B12985B4C8CB691319A1E9B4DE6"/>
    <w:rsid w:val="0068254C"/>
    <w:pPr>
      <w:spacing w:after="160" w:line="259" w:lineRule="auto"/>
    </w:pPr>
  </w:style>
  <w:style w:type="paragraph" w:customStyle="1" w:styleId="98DC662694914BA99CC1BE460D51BFF0">
    <w:name w:val="98DC662694914BA99CC1BE460D51BFF0"/>
    <w:rsid w:val="0068254C"/>
    <w:pPr>
      <w:spacing w:after="160" w:line="259" w:lineRule="auto"/>
    </w:pPr>
  </w:style>
  <w:style w:type="paragraph" w:customStyle="1" w:styleId="ED229741015B4768B1E2476C9140E46E">
    <w:name w:val="ED229741015B4768B1E2476C9140E46E"/>
    <w:rsid w:val="0068254C"/>
    <w:pPr>
      <w:spacing w:after="160" w:line="259" w:lineRule="auto"/>
    </w:pPr>
  </w:style>
  <w:style w:type="paragraph" w:customStyle="1" w:styleId="3468C75686F0475D8D397E27E330E765">
    <w:name w:val="3468C75686F0475D8D397E27E330E765"/>
    <w:rsid w:val="0068254C"/>
    <w:pPr>
      <w:spacing w:after="160" w:line="259" w:lineRule="auto"/>
    </w:pPr>
  </w:style>
  <w:style w:type="paragraph" w:customStyle="1" w:styleId="04D56B1E4D6744DDA009478800C77931">
    <w:name w:val="04D56B1E4D6744DDA009478800C77931"/>
    <w:rsid w:val="0068254C"/>
    <w:pPr>
      <w:spacing w:after="160" w:line="259" w:lineRule="auto"/>
    </w:pPr>
  </w:style>
  <w:style w:type="paragraph" w:customStyle="1" w:styleId="9ABF86CDF45342FAB24B7CBFF7F18A49">
    <w:name w:val="9ABF86CDF45342FAB24B7CBFF7F18A49"/>
    <w:rsid w:val="0068254C"/>
    <w:pPr>
      <w:spacing w:after="160" w:line="259" w:lineRule="auto"/>
    </w:pPr>
  </w:style>
  <w:style w:type="paragraph" w:customStyle="1" w:styleId="C884ABE9D89C4501A8F9F28B6A6382F1">
    <w:name w:val="C884ABE9D89C4501A8F9F28B6A6382F1"/>
    <w:rsid w:val="0068254C"/>
    <w:pPr>
      <w:spacing w:after="160" w:line="259" w:lineRule="auto"/>
    </w:pPr>
  </w:style>
  <w:style w:type="paragraph" w:customStyle="1" w:styleId="3EE46537424B4A8BA62BEA30DD93749D">
    <w:name w:val="3EE46537424B4A8BA62BEA30DD93749D"/>
    <w:rsid w:val="0068254C"/>
    <w:pPr>
      <w:spacing w:after="160" w:line="259" w:lineRule="auto"/>
    </w:pPr>
  </w:style>
  <w:style w:type="paragraph" w:customStyle="1" w:styleId="A2EA7096C392492ABDA42B326FBD522D">
    <w:name w:val="A2EA7096C392492ABDA42B326FBD522D"/>
    <w:rsid w:val="0068254C"/>
    <w:pPr>
      <w:spacing w:after="160" w:line="259" w:lineRule="auto"/>
    </w:pPr>
  </w:style>
  <w:style w:type="paragraph" w:customStyle="1" w:styleId="6FC5ECDDDD0F4449B6766460BC752FB8">
    <w:name w:val="6FC5ECDDDD0F4449B6766460BC752FB8"/>
    <w:rsid w:val="0068254C"/>
    <w:pPr>
      <w:spacing w:after="160" w:line="259" w:lineRule="auto"/>
    </w:pPr>
  </w:style>
  <w:style w:type="paragraph" w:customStyle="1" w:styleId="FAD04F7AE0784EDD987E85A95C3DC625">
    <w:name w:val="FAD04F7AE0784EDD987E85A95C3DC625"/>
    <w:rsid w:val="0068254C"/>
    <w:pPr>
      <w:spacing w:after="160" w:line="259" w:lineRule="auto"/>
    </w:pPr>
  </w:style>
  <w:style w:type="paragraph" w:customStyle="1" w:styleId="CA891EDFF10343B2AA88D6ED3CE1D695">
    <w:name w:val="CA891EDFF10343B2AA88D6ED3CE1D695"/>
    <w:rsid w:val="0068254C"/>
    <w:pPr>
      <w:spacing w:after="160" w:line="259" w:lineRule="auto"/>
    </w:pPr>
  </w:style>
  <w:style w:type="paragraph" w:customStyle="1" w:styleId="66F79CE6BB7F4CE59377A064E127CEF4">
    <w:name w:val="66F79CE6BB7F4CE59377A064E127CEF4"/>
    <w:rsid w:val="0068254C"/>
    <w:pPr>
      <w:spacing w:after="160" w:line="259" w:lineRule="auto"/>
    </w:pPr>
  </w:style>
  <w:style w:type="paragraph" w:customStyle="1" w:styleId="A65A0B27C6C84FDAACD4E6163DC07BF3">
    <w:name w:val="A65A0B27C6C84FDAACD4E6163DC07BF3"/>
    <w:rsid w:val="0068254C"/>
    <w:pPr>
      <w:spacing w:after="160" w:line="259" w:lineRule="auto"/>
    </w:pPr>
  </w:style>
  <w:style w:type="paragraph" w:customStyle="1" w:styleId="A6D990BE79A84F0B8BF1319673F5ECF3">
    <w:name w:val="A6D990BE79A84F0B8BF1319673F5ECF3"/>
    <w:rsid w:val="0068254C"/>
    <w:pPr>
      <w:spacing w:after="160" w:line="259" w:lineRule="auto"/>
    </w:pPr>
  </w:style>
  <w:style w:type="paragraph" w:customStyle="1" w:styleId="FCE32D8054AF40C8A8BDD9C4313DE9F3">
    <w:name w:val="FCE32D8054AF40C8A8BDD9C4313DE9F3"/>
    <w:rsid w:val="0068254C"/>
    <w:pPr>
      <w:spacing w:after="160" w:line="259" w:lineRule="auto"/>
    </w:pPr>
  </w:style>
  <w:style w:type="paragraph" w:customStyle="1" w:styleId="225DF127B2CC43D49E91E636470A2D3B">
    <w:name w:val="225DF127B2CC43D49E91E636470A2D3B"/>
    <w:rsid w:val="0068254C"/>
    <w:pPr>
      <w:spacing w:after="160" w:line="259" w:lineRule="auto"/>
    </w:pPr>
  </w:style>
  <w:style w:type="paragraph" w:customStyle="1" w:styleId="6F2F52626EDA4A8090AFEC52220EEDD2">
    <w:name w:val="6F2F52626EDA4A8090AFEC52220EEDD2"/>
    <w:rsid w:val="0068254C"/>
    <w:pPr>
      <w:spacing w:after="160" w:line="259" w:lineRule="auto"/>
    </w:pPr>
  </w:style>
  <w:style w:type="paragraph" w:customStyle="1" w:styleId="6E97688E4873457FA770BFDB0B1BA271">
    <w:name w:val="6E97688E4873457FA770BFDB0B1BA271"/>
    <w:rsid w:val="0068254C"/>
    <w:pPr>
      <w:spacing w:after="160" w:line="259" w:lineRule="auto"/>
    </w:pPr>
  </w:style>
  <w:style w:type="paragraph" w:customStyle="1" w:styleId="6D0512A0C56D46DCB58EBE0F8AEFED1E">
    <w:name w:val="6D0512A0C56D46DCB58EBE0F8AEFED1E"/>
    <w:rsid w:val="0068254C"/>
    <w:pPr>
      <w:spacing w:after="160" w:line="259" w:lineRule="auto"/>
    </w:pPr>
  </w:style>
  <w:style w:type="paragraph" w:customStyle="1" w:styleId="B8456EA9A96D4E429D79ED400ABF80DC">
    <w:name w:val="B8456EA9A96D4E429D79ED400ABF80DC"/>
    <w:rsid w:val="0068254C"/>
    <w:pPr>
      <w:spacing w:after="160" w:line="259" w:lineRule="auto"/>
    </w:pPr>
  </w:style>
  <w:style w:type="paragraph" w:customStyle="1" w:styleId="9CE59FD9C5A448009582B2EFB794C7EF">
    <w:name w:val="9CE59FD9C5A448009582B2EFB794C7EF"/>
    <w:rsid w:val="0068254C"/>
    <w:pPr>
      <w:spacing w:after="160" w:line="259" w:lineRule="auto"/>
    </w:pPr>
  </w:style>
  <w:style w:type="paragraph" w:customStyle="1" w:styleId="819593454C834A6D92232110D16186DA">
    <w:name w:val="819593454C834A6D92232110D16186DA"/>
    <w:rsid w:val="0068254C"/>
    <w:pPr>
      <w:spacing w:after="160" w:line="259" w:lineRule="auto"/>
    </w:pPr>
  </w:style>
  <w:style w:type="paragraph" w:customStyle="1" w:styleId="57A6F2D40CDB480D97E15176D3E4587C">
    <w:name w:val="57A6F2D40CDB480D97E15176D3E4587C"/>
    <w:rsid w:val="0068254C"/>
    <w:pPr>
      <w:spacing w:after="160" w:line="259" w:lineRule="auto"/>
    </w:pPr>
  </w:style>
  <w:style w:type="paragraph" w:customStyle="1" w:styleId="F83E369D22E7475A97F5624614A00B91">
    <w:name w:val="F83E369D22E7475A97F5624614A00B91"/>
    <w:rsid w:val="0068254C"/>
    <w:pPr>
      <w:spacing w:after="160" w:line="259" w:lineRule="auto"/>
    </w:pPr>
  </w:style>
  <w:style w:type="paragraph" w:customStyle="1" w:styleId="29527E1267534B088DA71BF51A67B52E">
    <w:name w:val="29527E1267534B088DA71BF51A67B52E"/>
    <w:rsid w:val="0068254C"/>
    <w:pPr>
      <w:spacing w:after="160" w:line="259" w:lineRule="auto"/>
    </w:pPr>
  </w:style>
  <w:style w:type="paragraph" w:customStyle="1" w:styleId="9076C97DE1AC4708982E3AC91BFB9191">
    <w:name w:val="9076C97DE1AC4708982E3AC91BFB9191"/>
    <w:rsid w:val="0068254C"/>
    <w:pPr>
      <w:spacing w:after="160" w:line="259" w:lineRule="auto"/>
    </w:pPr>
  </w:style>
  <w:style w:type="paragraph" w:customStyle="1" w:styleId="DB2822B75C1C468B804D058EAB5B4031">
    <w:name w:val="DB2822B75C1C468B804D058EAB5B4031"/>
    <w:rsid w:val="0068254C"/>
    <w:pPr>
      <w:spacing w:after="160" w:line="259" w:lineRule="auto"/>
    </w:pPr>
  </w:style>
  <w:style w:type="paragraph" w:customStyle="1" w:styleId="C6AE4952B23941699F750717841DAAAF">
    <w:name w:val="C6AE4952B23941699F750717841DAAAF"/>
    <w:rsid w:val="0068254C"/>
    <w:pPr>
      <w:spacing w:after="160" w:line="259" w:lineRule="auto"/>
    </w:pPr>
  </w:style>
  <w:style w:type="paragraph" w:customStyle="1" w:styleId="47713B5898EF4F67A541B41CDF116609">
    <w:name w:val="47713B5898EF4F67A541B41CDF116609"/>
    <w:rsid w:val="0068254C"/>
    <w:pPr>
      <w:spacing w:after="160" w:line="259" w:lineRule="auto"/>
    </w:pPr>
  </w:style>
  <w:style w:type="paragraph" w:customStyle="1" w:styleId="AA5589A7B8BF43179CBAE0E4383A1CBA">
    <w:name w:val="AA5589A7B8BF43179CBAE0E4383A1CBA"/>
    <w:rsid w:val="0068254C"/>
    <w:pPr>
      <w:spacing w:after="160" w:line="259" w:lineRule="auto"/>
    </w:pPr>
  </w:style>
  <w:style w:type="paragraph" w:customStyle="1" w:styleId="9624269F89A24ACC926C32FE4554C04B">
    <w:name w:val="9624269F89A24ACC926C32FE4554C04B"/>
    <w:rsid w:val="0068254C"/>
    <w:pPr>
      <w:spacing w:after="160" w:line="259" w:lineRule="auto"/>
    </w:pPr>
  </w:style>
  <w:style w:type="paragraph" w:customStyle="1" w:styleId="E32F578527DF4BF29BB275FA73278BD1">
    <w:name w:val="E32F578527DF4BF29BB275FA73278BD1"/>
    <w:rsid w:val="0068254C"/>
    <w:pPr>
      <w:spacing w:after="160" w:line="259" w:lineRule="auto"/>
    </w:pPr>
  </w:style>
  <w:style w:type="paragraph" w:customStyle="1" w:styleId="99EE781A2A2646459BF524EC2E95695F">
    <w:name w:val="99EE781A2A2646459BF524EC2E95695F"/>
    <w:rsid w:val="0068254C"/>
    <w:pPr>
      <w:spacing w:after="160" w:line="259" w:lineRule="auto"/>
    </w:pPr>
  </w:style>
  <w:style w:type="paragraph" w:customStyle="1" w:styleId="A9935C1A43CB48BC84434896230EEF25">
    <w:name w:val="A9935C1A43CB48BC84434896230EEF25"/>
    <w:rsid w:val="0068254C"/>
    <w:pPr>
      <w:spacing w:after="160" w:line="259" w:lineRule="auto"/>
    </w:pPr>
  </w:style>
  <w:style w:type="paragraph" w:customStyle="1" w:styleId="C7085B92C81143DF9AD57FED2D004ABE">
    <w:name w:val="C7085B92C81143DF9AD57FED2D004ABE"/>
    <w:rsid w:val="0068254C"/>
    <w:pPr>
      <w:spacing w:after="160" w:line="259" w:lineRule="auto"/>
    </w:pPr>
  </w:style>
  <w:style w:type="paragraph" w:customStyle="1" w:styleId="AAD72FBC419041DC8538D2A96A0F76D9">
    <w:name w:val="AAD72FBC419041DC8538D2A96A0F76D9"/>
    <w:rsid w:val="0068254C"/>
    <w:pPr>
      <w:spacing w:after="160" w:line="259" w:lineRule="auto"/>
    </w:pPr>
  </w:style>
  <w:style w:type="paragraph" w:customStyle="1" w:styleId="5321D18DAC3044FDBF7C5DA4375C08FF">
    <w:name w:val="5321D18DAC3044FDBF7C5DA4375C08FF"/>
    <w:rsid w:val="0068254C"/>
    <w:pPr>
      <w:spacing w:after="160" w:line="259" w:lineRule="auto"/>
    </w:pPr>
  </w:style>
  <w:style w:type="paragraph" w:customStyle="1" w:styleId="CE86E4FE7D5741B5976534E87CA5027B">
    <w:name w:val="CE86E4FE7D5741B5976534E87CA5027B"/>
    <w:rsid w:val="0068254C"/>
    <w:pPr>
      <w:spacing w:after="160" w:line="259" w:lineRule="auto"/>
    </w:pPr>
  </w:style>
  <w:style w:type="paragraph" w:customStyle="1" w:styleId="DC0DB4A56A114A71BE816A1F48E7F7A7">
    <w:name w:val="DC0DB4A56A114A71BE816A1F48E7F7A7"/>
    <w:rsid w:val="0068254C"/>
    <w:pPr>
      <w:spacing w:after="160" w:line="259" w:lineRule="auto"/>
    </w:pPr>
  </w:style>
  <w:style w:type="paragraph" w:customStyle="1" w:styleId="7C9341E81E6441FF9CF31FD3A044497D">
    <w:name w:val="7C9341E81E6441FF9CF31FD3A044497D"/>
    <w:rsid w:val="0068254C"/>
    <w:pPr>
      <w:spacing w:after="160" w:line="259" w:lineRule="auto"/>
    </w:pPr>
  </w:style>
  <w:style w:type="paragraph" w:customStyle="1" w:styleId="4004D1104EE44FC3B1C1BEBF49582C56">
    <w:name w:val="4004D1104EE44FC3B1C1BEBF49582C56"/>
    <w:rsid w:val="0068254C"/>
    <w:pPr>
      <w:spacing w:after="160" w:line="259" w:lineRule="auto"/>
    </w:pPr>
  </w:style>
  <w:style w:type="paragraph" w:customStyle="1" w:styleId="E6C0A42817AB4AE8A2B2E9A7E77EDBB2">
    <w:name w:val="E6C0A42817AB4AE8A2B2E9A7E77EDBB2"/>
    <w:rsid w:val="0068254C"/>
    <w:pPr>
      <w:spacing w:after="160" w:line="259" w:lineRule="auto"/>
    </w:pPr>
  </w:style>
  <w:style w:type="paragraph" w:customStyle="1" w:styleId="D44673DA352E47D0A2B60C51A8CD920D">
    <w:name w:val="D44673DA352E47D0A2B60C51A8CD920D"/>
    <w:rsid w:val="0068254C"/>
    <w:pPr>
      <w:spacing w:after="160" w:line="259" w:lineRule="auto"/>
    </w:pPr>
  </w:style>
  <w:style w:type="paragraph" w:customStyle="1" w:styleId="268BBA9D6766457E9D54882CC2C6B267">
    <w:name w:val="268BBA9D6766457E9D54882CC2C6B267"/>
    <w:rsid w:val="0068254C"/>
    <w:pPr>
      <w:spacing w:after="160" w:line="259" w:lineRule="auto"/>
    </w:pPr>
  </w:style>
  <w:style w:type="paragraph" w:customStyle="1" w:styleId="6581EC2189CE4A8ABED919A09AD1CCFF">
    <w:name w:val="6581EC2189CE4A8ABED919A09AD1CCFF"/>
    <w:rsid w:val="0068254C"/>
    <w:pPr>
      <w:spacing w:after="160" w:line="259" w:lineRule="auto"/>
    </w:pPr>
  </w:style>
  <w:style w:type="paragraph" w:customStyle="1" w:styleId="EA19E49424814191AE2156BAB2B126A7">
    <w:name w:val="EA19E49424814191AE2156BAB2B126A7"/>
    <w:rsid w:val="0068254C"/>
    <w:pPr>
      <w:spacing w:after="160" w:line="259" w:lineRule="auto"/>
    </w:pPr>
  </w:style>
  <w:style w:type="paragraph" w:customStyle="1" w:styleId="95E9B97C00E14B8C9623900EDA56F9FD">
    <w:name w:val="95E9B97C00E14B8C9623900EDA56F9FD"/>
    <w:rsid w:val="0068254C"/>
    <w:pPr>
      <w:spacing w:after="160" w:line="259" w:lineRule="auto"/>
    </w:pPr>
  </w:style>
  <w:style w:type="paragraph" w:customStyle="1" w:styleId="FCADE7FFE245454595E06F894A13739F">
    <w:name w:val="FCADE7FFE245454595E06F894A13739F"/>
    <w:rsid w:val="0068254C"/>
    <w:pPr>
      <w:spacing w:after="160" w:line="259" w:lineRule="auto"/>
    </w:pPr>
  </w:style>
  <w:style w:type="paragraph" w:customStyle="1" w:styleId="859AA90322E54A1F8648F890399B3EAA">
    <w:name w:val="859AA90322E54A1F8648F890399B3EAA"/>
    <w:rsid w:val="0068254C"/>
    <w:pPr>
      <w:spacing w:after="160" w:line="259" w:lineRule="auto"/>
    </w:pPr>
  </w:style>
  <w:style w:type="paragraph" w:customStyle="1" w:styleId="A1DD30EE6E424164A312FBAD0D7A199E">
    <w:name w:val="A1DD30EE6E424164A312FBAD0D7A199E"/>
    <w:rsid w:val="0068254C"/>
    <w:pPr>
      <w:spacing w:after="160" w:line="259" w:lineRule="auto"/>
    </w:pPr>
  </w:style>
  <w:style w:type="paragraph" w:customStyle="1" w:styleId="7787AE91919D4CF0AA89746132B1AB7D">
    <w:name w:val="7787AE91919D4CF0AA89746132B1AB7D"/>
    <w:rsid w:val="0068254C"/>
    <w:pPr>
      <w:spacing w:after="160" w:line="259" w:lineRule="auto"/>
    </w:pPr>
  </w:style>
  <w:style w:type="paragraph" w:customStyle="1" w:styleId="BCA23F5261454EA78BBF4BF9EC97C013">
    <w:name w:val="BCA23F5261454EA78BBF4BF9EC97C013"/>
    <w:rsid w:val="0068254C"/>
    <w:pPr>
      <w:spacing w:after="160" w:line="259" w:lineRule="auto"/>
    </w:pPr>
  </w:style>
  <w:style w:type="paragraph" w:customStyle="1" w:styleId="2E3BE1404D13447B81300AA1184B8BCC">
    <w:name w:val="2E3BE1404D13447B81300AA1184B8BCC"/>
    <w:rsid w:val="0068254C"/>
    <w:pPr>
      <w:spacing w:after="160" w:line="259" w:lineRule="auto"/>
    </w:pPr>
  </w:style>
  <w:style w:type="paragraph" w:customStyle="1" w:styleId="A47F665FAA3A4314A3E116B98BAFA3BC">
    <w:name w:val="A47F665FAA3A4314A3E116B98BAFA3BC"/>
    <w:rsid w:val="0068254C"/>
    <w:pPr>
      <w:spacing w:after="160" w:line="259" w:lineRule="auto"/>
    </w:pPr>
  </w:style>
  <w:style w:type="paragraph" w:customStyle="1" w:styleId="017A5611466645DF84784A844D26CFC9">
    <w:name w:val="017A5611466645DF84784A844D26CFC9"/>
    <w:rsid w:val="0068254C"/>
    <w:pPr>
      <w:spacing w:after="160" w:line="259" w:lineRule="auto"/>
    </w:pPr>
  </w:style>
  <w:style w:type="paragraph" w:customStyle="1" w:styleId="E4FE6A81B02F4335BF984FFB09805B4A">
    <w:name w:val="E4FE6A81B02F4335BF984FFB09805B4A"/>
    <w:rsid w:val="0068254C"/>
    <w:pPr>
      <w:spacing w:after="160" w:line="259" w:lineRule="auto"/>
    </w:pPr>
  </w:style>
  <w:style w:type="paragraph" w:customStyle="1" w:styleId="135E3CA1BB2840D5A93CBDD84B76BEC4">
    <w:name w:val="135E3CA1BB2840D5A93CBDD84B76BEC4"/>
    <w:rsid w:val="0068254C"/>
    <w:pPr>
      <w:spacing w:after="160" w:line="259" w:lineRule="auto"/>
    </w:pPr>
  </w:style>
  <w:style w:type="paragraph" w:customStyle="1" w:styleId="2FDAB73F55054623A765976CD2D247CA">
    <w:name w:val="2FDAB73F55054623A765976CD2D247CA"/>
    <w:rsid w:val="0068254C"/>
    <w:pPr>
      <w:spacing w:after="160" w:line="259" w:lineRule="auto"/>
    </w:pPr>
  </w:style>
  <w:style w:type="paragraph" w:customStyle="1" w:styleId="8197724CAC904415A7036DA457717C00">
    <w:name w:val="8197724CAC904415A7036DA457717C00"/>
    <w:rsid w:val="0068254C"/>
    <w:pPr>
      <w:spacing w:after="160" w:line="259" w:lineRule="auto"/>
    </w:pPr>
  </w:style>
  <w:style w:type="paragraph" w:customStyle="1" w:styleId="F00E55714E1A4080A08D5DC39C5F0200">
    <w:name w:val="F00E55714E1A4080A08D5DC39C5F0200"/>
    <w:rsid w:val="0068254C"/>
    <w:pPr>
      <w:spacing w:after="160" w:line="259" w:lineRule="auto"/>
    </w:pPr>
  </w:style>
  <w:style w:type="paragraph" w:customStyle="1" w:styleId="7FB045DF1D0D496AB9650D4D3195333D">
    <w:name w:val="7FB045DF1D0D496AB9650D4D3195333D"/>
    <w:rsid w:val="0068254C"/>
    <w:pPr>
      <w:spacing w:after="160" w:line="259" w:lineRule="auto"/>
    </w:pPr>
  </w:style>
  <w:style w:type="paragraph" w:customStyle="1" w:styleId="79FF66982BF8482B8BEE63AFAD074841">
    <w:name w:val="79FF66982BF8482B8BEE63AFAD074841"/>
    <w:rsid w:val="0068254C"/>
    <w:pPr>
      <w:spacing w:after="160" w:line="259" w:lineRule="auto"/>
    </w:pPr>
  </w:style>
  <w:style w:type="paragraph" w:customStyle="1" w:styleId="2A7D1F534EAD4E8681D76D0C9DF49214">
    <w:name w:val="2A7D1F534EAD4E8681D76D0C9DF49214"/>
    <w:rsid w:val="0068254C"/>
    <w:pPr>
      <w:spacing w:after="160" w:line="259" w:lineRule="auto"/>
    </w:pPr>
  </w:style>
  <w:style w:type="paragraph" w:customStyle="1" w:styleId="3FDDE122BD354066A29A08DD0C89017D">
    <w:name w:val="3FDDE122BD354066A29A08DD0C89017D"/>
    <w:rsid w:val="0068254C"/>
    <w:pPr>
      <w:spacing w:after="160" w:line="259" w:lineRule="auto"/>
    </w:pPr>
  </w:style>
  <w:style w:type="paragraph" w:customStyle="1" w:styleId="0FE93F4FF8894D99AA62420DAB767E04">
    <w:name w:val="0FE93F4FF8894D99AA62420DAB767E04"/>
    <w:rsid w:val="0068254C"/>
    <w:pPr>
      <w:spacing w:after="160" w:line="259" w:lineRule="auto"/>
    </w:pPr>
  </w:style>
  <w:style w:type="paragraph" w:customStyle="1" w:styleId="5F92B1F1FCBA4759891037B519B14E53">
    <w:name w:val="5F92B1F1FCBA4759891037B519B14E53"/>
    <w:rsid w:val="0068254C"/>
    <w:pPr>
      <w:spacing w:after="160" w:line="259" w:lineRule="auto"/>
    </w:pPr>
  </w:style>
  <w:style w:type="paragraph" w:customStyle="1" w:styleId="5B821F7BFBEC431CACE929232DF9FED8">
    <w:name w:val="5B821F7BFBEC431CACE929232DF9FED8"/>
    <w:rsid w:val="0068254C"/>
    <w:pPr>
      <w:spacing w:after="160" w:line="259" w:lineRule="auto"/>
    </w:pPr>
  </w:style>
  <w:style w:type="paragraph" w:customStyle="1" w:styleId="305E44B1CEE340A8BE1D88260C3073A7">
    <w:name w:val="305E44B1CEE340A8BE1D88260C3073A7"/>
    <w:rsid w:val="0068254C"/>
    <w:pPr>
      <w:spacing w:after="160" w:line="259" w:lineRule="auto"/>
    </w:pPr>
  </w:style>
  <w:style w:type="paragraph" w:customStyle="1" w:styleId="54498153D7464C478DE8739F8DA45529">
    <w:name w:val="54498153D7464C478DE8739F8DA45529"/>
    <w:rsid w:val="0068254C"/>
    <w:pPr>
      <w:spacing w:after="160" w:line="259" w:lineRule="auto"/>
    </w:pPr>
  </w:style>
  <w:style w:type="paragraph" w:customStyle="1" w:styleId="8E07FE91AAF7491B997C4477C7B28472">
    <w:name w:val="8E07FE91AAF7491B997C4477C7B28472"/>
    <w:rsid w:val="0068254C"/>
    <w:pPr>
      <w:spacing w:after="160" w:line="259" w:lineRule="auto"/>
    </w:pPr>
  </w:style>
  <w:style w:type="paragraph" w:customStyle="1" w:styleId="EF50D88ECDAE42EC878CFE1546F44F3C">
    <w:name w:val="EF50D88ECDAE42EC878CFE1546F44F3C"/>
    <w:rsid w:val="0068254C"/>
    <w:pPr>
      <w:spacing w:after="160" w:line="259" w:lineRule="auto"/>
    </w:pPr>
  </w:style>
  <w:style w:type="paragraph" w:customStyle="1" w:styleId="1776BFB0DB6D49D89E1B7BDF0C3328E9">
    <w:name w:val="1776BFB0DB6D49D89E1B7BDF0C3328E9"/>
    <w:rsid w:val="0068254C"/>
    <w:pPr>
      <w:spacing w:after="160" w:line="259" w:lineRule="auto"/>
    </w:pPr>
  </w:style>
  <w:style w:type="paragraph" w:customStyle="1" w:styleId="A7F32C8E1DF240D8883A4432EF030792">
    <w:name w:val="A7F32C8E1DF240D8883A4432EF030792"/>
    <w:rsid w:val="0068254C"/>
    <w:pPr>
      <w:spacing w:after="160" w:line="259" w:lineRule="auto"/>
    </w:pPr>
  </w:style>
  <w:style w:type="paragraph" w:customStyle="1" w:styleId="6EC24E1393124B2E9582A4FE71C3D0CC">
    <w:name w:val="6EC24E1393124B2E9582A4FE71C3D0CC"/>
    <w:rsid w:val="0068254C"/>
    <w:pPr>
      <w:spacing w:after="160" w:line="259" w:lineRule="auto"/>
    </w:pPr>
  </w:style>
  <w:style w:type="paragraph" w:customStyle="1" w:styleId="F1377402AA6E41B1B2D0588191744D88">
    <w:name w:val="F1377402AA6E41B1B2D0588191744D88"/>
    <w:rsid w:val="0068254C"/>
    <w:pPr>
      <w:spacing w:after="160" w:line="259" w:lineRule="auto"/>
    </w:pPr>
  </w:style>
  <w:style w:type="paragraph" w:customStyle="1" w:styleId="C0134F90D6164E779B1B3191405F00DC">
    <w:name w:val="C0134F90D6164E779B1B3191405F00DC"/>
    <w:rsid w:val="0068254C"/>
    <w:pPr>
      <w:spacing w:after="160" w:line="259" w:lineRule="auto"/>
    </w:pPr>
  </w:style>
  <w:style w:type="paragraph" w:customStyle="1" w:styleId="78E15C8A183A405CA91CE463654A302D">
    <w:name w:val="78E15C8A183A405CA91CE463654A302D"/>
    <w:rsid w:val="0068254C"/>
    <w:pPr>
      <w:spacing w:after="160" w:line="259" w:lineRule="auto"/>
    </w:pPr>
  </w:style>
  <w:style w:type="paragraph" w:customStyle="1" w:styleId="78BC7CAF52D746C6911F8A6DED6E6DE6">
    <w:name w:val="78BC7CAF52D746C6911F8A6DED6E6DE6"/>
    <w:rsid w:val="0068254C"/>
    <w:pPr>
      <w:spacing w:after="160" w:line="259" w:lineRule="auto"/>
    </w:pPr>
  </w:style>
  <w:style w:type="paragraph" w:customStyle="1" w:styleId="BAAC92527F534EA4A4BAFBB288A31234">
    <w:name w:val="BAAC92527F534EA4A4BAFBB288A31234"/>
    <w:rsid w:val="0068254C"/>
    <w:pPr>
      <w:spacing w:after="160" w:line="259" w:lineRule="auto"/>
    </w:pPr>
  </w:style>
  <w:style w:type="paragraph" w:customStyle="1" w:styleId="AE855179C9B542D39A0B311B2DA6FE79">
    <w:name w:val="AE855179C9B542D39A0B311B2DA6FE79"/>
    <w:rsid w:val="0068254C"/>
    <w:pPr>
      <w:spacing w:after="160" w:line="259" w:lineRule="auto"/>
    </w:pPr>
  </w:style>
  <w:style w:type="paragraph" w:customStyle="1" w:styleId="000302C08903463E8E0229C6CF4EEDDE">
    <w:name w:val="000302C08903463E8E0229C6CF4EEDDE"/>
    <w:rsid w:val="0068254C"/>
    <w:pPr>
      <w:spacing w:after="160" w:line="259" w:lineRule="auto"/>
    </w:pPr>
  </w:style>
  <w:style w:type="paragraph" w:customStyle="1" w:styleId="36E3288CE5744E66B8F35A3ECF5CEC12">
    <w:name w:val="36E3288CE5744E66B8F35A3ECF5CEC12"/>
    <w:rsid w:val="0068254C"/>
    <w:pPr>
      <w:spacing w:after="160" w:line="259" w:lineRule="auto"/>
    </w:pPr>
  </w:style>
  <w:style w:type="paragraph" w:customStyle="1" w:styleId="ECF0F6C3E9CE4581967EBA521A1EBB38">
    <w:name w:val="ECF0F6C3E9CE4581967EBA521A1EBB38"/>
    <w:rsid w:val="0068254C"/>
    <w:pPr>
      <w:spacing w:after="160" w:line="259" w:lineRule="auto"/>
    </w:pPr>
  </w:style>
  <w:style w:type="paragraph" w:customStyle="1" w:styleId="1C2AD88EA6A544758C471CA56BD3BD73">
    <w:name w:val="1C2AD88EA6A544758C471CA56BD3BD73"/>
    <w:rsid w:val="0068254C"/>
    <w:pPr>
      <w:spacing w:after="160" w:line="259" w:lineRule="auto"/>
    </w:pPr>
  </w:style>
  <w:style w:type="paragraph" w:customStyle="1" w:styleId="7AB196D251B1403F889B082704A1B7C3">
    <w:name w:val="7AB196D251B1403F889B082704A1B7C3"/>
    <w:rsid w:val="003E2E25"/>
    <w:pPr>
      <w:spacing w:after="160" w:line="259" w:lineRule="auto"/>
    </w:pPr>
  </w:style>
  <w:style w:type="paragraph" w:customStyle="1" w:styleId="CC13599CCD024EB980703E6ABE65E5B0">
    <w:name w:val="CC13599CCD024EB980703E6ABE65E5B0"/>
    <w:rsid w:val="003E2E25"/>
    <w:pPr>
      <w:spacing w:after="160" w:line="259" w:lineRule="auto"/>
    </w:pPr>
  </w:style>
  <w:style w:type="paragraph" w:customStyle="1" w:styleId="A60A8C5318F54B4785767BBDBB730990">
    <w:name w:val="A60A8C5318F54B4785767BBDBB730990"/>
    <w:rsid w:val="003E2E25"/>
    <w:pPr>
      <w:spacing w:after="160" w:line="259" w:lineRule="auto"/>
    </w:pPr>
  </w:style>
  <w:style w:type="paragraph" w:customStyle="1" w:styleId="37DBC600E71441C8BBA108935D9BDF22">
    <w:name w:val="37DBC600E71441C8BBA108935D9BDF22"/>
    <w:rsid w:val="003E2E25"/>
    <w:pPr>
      <w:spacing w:after="160" w:line="259" w:lineRule="auto"/>
    </w:pPr>
  </w:style>
  <w:style w:type="paragraph" w:customStyle="1" w:styleId="3304D7BD3501487B961DA2309877A530">
    <w:name w:val="3304D7BD3501487B961DA2309877A530"/>
    <w:rsid w:val="003E2E25"/>
    <w:pPr>
      <w:spacing w:after="160" w:line="259" w:lineRule="auto"/>
    </w:pPr>
  </w:style>
  <w:style w:type="paragraph" w:customStyle="1" w:styleId="A26332F4D45A4EAAB04E164DA08873EA">
    <w:name w:val="A26332F4D45A4EAAB04E164DA08873EA"/>
    <w:rsid w:val="003E2E25"/>
    <w:pPr>
      <w:spacing w:after="160" w:line="259" w:lineRule="auto"/>
    </w:pPr>
  </w:style>
  <w:style w:type="paragraph" w:customStyle="1" w:styleId="27689500E787477E8D0530EA6A5AC9D2">
    <w:name w:val="27689500E787477E8D0530EA6A5AC9D2"/>
    <w:rsid w:val="003E2E25"/>
    <w:pPr>
      <w:spacing w:after="160" w:line="259" w:lineRule="auto"/>
    </w:pPr>
  </w:style>
  <w:style w:type="paragraph" w:customStyle="1" w:styleId="CCFD183F8B944E4EA9AFD3D33A7F4F3B">
    <w:name w:val="CCFD183F8B944E4EA9AFD3D33A7F4F3B"/>
    <w:rsid w:val="003E2E25"/>
    <w:pPr>
      <w:spacing w:after="160" w:line="259" w:lineRule="auto"/>
    </w:pPr>
  </w:style>
  <w:style w:type="paragraph" w:customStyle="1" w:styleId="6B1B821D371B4D40A1B61190047882E2">
    <w:name w:val="6B1B821D371B4D40A1B61190047882E2"/>
    <w:rsid w:val="003E2E25"/>
    <w:pPr>
      <w:spacing w:after="160" w:line="259" w:lineRule="auto"/>
    </w:pPr>
  </w:style>
  <w:style w:type="paragraph" w:customStyle="1" w:styleId="15EF220037144FCF841AA204B103078D">
    <w:name w:val="15EF220037144FCF841AA204B103078D"/>
    <w:rsid w:val="003E2E25"/>
    <w:pPr>
      <w:spacing w:after="160" w:line="259" w:lineRule="auto"/>
    </w:pPr>
  </w:style>
  <w:style w:type="paragraph" w:customStyle="1" w:styleId="6D90DCFC0C95462180AB96418DE0E8D6">
    <w:name w:val="6D90DCFC0C95462180AB96418DE0E8D6"/>
    <w:rsid w:val="003E2E25"/>
    <w:pPr>
      <w:spacing w:after="160" w:line="259" w:lineRule="auto"/>
    </w:pPr>
  </w:style>
  <w:style w:type="paragraph" w:customStyle="1" w:styleId="B0B099F4E1814EB2A64AA0A074E72306">
    <w:name w:val="B0B099F4E1814EB2A64AA0A074E72306"/>
    <w:rsid w:val="003E2E25"/>
    <w:pPr>
      <w:spacing w:after="160" w:line="259" w:lineRule="auto"/>
    </w:pPr>
  </w:style>
  <w:style w:type="paragraph" w:customStyle="1" w:styleId="822500D00CE347D59123B95207AEC1A4">
    <w:name w:val="822500D00CE347D59123B95207AEC1A4"/>
    <w:rsid w:val="003E2E25"/>
    <w:pPr>
      <w:spacing w:after="160" w:line="259" w:lineRule="auto"/>
    </w:pPr>
  </w:style>
  <w:style w:type="paragraph" w:customStyle="1" w:styleId="C210506E92BE42A6B9A6048D19F14117">
    <w:name w:val="C210506E92BE42A6B9A6048D19F14117"/>
    <w:rsid w:val="003E2E25"/>
    <w:pPr>
      <w:spacing w:after="160" w:line="259" w:lineRule="auto"/>
    </w:pPr>
  </w:style>
  <w:style w:type="paragraph" w:customStyle="1" w:styleId="2052F405A9F0481084B9BFE7BB08486F">
    <w:name w:val="2052F405A9F0481084B9BFE7BB08486F"/>
    <w:rsid w:val="003E2E25"/>
    <w:pPr>
      <w:spacing w:after="160" w:line="259" w:lineRule="auto"/>
    </w:pPr>
  </w:style>
  <w:style w:type="paragraph" w:customStyle="1" w:styleId="64A1967B15964B81816DE6A73DD8EFFD">
    <w:name w:val="64A1967B15964B81816DE6A73DD8EFFD"/>
    <w:rsid w:val="003E2E25"/>
    <w:pPr>
      <w:spacing w:after="160" w:line="259" w:lineRule="auto"/>
    </w:pPr>
  </w:style>
  <w:style w:type="paragraph" w:customStyle="1" w:styleId="0FBC5EF422FB47339EEC2918E5E5A7DB">
    <w:name w:val="0FBC5EF422FB47339EEC2918E5E5A7DB"/>
    <w:rsid w:val="003E2E25"/>
    <w:pPr>
      <w:spacing w:after="160" w:line="259" w:lineRule="auto"/>
    </w:pPr>
  </w:style>
  <w:style w:type="paragraph" w:customStyle="1" w:styleId="EAFE98A7111C4B41B15F8190E0B2FCE3">
    <w:name w:val="EAFE98A7111C4B41B15F8190E0B2FCE3"/>
    <w:rsid w:val="003E2E25"/>
    <w:pPr>
      <w:spacing w:after="160" w:line="259" w:lineRule="auto"/>
    </w:pPr>
  </w:style>
  <w:style w:type="paragraph" w:customStyle="1" w:styleId="FC021EF8A7404B10A3A60C26C000D068">
    <w:name w:val="FC021EF8A7404B10A3A60C26C000D068"/>
    <w:rsid w:val="003E2E25"/>
    <w:pPr>
      <w:spacing w:after="160" w:line="259" w:lineRule="auto"/>
    </w:pPr>
  </w:style>
  <w:style w:type="paragraph" w:customStyle="1" w:styleId="EA4FC1B0FB8347F6AA065B1A77F7155E">
    <w:name w:val="EA4FC1B0FB8347F6AA065B1A77F7155E"/>
    <w:rsid w:val="003E2E25"/>
    <w:pPr>
      <w:spacing w:after="160" w:line="259" w:lineRule="auto"/>
    </w:pPr>
  </w:style>
  <w:style w:type="paragraph" w:customStyle="1" w:styleId="82FA6CCFCCD24E52874C72AC1E8BCFDA">
    <w:name w:val="82FA6CCFCCD24E52874C72AC1E8BCFDA"/>
    <w:rsid w:val="003E2E25"/>
    <w:pPr>
      <w:spacing w:after="160" w:line="259" w:lineRule="auto"/>
    </w:pPr>
  </w:style>
  <w:style w:type="paragraph" w:customStyle="1" w:styleId="BE298A7ED0C549F083E0CFF379A58CD6">
    <w:name w:val="BE298A7ED0C549F083E0CFF379A58CD6"/>
    <w:rsid w:val="003E2E25"/>
    <w:pPr>
      <w:spacing w:after="160" w:line="259" w:lineRule="auto"/>
    </w:pPr>
  </w:style>
  <w:style w:type="paragraph" w:customStyle="1" w:styleId="AA4ABA7400C14A309070A51BF71741AC">
    <w:name w:val="AA4ABA7400C14A309070A51BF71741AC"/>
    <w:rsid w:val="003E2E25"/>
    <w:pPr>
      <w:spacing w:after="160" w:line="259" w:lineRule="auto"/>
    </w:pPr>
  </w:style>
  <w:style w:type="paragraph" w:customStyle="1" w:styleId="62550379D060488EB020BCF56416198C">
    <w:name w:val="62550379D060488EB020BCF56416198C"/>
    <w:rsid w:val="003E2E25"/>
    <w:pPr>
      <w:spacing w:after="160" w:line="259" w:lineRule="auto"/>
    </w:pPr>
  </w:style>
  <w:style w:type="paragraph" w:customStyle="1" w:styleId="0B807C39F0C34AC9A987DFE07FA0B0CA">
    <w:name w:val="0B807C39F0C34AC9A987DFE07FA0B0CA"/>
    <w:rsid w:val="003E2E25"/>
    <w:pPr>
      <w:spacing w:after="160" w:line="259" w:lineRule="auto"/>
    </w:pPr>
  </w:style>
  <w:style w:type="paragraph" w:customStyle="1" w:styleId="CA4A4CBB5D5B40CABA341A7DDA9D4415">
    <w:name w:val="CA4A4CBB5D5B40CABA341A7DDA9D4415"/>
    <w:rsid w:val="003E2E25"/>
    <w:pPr>
      <w:spacing w:after="160" w:line="259" w:lineRule="auto"/>
    </w:pPr>
  </w:style>
  <w:style w:type="paragraph" w:customStyle="1" w:styleId="C71DC0D0CD91421AA50FD4F85712600D">
    <w:name w:val="C71DC0D0CD91421AA50FD4F85712600D"/>
    <w:rsid w:val="003E2E25"/>
    <w:pPr>
      <w:spacing w:after="160" w:line="259" w:lineRule="auto"/>
    </w:pPr>
  </w:style>
  <w:style w:type="paragraph" w:customStyle="1" w:styleId="8A95F457DA4E4E2CA8B419ACE378A383">
    <w:name w:val="8A95F457DA4E4E2CA8B419ACE378A383"/>
    <w:rsid w:val="003E2E25"/>
    <w:pPr>
      <w:spacing w:after="160" w:line="259" w:lineRule="auto"/>
    </w:pPr>
  </w:style>
  <w:style w:type="paragraph" w:customStyle="1" w:styleId="A3D89677F3C148B39ACCD2B76BB3E551">
    <w:name w:val="A3D89677F3C148B39ACCD2B76BB3E551"/>
    <w:rsid w:val="003E2E25"/>
    <w:pPr>
      <w:spacing w:after="160" w:line="259" w:lineRule="auto"/>
    </w:pPr>
  </w:style>
  <w:style w:type="paragraph" w:customStyle="1" w:styleId="AC8F0B20D78C4249B0F968B813F48103">
    <w:name w:val="AC8F0B20D78C4249B0F968B813F48103"/>
    <w:rsid w:val="003E2E25"/>
    <w:pPr>
      <w:spacing w:after="160" w:line="259" w:lineRule="auto"/>
    </w:pPr>
  </w:style>
  <w:style w:type="paragraph" w:customStyle="1" w:styleId="B5BEF483782A4263B5D3C7688C1E4AC9">
    <w:name w:val="B5BEF483782A4263B5D3C7688C1E4AC9"/>
    <w:rsid w:val="003E2E25"/>
    <w:pPr>
      <w:spacing w:after="160" w:line="259" w:lineRule="auto"/>
    </w:pPr>
  </w:style>
  <w:style w:type="paragraph" w:customStyle="1" w:styleId="5018BE3ACFEF468EAD476625971EC39F">
    <w:name w:val="5018BE3ACFEF468EAD476625971EC39F"/>
    <w:rsid w:val="003E2E25"/>
    <w:pPr>
      <w:spacing w:after="160" w:line="259" w:lineRule="auto"/>
    </w:pPr>
  </w:style>
  <w:style w:type="paragraph" w:customStyle="1" w:styleId="4AB5BBFE6F9D4271848B914DD5426FDD">
    <w:name w:val="4AB5BBFE6F9D4271848B914DD5426FDD"/>
    <w:rsid w:val="003E2E25"/>
    <w:pPr>
      <w:spacing w:after="160" w:line="259" w:lineRule="auto"/>
    </w:pPr>
  </w:style>
  <w:style w:type="paragraph" w:customStyle="1" w:styleId="37626D69AF6644DB9CDBA2B774D78EE4">
    <w:name w:val="37626D69AF6644DB9CDBA2B774D78EE4"/>
    <w:rsid w:val="003E2E25"/>
    <w:pPr>
      <w:spacing w:after="160" w:line="259" w:lineRule="auto"/>
    </w:pPr>
  </w:style>
  <w:style w:type="paragraph" w:customStyle="1" w:styleId="1CD65618E7D446CD98CE8BD994C9659F">
    <w:name w:val="1CD65618E7D446CD98CE8BD994C9659F"/>
    <w:rsid w:val="003E2E25"/>
    <w:pPr>
      <w:spacing w:after="160" w:line="259" w:lineRule="auto"/>
    </w:pPr>
  </w:style>
  <w:style w:type="paragraph" w:customStyle="1" w:styleId="8D92C76E7C1C4B5F8B415FEBD143BBA1">
    <w:name w:val="8D92C76E7C1C4B5F8B415FEBD143BBA1"/>
    <w:rsid w:val="000A23DB"/>
    <w:pPr>
      <w:spacing w:after="160" w:line="259" w:lineRule="auto"/>
    </w:pPr>
  </w:style>
  <w:style w:type="paragraph" w:customStyle="1" w:styleId="4A8055A886EB4AE48FFDBA7387557144">
    <w:name w:val="4A8055A886EB4AE48FFDBA7387557144"/>
    <w:rsid w:val="000A23DB"/>
    <w:pPr>
      <w:spacing w:after="160" w:line="259" w:lineRule="auto"/>
    </w:pPr>
  </w:style>
  <w:style w:type="paragraph" w:customStyle="1" w:styleId="237C5B527D4F4473B199869041206248">
    <w:name w:val="237C5B527D4F4473B199869041206248"/>
    <w:rsid w:val="000A23DB"/>
    <w:pPr>
      <w:spacing w:after="160" w:line="259" w:lineRule="auto"/>
    </w:pPr>
  </w:style>
  <w:style w:type="paragraph" w:customStyle="1" w:styleId="62D51DE50CFF45E3B9FAB293847088F0">
    <w:name w:val="62D51DE50CFF45E3B9FAB293847088F0"/>
    <w:rsid w:val="000A23DB"/>
    <w:pPr>
      <w:spacing w:after="160" w:line="259" w:lineRule="auto"/>
    </w:pPr>
  </w:style>
  <w:style w:type="paragraph" w:customStyle="1" w:styleId="F72775EE73974F8582B0A21F6ABBB066">
    <w:name w:val="F72775EE73974F8582B0A21F6ABBB066"/>
    <w:rsid w:val="000A23DB"/>
    <w:pPr>
      <w:spacing w:after="160" w:line="259" w:lineRule="auto"/>
    </w:pPr>
  </w:style>
  <w:style w:type="paragraph" w:customStyle="1" w:styleId="A4E608C465994E0D94591E6FA4A8A9EE">
    <w:name w:val="A4E608C465994E0D94591E6FA4A8A9EE"/>
    <w:rsid w:val="000A23DB"/>
    <w:pPr>
      <w:spacing w:after="160" w:line="259" w:lineRule="auto"/>
    </w:pPr>
  </w:style>
  <w:style w:type="paragraph" w:customStyle="1" w:styleId="A5A36033C8CC4AB5BB42A34228F49E49">
    <w:name w:val="A5A36033C8CC4AB5BB42A34228F49E49"/>
    <w:rsid w:val="000A23DB"/>
    <w:pPr>
      <w:spacing w:after="160" w:line="259" w:lineRule="auto"/>
    </w:pPr>
  </w:style>
  <w:style w:type="paragraph" w:customStyle="1" w:styleId="F78BB637E18E49BF9FFB65740B30ED4C">
    <w:name w:val="F78BB637E18E49BF9FFB65740B30ED4C"/>
    <w:rsid w:val="000A23DB"/>
    <w:pPr>
      <w:spacing w:after="160" w:line="259" w:lineRule="auto"/>
    </w:pPr>
  </w:style>
  <w:style w:type="paragraph" w:customStyle="1" w:styleId="CE3593CEE402413B944248E50F3496BB">
    <w:name w:val="CE3593CEE402413B944248E50F3496BB"/>
    <w:rsid w:val="000A23DB"/>
    <w:pPr>
      <w:spacing w:after="160" w:line="259" w:lineRule="auto"/>
    </w:pPr>
  </w:style>
  <w:style w:type="paragraph" w:customStyle="1" w:styleId="ACBCF90DCB324211A59AADE19F6D5E29">
    <w:name w:val="ACBCF90DCB324211A59AADE19F6D5E29"/>
    <w:rsid w:val="000A23DB"/>
    <w:pPr>
      <w:spacing w:after="160" w:line="259" w:lineRule="auto"/>
    </w:pPr>
  </w:style>
  <w:style w:type="paragraph" w:customStyle="1" w:styleId="2855671231874E07AF25A7AFA5A7D801">
    <w:name w:val="2855671231874E07AF25A7AFA5A7D801"/>
    <w:rsid w:val="000A23DB"/>
    <w:pPr>
      <w:spacing w:after="160" w:line="259" w:lineRule="auto"/>
    </w:pPr>
  </w:style>
  <w:style w:type="paragraph" w:customStyle="1" w:styleId="59A351C6A2AC4088A79760621B404A7F">
    <w:name w:val="59A351C6A2AC4088A79760621B404A7F"/>
    <w:rsid w:val="000A23DB"/>
    <w:pPr>
      <w:spacing w:after="160" w:line="259" w:lineRule="auto"/>
    </w:pPr>
  </w:style>
  <w:style w:type="paragraph" w:customStyle="1" w:styleId="F851070D05244490BBA42AED6C587E2F">
    <w:name w:val="F851070D05244490BBA42AED6C587E2F"/>
    <w:rsid w:val="000A23DB"/>
    <w:pPr>
      <w:spacing w:after="160" w:line="259" w:lineRule="auto"/>
    </w:pPr>
  </w:style>
  <w:style w:type="paragraph" w:customStyle="1" w:styleId="5785DE6961944F5CBDB5A13FBB48F5EA">
    <w:name w:val="5785DE6961944F5CBDB5A13FBB48F5EA"/>
    <w:rsid w:val="000A23DB"/>
    <w:pPr>
      <w:spacing w:after="160" w:line="259" w:lineRule="auto"/>
    </w:pPr>
  </w:style>
  <w:style w:type="paragraph" w:customStyle="1" w:styleId="C6B555EEAC3E4D8DA09E18E13C7BB79E">
    <w:name w:val="C6B555EEAC3E4D8DA09E18E13C7BB79E"/>
    <w:rsid w:val="000A23DB"/>
    <w:pPr>
      <w:spacing w:after="160" w:line="259" w:lineRule="auto"/>
    </w:pPr>
  </w:style>
  <w:style w:type="paragraph" w:customStyle="1" w:styleId="6DC96740C12147B78732F863D60CCE80">
    <w:name w:val="6DC96740C12147B78732F863D60CCE80"/>
    <w:rsid w:val="000A23DB"/>
    <w:pPr>
      <w:spacing w:after="160" w:line="259" w:lineRule="auto"/>
    </w:pPr>
  </w:style>
  <w:style w:type="paragraph" w:customStyle="1" w:styleId="7750C88773734044A4C0A0A6D26CA67D">
    <w:name w:val="7750C88773734044A4C0A0A6D26CA67D"/>
    <w:rsid w:val="000A23DB"/>
    <w:pPr>
      <w:spacing w:after="160" w:line="259" w:lineRule="auto"/>
    </w:pPr>
  </w:style>
  <w:style w:type="paragraph" w:customStyle="1" w:styleId="4D67445C66CC41809CBA67524E3A6C04">
    <w:name w:val="4D67445C66CC41809CBA67524E3A6C04"/>
    <w:rsid w:val="000A23DB"/>
    <w:pPr>
      <w:spacing w:after="160" w:line="259" w:lineRule="auto"/>
    </w:pPr>
  </w:style>
  <w:style w:type="paragraph" w:customStyle="1" w:styleId="1C977D55E4A849E489E5A2B8EE850B31">
    <w:name w:val="1C977D55E4A849E489E5A2B8EE850B31"/>
    <w:rsid w:val="000A23DB"/>
    <w:pPr>
      <w:spacing w:after="160" w:line="259" w:lineRule="auto"/>
    </w:pPr>
  </w:style>
  <w:style w:type="paragraph" w:customStyle="1" w:styleId="9BD4C6423EC8451BAF371CA9EFF29283">
    <w:name w:val="9BD4C6423EC8451BAF371CA9EFF29283"/>
    <w:rsid w:val="000A23DB"/>
    <w:pPr>
      <w:spacing w:after="160" w:line="259" w:lineRule="auto"/>
    </w:pPr>
  </w:style>
  <w:style w:type="paragraph" w:customStyle="1" w:styleId="916E438E3E9744AEBAA2CF34C26888C2">
    <w:name w:val="916E438E3E9744AEBAA2CF34C26888C2"/>
    <w:rsid w:val="000A23DB"/>
    <w:pPr>
      <w:spacing w:after="160" w:line="259" w:lineRule="auto"/>
    </w:pPr>
  </w:style>
  <w:style w:type="paragraph" w:customStyle="1" w:styleId="9F390FACE6284F9E903A8C5EC6926D2C">
    <w:name w:val="9F390FACE6284F9E903A8C5EC6926D2C"/>
    <w:rsid w:val="000A23DB"/>
    <w:pPr>
      <w:spacing w:after="160" w:line="259" w:lineRule="auto"/>
    </w:pPr>
  </w:style>
  <w:style w:type="paragraph" w:customStyle="1" w:styleId="41008D8936FB4B91BDAF927BB13CFBAD">
    <w:name w:val="41008D8936FB4B91BDAF927BB13CFBAD"/>
    <w:rsid w:val="000A23DB"/>
    <w:pPr>
      <w:spacing w:after="160" w:line="259" w:lineRule="auto"/>
    </w:pPr>
  </w:style>
  <w:style w:type="paragraph" w:customStyle="1" w:styleId="DAC01D12C8C7430E955C6EF5F6FAF4F7">
    <w:name w:val="DAC01D12C8C7430E955C6EF5F6FAF4F7"/>
    <w:rsid w:val="000A23DB"/>
    <w:pPr>
      <w:spacing w:after="160" w:line="259" w:lineRule="auto"/>
    </w:pPr>
  </w:style>
  <w:style w:type="paragraph" w:customStyle="1" w:styleId="6EFC59148EAA4AC7A654CD99F1788BD4">
    <w:name w:val="6EFC59148EAA4AC7A654CD99F1788BD4"/>
    <w:rsid w:val="000A23DB"/>
    <w:pPr>
      <w:spacing w:after="160" w:line="259" w:lineRule="auto"/>
    </w:pPr>
  </w:style>
  <w:style w:type="paragraph" w:customStyle="1" w:styleId="82460EC8115E4A28A4F1932DFC7BD0E2">
    <w:name w:val="82460EC8115E4A28A4F1932DFC7BD0E2"/>
    <w:rsid w:val="000A23DB"/>
    <w:pPr>
      <w:spacing w:after="160" w:line="259" w:lineRule="auto"/>
    </w:pPr>
  </w:style>
  <w:style w:type="paragraph" w:customStyle="1" w:styleId="EC4CB52623134202B18212859A8D9E87">
    <w:name w:val="EC4CB52623134202B18212859A8D9E87"/>
    <w:rsid w:val="000A23DB"/>
    <w:pPr>
      <w:spacing w:after="160" w:line="259" w:lineRule="auto"/>
    </w:pPr>
  </w:style>
  <w:style w:type="paragraph" w:customStyle="1" w:styleId="2D297B608C3448FA804E44292E13642F">
    <w:name w:val="2D297B608C3448FA804E44292E13642F"/>
    <w:rsid w:val="000A23DB"/>
    <w:pPr>
      <w:spacing w:after="160" w:line="259" w:lineRule="auto"/>
    </w:pPr>
  </w:style>
  <w:style w:type="paragraph" w:customStyle="1" w:styleId="BDF656D1EF9A45AAB94B8280C72EB60F">
    <w:name w:val="BDF656D1EF9A45AAB94B8280C72EB60F"/>
    <w:rsid w:val="000A23DB"/>
    <w:pPr>
      <w:spacing w:after="160" w:line="259" w:lineRule="auto"/>
    </w:pPr>
  </w:style>
  <w:style w:type="paragraph" w:customStyle="1" w:styleId="0CBD17093423453185DCCA086928C5D9">
    <w:name w:val="0CBD17093423453185DCCA086928C5D9"/>
    <w:rsid w:val="000A23DB"/>
    <w:pPr>
      <w:spacing w:after="160" w:line="259" w:lineRule="auto"/>
    </w:pPr>
  </w:style>
  <w:style w:type="paragraph" w:customStyle="1" w:styleId="FC74CB6E26CC49A7B54C8E97972EBA16">
    <w:name w:val="FC74CB6E26CC49A7B54C8E97972EBA16"/>
    <w:rsid w:val="000A23DB"/>
    <w:pPr>
      <w:spacing w:after="160" w:line="259" w:lineRule="auto"/>
    </w:pPr>
  </w:style>
  <w:style w:type="paragraph" w:customStyle="1" w:styleId="A6D396D85771467684BCC15647E5D40A">
    <w:name w:val="A6D396D85771467684BCC15647E5D40A"/>
    <w:rsid w:val="000A23DB"/>
    <w:pPr>
      <w:spacing w:after="160" w:line="259" w:lineRule="auto"/>
    </w:pPr>
  </w:style>
  <w:style w:type="paragraph" w:customStyle="1" w:styleId="822A1BDF1F904C6CB2E405D054742BFC">
    <w:name w:val="822A1BDF1F904C6CB2E405D054742BFC"/>
    <w:rsid w:val="000A23DB"/>
    <w:pPr>
      <w:spacing w:after="160" w:line="259" w:lineRule="auto"/>
    </w:pPr>
  </w:style>
  <w:style w:type="paragraph" w:customStyle="1" w:styleId="7E775293D763419A9384F3B618E6E33F">
    <w:name w:val="7E775293D763419A9384F3B618E6E33F"/>
    <w:rsid w:val="000A23DB"/>
    <w:pPr>
      <w:spacing w:after="160" w:line="259" w:lineRule="auto"/>
    </w:pPr>
  </w:style>
  <w:style w:type="paragraph" w:customStyle="1" w:styleId="16F13382F0614EBB97C9250899370048">
    <w:name w:val="16F13382F0614EBB97C9250899370048"/>
    <w:rsid w:val="000A23DB"/>
    <w:pPr>
      <w:spacing w:after="160" w:line="259" w:lineRule="auto"/>
    </w:pPr>
  </w:style>
  <w:style w:type="paragraph" w:customStyle="1" w:styleId="763CCAB82C9C4749B7AA3741FA48E69D">
    <w:name w:val="763CCAB82C9C4749B7AA3741FA48E69D"/>
    <w:rsid w:val="000A23DB"/>
    <w:pPr>
      <w:spacing w:after="160" w:line="259" w:lineRule="auto"/>
    </w:pPr>
  </w:style>
  <w:style w:type="paragraph" w:customStyle="1" w:styleId="0709CC48AA4443B69B264F704935A185">
    <w:name w:val="0709CC48AA4443B69B264F704935A185"/>
    <w:rsid w:val="000A23DB"/>
    <w:pPr>
      <w:spacing w:after="160" w:line="259" w:lineRule="auto"/>
    </w:pPr>
  </w:style>
  <w:style w:type="paragraph" w:customStyle="1" w:styleId="68FEF5D9605D4CCF821D92768F188953">
    <w:name w:val="68FEF5D9605D4CCF821D92768F188953"/>
    <w:rsid w:val="000A23DB"/>
    <w:pPr>
      <w:spacing w:after="160" w:line="259" w:lineRule="auto"/>
    </w:pPr>
  </w:style>
  <w:style w:type="paragraph" w:customStyle="1" w:styleId="35FECDFF2558440FB02A786785563220">
    <w:name w:val="35FECDFF2558440FB02A786785563220"/>
    <w:rsid w:val="000A23DB"/>
    <w:pPr>
      <w:spacing w:after="160" w:line="259" w:lineRule="auto"/>
    </w:pPr>
  </w:style>
  <w:style w:type="paragraph" w:customStyle="1" w:styleId="4B6CBCB303654225BD3CE6BECC0828E7">
    <w:name w:val="4B6CBCB303654225BD3CE6BECC0828E7"/>
    <w:rsid w:val="000A23DB"/>
    <w:pPr>
      <w:spacing w:after="160" w:line="259" w:lineRule="auto"/>
    </w:pPr>
  </w:style>
  <w:style w:type="paragraph" w:customStyle="1" w:styleId="C78AA6F4141845E1B7808F1E84458F81">
    <w:name w:val="C78AA6F4141845E1B7808F1E84458F81"/>
    <w:rsid w:val="000A23DB"/>
    <w:pPr>
      <w:spacing w:after="160" w:line="259" w:lineRule="auto"/>
    </w:pPr>
  </w:style>
  <w:style w:type="paragraph" w:customStyle="1" w:styleId="00437E52F08840E99EECC937F9B09016">
    <w:name w:val="00437E52F08840E99EECC937F9B09016"/>
    <w:rsid w:val="000A23DB"/>
    <w:pPr>
      <w:spacing w:after="160" w:line="259" w:lineRule="auto"/>
    </w:pPr>
  </w:style>
  <w:style w:type="paragraph" w:customStyle="1" w:styleId="43B91B7D405E4B00A39DDC9D5AD1A84B">
    <w:name w:val="43B91B7D405E4B00A39DDC9D5AD1A84B"/>
    <w:rsid w:val="000A23DB"/>
    <w:pPr>
      <w:spacing w:after="160" w:line="259" w:lineRule="auto"/>
    </w:pPr>
  </w:style>
  <w:style w:type="paragraph" w:customStyle="1" w:styleId="E0B1F5A53D634B3887000AF0930BFB02">
    <w:name w:val="E0B1F5A53D634B3887000AF0930BFB02"/>
    <w:rsid w:val="000A23DB"/>
    <w:pPr>
      <w:spacing w:after="160" w:line="259" w:lineRule="auto"/>
    </w:pPr>
  </w:style>
  <w:style w:type="paragraph" w:customStyle="1" w:styleId="B7E17DAC15F149C5AEB1D86FFABDA574">
    <w:name w:val="B7E17DAC15F149C5AEB1D86FFABDA574"/>
    <w:rsid w:val="000A23DB"/>
    <w:pPr>
      <w:spacing w:after="160" w:line="259" w:lineRule="auto"/>
    </w:pPr>
  </w:style>
  <w:style w:type="paragraph" w:customStyle="1" w:styleId="38A6B02DA9A344E48F7D50965EB956AC">
    <w:name w:val="38A6B02DA9A344E48F7D50965EB956AC"/>
    <w:rsid w:val="000A23DB"/>
    <w:pPr>
      <w:spacing w:after="160" w:line="259" w:lineRule="auto"/>
    </w:pPr>
  </w:style>
  <w:style w:type="paragraph" w:customStyle="1" w:styleId="DA4671EF2ED140D0B7B023091291ED93">
    <w:name w:val="DA4671EF2ED140D0B7B023091291ED93"/>
    <w:rsid w:val="000A23DB"/>
    <w:pPr>
      <w:spacing w:after="160" w:line="259" w:lineRule="auto"/>
    </w:pPr>
  </w:style>
  <w:style w:type="paragraph" w:customStyle="1" w:styleId="264B333EBAB64E949D829205F7AA7686">
    <w:name w:val="264B333EBAB64E949D829205F7AA7686"/>
    <w:rsid w:val="000A23DB"/>
    <w:pPr>
      <w:spacing w:after="160" w:line="259" w:lineRule="auto"/>
    </w:pPr>
  </w:style>
  <w:style w:type="paragraph" w:customStyle="1" w:styleId="F9FA96F1DBAE410788F5AAC80D3DD190">
    <w:name w:val="F9FA96F1DBAE410788F5AAC80D3DD190"/>
    <w:rsid w:val="000A23DB"/>
    <w:pPr>
      <w:spacing w:after="160" w:line="259" w:lineRule="auto"/>
    </w:pPr>
  </w:style>
  <w:style w:type="paragraph" w:customStyle="1" w:styleId="941AC830989E4AB384B12DBF1D456548">
    <w:name w:val="941AC830989E4AB384B12DBF1D456548"/>
    <w:rsid w:val="000A23DB"/>
    <w:pPr>
      <w:spacing w:after="160" w:line="259" w:lineRule="auto"/>
    </w:pPr>
  </w:style>
  <w:style w:type="paragraph" w:customStyle="1" w:styleId="5BAD9AB27EF04C23AB219583DB022882">
    <w:name w:val="5BAD9AB27EF04C23AB219583DB022882"/>
    <w:rsid w:val="000A23DB"/>
    <w:pPr>
      <w:spacing w:after="160" w:line="259" w:lineRule="auto"/>
    </w:pPr>
  </w:style>
  <w:style w:type="paragraph" w:customStyle="1" w:styleId="B0A8A59D603447EBAB0D573CE0B373D9">
    <w:name w:val="B0A8A59D603447EBAB0D573CE0B373D9"/>
    <w:rsid w:val="000A23DB"/>
    <w:pPr>
      <w:spacing w:after="160" w:line="259" w:lineRule="auto"/>
    </w:pPr>
  </w:style>
  <w:style w:type="paragraph" w:customStyle="1" w:styleId="FA6AE22AB71B449F887328AB23757A0C">
    <w:name w:val="FA6AE22AB71B449F887328AB23757A0C"/>
    <w:rsid w:val="000A23DB"/>
    <w:pPr>
      <w:spacing w:after="160" w:line="259" w:lineRule="auto"/>
    </w:pPr>
  </w:style>
  <w:style w:type="paragraph" w:customStyle="1" w:styleId="D88C0408CBE14F789F96A7AF76A56916">
    <w:name w:val="D88C0408CBE14F789F96A7AF76A56916"/>
    <w:rsid w:val="000A23DB"/>
    <w:pPr>
      <w:spacing w:after="160" w:line="259" w:lineRule="auto"/>
    </w:pPr>
  </w:style>
  <w:style w:type="paragraph" w:customStyle="1" w:styleId="34E03EA521B147728C7B1AE71A3BAC62">
    <w:name w:val="34E03EA521B147728C7B1AE71A3BAC62"/>
    <w:rsid w:val="000A23DB"/>
    <w:pPr>
      <w:spacing w:after="160" w:line="259" w:lineRule="auto"/>
    </w:pPr>
  </w:style>
  <w:style w:type="paragraph" w:customStyle="1" w:styleId="414E66A657C24289B39DF0FE48C62C6B">
    <w:name w:val="414E66A657C24289B39DF0FE48C62C6B"/>
    <w:rsid w:val="000A23DB"/>
    <w:pPr>
      <w:spacing w:after="160" w:line="259" w:lineRule="auto"/>
    </w:pPr>
  </w:style>
  <w:style w:type="paragraph" w:customStyle="1" w:styleId="CF8B1150D59A4EA4B2F08BF6004D5318">
    <w:name w:val="CF8B1150D59A4EA4B2F08BF6004D5318"/>
    <w:rsid w:val="000A23DB"/>
    <w:pPr>
      <w:spacing w:after="160" w:line="259" w:lineRule="auto"/>
    </w:pPr>
  </w:style>
  <w:style w:type="paragraph" w:customStyle="1" w:styleId="00EA99EEB2974754956A31B12ED58A01">
    <w:name w:val="00EA99EEB2974754956A31B12ED58A01"/>
    <w:rsid w:val="000A23DB"/>
    <w:pPr>
      <w:spacing w:after="160" w:line="259" w:lineRule="auto"/>
    </w:pPr>
  </w:style>
  <w:style w:type="paragraph" w:customStyle="1" w:styleId="64BD5F0995974785A2343B5C016AF66E">
    <w:name w:val="64BD5F0995974785A2343B5C016AF66E"/>
    <w:rsid w:val="000A23DB"/>
    <w:pPr>
      <w:spacing w:after="160" w:line="259" w:lineRule="auto"/>
    </w:pPr>
  </w:style>
  <w:style w:type="paragraph" w:customStyle="1" w:styleId="72E54E89682342418001791EA9BB91E4">
    <w:name w:val="72E54E89682342418001791EA9BB91E4"/>
    <w:rsid w:val="000A23DB"/>
    <w:pPr>
      <w:spacing w:after="160" w:line="259" w:lineRule="auto"/>
    </w:pPr>
  </w:style>
  <w:style w:type="paragraph" w:customStyle="1" w:styleId="08DEC2CD3F44416A8798EF9B6E9C2FEA">
    <w:name w:val="08DEC2CD3F44416A8798EF9B6E9C2FEA"/>
    <w:rsid w:val="000A23DB"/>
    <w:pPr>
      <w:spacing w:after="160" w:line="259" w:lineRule="auto"/>
    </w:pPr>
  </w:style>
  <w:style w:type="paragraph" w:customStyle="1" w:styleId="98CCEA12D72F444BBECAADFA75681F30">
    <w:name w:val="98CCEA12D72F444BBECAADFA75681F30"/>
    <w:rsid w:val="000A23DB"/>
    <w:pPr>
      <w:spacing w:after="160" w:line="259" w:lineRule="auto"/>
    </w:pPr>
  </w:style>
  <w:style w:type="paragraph" w:customStyle="1" w:styleId="7F2FFE1F93334D28B8B3263A4EFB0108">
    <w:name w:val="7F2FFE1F93334D28B8B3263A4EFB0108"/>
    <w:rsid w:val="000A23DB"/>
    <w:pPr>
      <w:spacing w:after="160" w:line="259" w:lineRule="auto"/>
    </w:pPr>
  </w:style>
  <w:style w:type="paragraph" w:customStyle="1" w:styleId="46EE1272805C431AABC063B498AD17CD">
    <w:name w:val="46EE1272805C431AABC063B498AD17CD"/>
    <w:rsid w:val="000A23DB"/>
    <w:pPr>
      <w:spacing w:after="160" w:line="259" w:lineRule="auto"/>
    </w:pPr>
  </w:style>
  <w:style w:type="paragraph" w:customStyle="1" w:styleId="F256DD1F901F4B4087F275731506164D">
    <w:name w:val="F256DD1F901F4B4087F275731506164D"/>
    <w:rsid w:val="000A23DB"/>
    <w:pPr>
      <w:spacing w:after="160" w:line="259" w:lineRule="auto"/>
    </w:pPr>
  </w:style>
  <w:style w:type="paragraph" w:customStyle="1" w:styleId="513B1F1669094F8EBDEE9EE9D0AEA90C">
    <w:name w:val="513B1F1669094F8EBDEE9EE9D0AEA90C"/>
    <w:rsid w:val="000A23DB"/>
    <w:pPr>
      <w:spacing w:after="160" w:line="259" w:lineRule="auto"/>
    </w:pPr>
  </w:style>
  <w:style w:type="paragraph" w:customStyle="1" w:styleId="BE52927F3A244384A16A66BEAA3600AC">
    <w:name w:val="BE52927F3A244384A16A66BEAA3600AC"/>
    <w:rsid w:val="000A23DB"/>
    <w:pPr>
      <w:spacing w:after="160" w:line="259" w:lineRule="auto"/>
    </w:pPr>
  </w:style>
  <w:style w:type="paragraph" w:customStyle="1" w:styleId="2594994C933D4F48AB6EF04389E65B4D">
    <w:name w:val="2594994C933D4F48AB6EF04389E65B4D"/>
    <w:rsid w:val="000A23DB"/>
    <w:pPr>
      <w:spacing w:after="160" w:line="259" w:lineRule="auto"/>
    </w:pPr>
  </w:style>
  <w:style w:type="paragraph" w:customStyle="1" w:styleId="A24081D0870C4A66A5E1BD261C8C960F">
    <w:name w:val="A24081D0870C4A66A5E1BD261C8C960F"/>
    <w:rsid w:val="000A23DB"/>
    <w:pPr>
      <w:spacing w:after="160" w:line="259" w:lineRule="auto"/>
    </w:pPr>
  </w:style>
  <w:style w:type="paragraph" w:customStyle="1" w:styleId="306E8D54BF97457587DF26B1432D706B">
    <w:name w:val="306E8D54BF97457587DF26B1432D706B"/>
    <w:rsid w:val="000A23DB"/>
    <w:pPr>
      <w:spacing w:after="160" w:line="259" w:lineRule="auto"/>
    </w:pPr>
  </w:style>
  <w:style w:type="paragraph" w:customStyle="1" w:styleId="77E29BB9EAFF4756BBFA71CF9251A689">
    <w:name w:val="77E29BB9EAFF4756BBFA71CF9251A689"/>
    <w:rsid w:val="000A23DB"/>
    <w:pPr>
      <w:spacing w:after="160" w:line="259" w:lineRule="auto"/>
    </w:pPr>
  </w:style>
  <w:style w:type="paragraph" w:customStyle="1" w:styleId="3C9573EBB42E459CAAB628CF145EDF85">
    <w:name w:val="3C9573EBB42E459CAAB628CF145EDF85"/>
    <w:rsid w:val="000A23DB"/>
    <w:pPr>
      <w:spacing w:after="160" w:line="259" w:lineRule="auto"/>
    </w:pPr>
  </w:style>
  <w:style w:type="paragraph" w:customStyle="1" w:styleId="E34490FA611C48D2805F92A013EC8CA1">
    <w:name w:val="E34490FA611C48D2805F92A013EC8CA1"/>
    <w:rsid w:val="000A23DB"/>
    <w:pPr>
      <w:spacing w:after="160" w:line="259" w:lineRule="auto"/>
    </w:pPr>
  </w:style>
  <w:style w:type="paragraph" w:customStyle="1" w:styleId="66FD55AAF0CF410BABEB33D0BF340388">
    <w:name w:val="66FD55AAF0CF410BABEB33D0BF340388"/>
    <w:rsid w:val="000A23DB"/>
    <w:pPr>
      <w:spacing w:after="160" w:line="259" w:lineRule="auto"/>
    </w:pPr>
  </w:style>
  <w:style w:type="paragraph" w:customStyle="1" w:styleId="942E4599FC924EE99F7123B12B3163CC">
    <w:name w:val="942E4599FC924EE99F7123B12B3163CC"/>
    <w:rsid w:val="000A23DB"/>
    <w:pPr>
      <w:spacing w:after="160" w:line="259" w:lineRule="auto"/>
    </w:pPr>
  </w:style>
  <w:style w:type="paragraph" w:customStyle="1" w:styleId="101267CD132447E88C6BA285DE93CC3A">
    <w:name w:val="101267CD132447E88C6BA285DE93CC3A"/>
    <w:rsid w:val="000A23DB"/>
    <w:pPr>
      <w:spacing w:after="160" w:line="259" w:lineRule="auto"/>
    </w:pPr>
  </w:style>
  <w:style w:type="paragraph" w:customStyle="1" w:styleId="A61DFC57DDDE42F2A5CDDE2784E686A1">
    <w:name w:val="A61DFC57DDDE42F2A5CDDE2784E686A1"/>
    <w:rsid w:val="000A23DB"/>
    <w:pPr>
      <w:spacing w:after="160" w:line="259" w:lineRule="auto"/>
    </w:pPr>
  </w:style>
  <w:style w:type="paragraph" w:customStyle="1" w:styleId="396CBFF4FEA34547A0F2790690FDA80C">
    <w:name w:val="396CBFF4FEA34547A0F2790690FDA80C"/>
    <w:rsid w:val="000A23DB"/>
    <w:pPr>
      <w:spacing w:after="160" w:line="259" w:lineRule="auto"/>
    </w:pPr>
  </w:style>
  <w:style w:type="paragraph" w:customStyle="1" w:styleId="CA4DA09D835C4587B850822CB7CA61C3">
    <w:name w:val="CA4DA09D835C4587B850822CB7CA61C3"/>
    <w:rsid w:val="000A23DB"/>
    <w:pPr>
      <w:spacing w:after="160" w:line="259" w:lineRule="auto"/>
    </w:pPr>
  </w:style>
  <w:style w:type="paragraph" w:customStyle="1" w:styleId="0AA889AF68FD41149ECF81222A5A8F91">
    <w:name w:val="0AA889AF68FD41149ECF81222A5A8F91"/>
    <w:rsid w:val="000A23DB"/>
    <w:pPr>
      <w:spacing w:after="160" w:line="259" w:lineRule="auto"/>
    </w:pPr>
  </w:style>
  <w:style w:type="paragraph" w:customStyle="1" w:styleId="112BAC2764C543B594E5292080C8507B">
    <w:name w:val="112BAC2764C543B594E5292080C8507B"/>
    <w:rsid w:val="000A23DB"/>
    <w:pPr>
      <w:spacing w:after="160" w:line="259" w:lineRule="auto"/>
    </w:pPr>
  </w:style>
  <w:style w:type="paragraph" w:customStyle="1" w:styleId="49D5A079F7B84B87B15DA7E7A671C8A1">
    <w:name w:val="49D5A079F7B84B87B15DA7E7A671C8A1"/>
    <w:rsid w:val="000A23DB"/>
    <w:pPr>
      <w:spacing w:after="160" w:line="259" w:lineRule="auto"/>
    </w:pPr>
  </w:style>
  <w:style w:type="paragraph" w:customStyle="1" w:styleId="BA451D3D1A8B44BCBB65EEA37030D076">
    <w:name w:val="BA451D3D1A8B44BCBB65EEA37030D076"/>
    <w:rsid w:val="000A23DB"/>
    <w:pPr>
      <w:spacing w:after="160" w:line="259" w:lineRule="auto"/>
    </w:pPr>
  </w:style>
  <w:style w:type="paragraph" w:customStyle="1" w:styleId="57D85A86852D470EB7BF8DB7FC295E71">
    <w:name w:val="57D85A86852D470EB7BF8DB7FC295E71"/>
    <w:rsid w:val="000A23DB"/>
    <w:pPr>
      <w:spacing w:after="160" w:line="259" w:lineRule="auto"/>
    </w:pPr>
  </w:style>
  <w:style w:type="paragraph" w:customStyle="1" w:styleId="C5B25F7443C34937A4FD132E9308A7C4">
    <w:name w:val="C5B25F7443C34937A4FD132E9308A7C4"/>
    <w:rsid w:val="000A23DB"/>
    <w:pPr>
      <w:spacing w:after="160" w:line="259" w:lineRule="auto"/>
    </w:pPr>
  </w:style>
  <w:style w:type="paragraph" w:customStyle="1" w:styleId="5B56B0CED9FD4F5E8BC37335A0885171">
    <w:name w:val="5B56B0CED9FD4F5E8BC37335A0885171"/>
    <w:rsid w:val="000A23DB"/>
    <w:pPr>
      <w:spacing w:after="160" w:line="259" w:lineRule="auto"/>
    </w:pPr>
  </w:style>
  <w:style w:type="paragraph" w:customStyle="1" w:styleId="5425ABE5151C4E4D8E7175F8366AAEB5">
    <w:name w:val="5425ABE5151C4E4D8E7175F8366AAEB5"/>
    <w:rsid w:val="000A23DB"/>
    <w:pPr>
      <w:spacing w:after="160" w:line="259" w:lineRule="auto"/>
    </w:pPr>
  </w:style>
  <w:style w:type="paragraph" w:customStyle="1" w:styleId="8729475F4DEC4C6782DEBB43BB6A61F1">
    <w:name w:val="8729475F4DEC4C6782DEBB43BB6A61F1"/>
    <w:rsid w:val="000A23DB"/>
    <w:pPr>
      <w:spacing w:after="160" w:line="259" w:lineRule="auto"/>
    </w:pPr>
  </w:style>
  <w:style w:type="paragraph" w:customStyle="1" w:styleId="6A7219B5C0FA4DB399A45570A43BC48B">
    <w:name w:val="6A7219B5C0FA4DB399A45570A43BC48B"/>
    <w:rsid w:val="000A23DB"/>
    <w:pPr>
      <w:spacing w:after="160" w:line="259" w:lineRule="auto"/>
    </w:pPr>
  </w:style>
  <w:style w:type="paragraph" w:customStyle="1" w:styleId="262B58C854CF4CF083891E8059A8A051">
    <w:name w:val="262B58C854CF4CF083891E8059A8A051"/>
    <w:rsid w:val="000A23DB"/>
    <w:pPr>
      <w:spacing w:after="160" w:line="259" w:lineRule="auto"/>
    </w:pPr>
  </w:style>
  <w:style w:type="paragraph" w:customStyle="1" w:styleId="B27F1B901A704938B1B16B302ABCC6CF">
    <w:name w:val="B27F1B901A704938B1B16B302ABCC6CF"/>
    <w:rsid w:val="000A23DB"/>
    <w:pPr>
      <w:spacing w:after="160" w:line="259" w:lineRule="auto"/>
    </w:pPr>
  </w:style>
  <w:style w:type="paragraph" w:customStyle="1" w:styleId="769C6C4881FA406EA7C4026539F833F9">
    <w:name w:val="769C6C4881FA406EA7C4026539F833F9"/>
    <w:rsid w:val="000A23DB"/>
    <w:pPr>
      <w:spacing w:after="160" w:line="259" w:lineRule="auto"/>
    </w:pPr>
  </w:style>
  <w:style w:type="paragraph" w:customStyle="1" w:styleId="1D39402D18214F4C8766A1DBB95B2B71">
    <w:name w:val="1D39402D18214F4C8766A1DBB95B2B71"/>
    <w:rsid w:val="000A23DB"/>
    <w:pPr>
      <w:spacing w:after="160" w:line="259" w:lineRule="auto"/>
    </w:pPr>
  </w:style>
  <w:style w:type="paragraph" w:customStyle="1" w:styleId="693BE76FD0114B439A5A65FF1C500CFD">
    <w:name w:val="693BE76FD0114B439A5A65FF1C500CFD"/>
    <w:rsid w:val="000A23DB"/>
    <w:pPr>
      <w:spacing w:after="160" w:line="259" w:lineRule="auto"/>
    </w:pPr>
  </w:style>
  <w:style w:type="paragraph" w:customStyle="1" w:styleId="03ED8D37965D450FA371BD2AB1606992">
    <w:name w:val="03ED8D37965D450FA371BD2AB1606992"/>
    <w:rsid w:val="000A23DB"/>
    <w:pPr>
      <w:spacing w:after="160" w:line="259" w:lineRule="auto"/>
    </w:pPr>
  </w:style>
  <w:style w:type="paragraph" w:customStyle="1" w:styleId="17F2A12C48194898B81FB915640C523B">
    <w:name w:val="17F2A12C48194898B81FB915640C523B"/>
    <w:rsid w:val="000A23DB"/>
    <w:pPr>
      <w:spacing w:after="160" w:line="259" w:lineRule="auto"/>
    </w:pPr>
  </w:style>
  <w:style w:type="paragraph" w:customStyle="1" w:styleId="AC06432860804A58A95D8DD9BBC36CEC">
    <w:name w:val="AC06432860804A58A95D8DD9BBC36CEC"/>
    <w:rsid w:val="000A23DB"/>
    <w:pPr>
      <w:spacing w:after="160" w:line="259" w:lineRule="auto"/>
    </w:pPr>
  </w:style>
  <w:style w:type="paragraph" w:customStyle="1" w:styleId="2CC1F3430D7C4D8AA11B1A5D076E875A">
    <w:name w:val="2CC1F3430D7C4D8AA11B1A5D076E875A"/>
    <w:rsid w:val="000A23DB"/>
    <w:pPr>
      <w:spacing w:after="160" w:line="259" w:lineRule="auto"/>
    </w:pPr>
  </w:style>
  <w:style w:type="paragraph" w:customStyle="1" w:styleId="D844937CC8F14EC3901DB32209AFD4F7">
    <w:name w:val="D844937CC8F14EC3901DB32209AFD4F7"/>
    <w:rsid w:val="000A23DB"/>
    <w:pPr>
      <w:spacing w:after="160" w:line="259" w:lineRule="auto"/>
    </w:pPr>
  </w:style>
  <w:style w:type="paragraph" w:customStyle="1" w:styleId="8461E4891E2D40B9A1CDAD1EF3FBB941">
    <w:name w:val="8461E4891E2D40B9A1CDAD1EF3FBB941"/>
    <w:rsid w:val="000A23DB"/>
    <w:pPr>
      <w:spacing w:after="160" w:line="259" w:lineRule="auto"/>
    </w:pPr>
  </w:style>
  <w:style w:type="paragraph" w:customStyle="1" w:styleId="5C43D06EBB9B48E8B8D66CE4C60E132B">
    <w:name w:val="5C43D06EBB9B48E8B8D66CE4C60E132B"/>
    <w:rsid w:val="000A23DB"/>
    <w:pPr>
      <w:spacing w:after="160" w:line="259" w:lineRule="auto"/>
    </w:pPr>
  </w:style>
  <w:style w:type="paragraph" w:customStyle="1" w:styleId="51279EB2B7E64CE1983946154FEFED3C">
    <w:name w:val="51279EB2B7E64CE1983946154FEFED3C"/>
    <w:rsid w:val="000A23DB"/>
    <w:pPr>
      <w:spacing w:after="160" w:line="259" w:lineRule="auto"/>
    </w:pPr>
  </w:style>
  <w:style w:type="paragraph" w:customStyle="1" w:styleId="CFD96E21226F4CCEB68F5FE3EFF11F50">
    <w:name w:val="CFD96E21226F4CCEB68F5FE3EFF11F50"/>
    <w:rsid w:val="000A23DB"/>
    <w:pPr>
      <w:spacing w:after="160" w:line="259" w:lineRule="auto"/>
    </w:pPr>
  </w:style>
  <w:style w:type="paragraph" w:customStyle="1" w:styleId="4747C09EAF6C4A538F01FB7AE843BCAC">
    <w:name w:val="4747C09EAF6C4A538F01FB7AE843BCAC"/>
    <w:rsid w:val="000A23DB"/>
    <w:pPr>
      <w:spacing w:after="160" w:line="259" w:lineRule="auto"/>
    </w:pPr>
  </w:style>
  <w:style w:type="paragraph" w:customStyle="1" w:styleId="C0090B7EDA794F869393FAEC257C61BA">
    <w:name w:val="C0090B7EDA794F869393FAEC257C61BA"/>
    <w:rsid w:val="000A23DB"/>
    <w:pPr>
      <w:spacing w:after="160" w:line="259" w:lineRule="auto"/>
    </w:pPr>
  </w:style>
  <w:style w:type="paragraph" w:customStyle="1" w:styleId="DB423CD6C3C942C8BA9F02351E053EFF">
    <w:name w:val="DB423CD6C3C942C8BA9F02351E053EFF"/>
    <w:rsid w:val="000A23DB"/>
    <w:pPr>
      <w:spacing w:after="160" w:line="259" w:lineRule="auto"/>
    </w:pPr>
  </w:style>
  <w:style w:type="paragraph" w:customStyle="1" w:styleId="E3A8F92265DE4159AB6916D2322E03CA">
    <w:name w:val="E3A8F92265DE4159AB6916D2322E03CA"/>
    <w:rsid w:val="000A23DB"/>
    <w:pPr>
      <w:spacing w:after="160" w:line="259" w:lineRule="auto"/>
    </w:pPr>
  </w:style>
  <w:style w:type="paragraph" w:customStyle="1" w:styleId="56AD6662F2E344E7AECC6597FB676724">
    <w:name w:val="56AD6662F2E344E7AECC6597FB676724"/>
    <w:rsid w:val="000A23DB"/>
    <w:pPr>
      <w:spacing w:after="160" w:line="259" w:lineRule="auto"/>
    </w:pPr>
  </w:style>
  <w:style w:type="paragraph" w:customStyle="1" w:styleId="1C3DD94D840F4C1F991B11AF9EC760A9">
    <w:name w:val="1C3DD94D840F4C1F991B11AF9EC760A9"/>
    <w:rsid w:val="000A23DB"/>
    <w:pPr>
      <w:spacing w:after="160" w:line="259" w:lineRule="auto"/>
    </w:pPr>
  </w:style>
  <w:style w:type="paragraph" w:customStyle="1" w:styleId="9BB7F720E8184A97BC2B148837E6862D">
    <w:name w:val="9BB7F720E8184A97BC2B148837E6862D"/>
    <w:rsid w:val="000A23DB"/>
    <w:pPr>
      <w:spacing w:after="160" w:line="259" w:lineRule="auto"/>
    </w:pPr>
  </w:style>
  <w:style w:type="paragraph" w:customStyle="1" w:styleId="77518B54A83F46B98E08291D78EB83E2">
    <w:name w:val="77518B54A83F46B98E08291D78EB83E2"/>
    <w:rsid w:val="000A23DB"/>
    <w:pPr>
      <w:spacing w:after="160" w:line="259" w:lineRule="auto"/>
    </w:pPr>
  </w:style>
  <w:style w:type="paragraph" w:customStyle="1" w:styleId="ADAFDFFB73A24C30AE11F0DBA1BDF1D5">
    <w:name w:val="ADAFDFFB73A24C30AE11F0DBA1BDF1D5"/>
    <w:rsid w:val="000A23DB"/>
    <w:pPr>
      <w:spacing w:after="160" w:line="259" w:lineRule="auto"/>
    </w:pPr>
  </w:style>
  <w:style w:type="paragraph" w:customStyle="1" w:styleId="AEA227C107E3447D9612AE55E5DAF0D7">
    <w:name w:val="AEA227C107E3447D9612AE55E5DAF0D7"/>
    <w:rsid w:val="000A23DB"/>
    <w:pPr>
      <w:spacing w:after="160" w:line="259" w:lineRule="auto"/>
    </w:pPr>
  </w:style>
  <w:style w:type="paragraph" w:customStyle="1" w:styleId="3BF176DB436B424291515FD9F02EDFBE">
    <w:name w:val="3BF176DB436B424291515FD9F02EDFBE"/>
    <w:rsid w:val="000A23DB"/>
    <w:pPr>
      <w:spacing w:after="160" w:line="259" w:lineRule="auto"/>
    </w:pPr>
  </w:style>
  <w:style w:type="paragraph" w:customStyle="1" w:styleId="FCE34E1645BE4851B6D9825FA18BE5CC">
    <w:name w:val="FCE34E1645BE4851B6D9825FA18BE5CC"/>
    <w:rsid w:val="000A23DB"/>
    <w:pPr>
      <w:spacing w:after="160" w:line="259" w:lineRule="auto"/>
    </w:pPr>
  </w:style>
  <w:style w:type="paragraph" w:customStyle="1" w:styleId="EDD6774692AE4890A39721E7395C5273">
    <w:name w:val="EDD6774692AE4890A39721E7395C5273"/>
    <w:rsid w:val="000A23DB"/>
    <w:pPr>
      <w:spacing w:after="160" w:line="259" w:lineRule="auto"/>
    </w:pPr>
  </w:style>
  <w:style w:type="paragraph" w:customStyle="1" w:styleId="E6A97EE8B1BE4CD1BBE9F4CB0CE8422B">
    <w:name w:val="E6A97EE8B1BE4CD1BBE9F4CB0CE8422B"/>
    <w:rsid w:val="000A23DB"/>
    <w:pPr>
      <w:spacing w:after="160" w:line="259" w:lineRule="auto"/>
    </w:pPr>
  </w:style>
  <w:style w:type="paragraph" w:customStyle="1" w:styleId="C00A6E1930964E7CB756B8BF42915F9F">
    <w:name w:val="C00A6E1930964E7CB756B8BF42915F9F"/>
    <w:rsid w:val="000A23DB"/>
    <w:pPr>
      <w:spacing w:after="160" w:line="259" w:lineRule="auto"/>
    </w:pPr>
  </w:style>
  <w:style w:type="paragraph" w:customStyle="1" w:styleId="2DB4340D509F47B8B3B5256A5E91F873">
    <w:name w:val="2DB4340D509F47B8B3B5256A5E91F873"/>
    <w:rsid w:val="000A23DB"/>
    <w:pPr>
      <w:spacing w:after="160" w:line="259" w:lineRule="auto"/>
    </w:pPr>
  </w:style>
  <w:style w:type="paragraph" w:customStyle="1" w:styleId="42DC46D0534F41F2B9CF3075CE6CC99A">
    <w:name w:val="42DC46D0534F41F2B9CF3075CE6CC99A"/>
    <w:rsid w:val="000A23DB"/>
    <w:pPr>
      <w:spacing w:after="160" w:line="259" w:lineRule="auto"/>
    </w:pPr>
  </w:style>
  <w:style w:type="paragraph" w:customStyle="1" w:styleId="CC9A210C6CFB4321AD56BFFBAEECEF09">
    <w:name w:val="CC9A210C6CFB4321AD56BFFBAEECEF09"/>
    <w:rsid w:val="000A23DB"/>
    <w:pPr>
      <w:spacing w:after="160" w:line="259" w:lineRule="auto"/>
    </w:pPr>
  </w:style>
  <w:style w:type="paragraph" w:customStyle="1" w:styleId="B22D40B5EA6944288238C300A8A11985">
    <w:name w:val="B22D40B5EA6944288238C300A8A11985"/>
    <w:rsid w:val="000A23DB"/>
    <w:pPr>
      <w:spacing w:after="160" w:line="259" w:lineRule="auto"/>
    </w:pPr>
  </w:style>
  <w:style w:type="paragraph" w:customStyle="1" w:styleId="EF667F971DC54B678621A1423F04D5EB">
    <w:name w:val="EF667F971DC54B678621A1423F04D5EB"/>
    <w:rsid w:val="000A23DB"/>
    <w:pPr>
      <w:spacing w:after="160" w:line="259" w:lineRule="auto"/>
    </w:pPr>
  </w:style>
  <w:style w:type="paragraph" w:customStyle="1" w:styleId="CC5A4AC2773F4693A508714D0DFA5481">
    <w:name w:val="CC5A4AC2773F4693A508714D0DFA5481"/>
    <w:rsid w:val="000A23DB"/>
    <w:pPr>
      <w:spacing w:after="160" w:line="259" w:lineRule="auto"/>
    </w:pPr>
  </w:style>
  <w:style w:type="paragraph" w:customStyle="1" w:styleId="BD940718977B4EC9BB96BC1336BB5E79">
    <w:name w:val="BD940718977B4EC9BB96BC1336BB5E79"/>
    <w:rsid w:val="000A23DB"/>
    <w:pPr>
      <w:spacing w:after="160" w:line="259" w:lineRule="auto"/>
    </w:pPr>
  </w:style>
  <w:style w:type="paragraph" w:customStyle="1" w:styleId="FCF0B8E7F4304579B07D41732A92006B">
    <w:name w:val="FCF0B8E7F4304579B07D41732A92006B"/>
    <w:rsid w:val="000A23DB"/>
    <w:pPr>
      <w:spacing w:after="160" w:line="259" w:lineRule="auto"/>
    </w:pPr>
  </w:style>
  <w:style w:type="paragraph" w:customStyle="1" w:styleId="A2CB0965FD32413798C972A2E658E600">
    <w:name w:val="A2CB0965FD32413798C972A2E658E600"/>
    <w:rsid w:val="000A23DB"/>
    <w:pPr>
      <w:spacing w:after="160" w:line="259" w:lineRule="auto"/>
    </w:pPr>
  </w:style>
  <w:style w:type="paragraph" w:customStyle="1" w:styleId="E4300105B4174E86A476801BE4B1671A">
    <w:name w:val="E4300105B4174E86A476801BE4B1671A"/>
    <w:rsid w:val="000A23DB"/>
    <w:pPr>
      <w:spacing w:after="160" w:line="259" w:lineRule="auto"/>
    </w:pPr>
  </w:style>
  <w:style w:type="paragraph" w:customStyle="1" w:styleId="361836476F344406817BB199CC79B6A8">
    <w:name w:val="361836476F344406817BB199CC79B6A8"/>
    <w:rsid w:val="000A23DB"/>
    <w:pPr>
      <w:spacing w:after="160" w:line="259" w:lineRule="auto"/>
    </w:pPr>
  </w:style>
  <w:style w:type="paragraph" w:customStyle="1" w:styleId="AD780E8BA42D4EB09958B3955750A543">
    <w:name w:val="AD780E8BA42D4EB09958B3955750A543"/>
    <w:rsid w:val="000A23DB"/>
    <w:pPr>
      <w:spacing w:after="160" w:line="259" w:lineRule="auto"/>
    </w:pPr>
  </w:style>
  <w:style w:type="paragraph" w:customStyle="1" w:styleId="7261283BE516466EBA476F784A282488">
    <w:name w:val="7261283BE516466EBA476F784A282488"/>
    <w:rsid w:val="000A23DB"/>
    <w:pPr>
      <w:spacing w:after="160" w:line="259" w:lineRule="auto"/>
    </w:pPr>
  </w:style>
  <w:style w:type="paragraph" w:customStyle="1" w:styleId="52BDE162AED847859812524A15D82240">
    <w:name w:val="52BDE162AED847859812524A15D82240"/>
    <w:rsid w:val="000A23DB"/>
    <w:pPr>
      <w:spacing w:after="160" w:line="259" w:lineRule="auto"/>
    </w:pPr>
  </w:style>
  <w:style w:type="paragraph" w:customStyle="1" w:styleId="6D7A0BB8AC424132902691340A7BA293">
    <w:name w:val="6D7A0BB8AC424132902691340A7BA293"/>
    <w:rsid w:val="000A23DB"/>
    <w:pPr>
      <w:spacing w:after="160" w:line="259" w:lineRule="auto"/>
    </w:pPr>
  </w:style>
  <w:style w:type="paragraph" w:customStyle="1" w:styleId="DCACDD8D450448C38AAA6244ADA6FA0F">
    <w:name w:val="DCACDD8D450448C38AAA6244ADA6FA0F"/>
    <w:rsid w:val="000A23DB"/>
    <w:pPr>
      <w:spacing w:after="160" w:line="259" w:lineRule="auto"/>
    </w:pPr>
  </w:style>
  <w:style w:type="paragraph" w:customStyle="1" w:styleId="13AA8C22930C4EFABAFBFAB9623EDD42">
    <w:name w:val="13AA8C22930C4EFABAFBFAB9623EDD42"/>
    <w:rsid w:val="000A23DB"/>
    <w:pPr>
      <w:spacing w:after="160" w:line="259" w:lineRule="auto"/>
    </w:pPr>
  </w:style>
  <w:style w:type="paragraph" w:customStyle="1" w:styleId="31920768E42C4167817F0E23F67F42D8">
    <w:name w:val="31920768E42C4167817F0E23F67F42D8"/>
    <w:rsid w:val="000A23DB"/>
    <w:pPr>
      <w:spacing w:after="160" w:line="259" w:lineRule="auto"/>
    </w:pPr>
  </w:style>
  <w:style w:type="paragraph" w:customStyle="1" w:styleId="8BA53111B2404F2A894DD9565EFDB0D2">
    <w:name w:val="8BA53111B2404F2A894DD9565EFDB0D2"/>
    <w:rsid w:val="000A23DB"/>
    <w:pPr>
      <w:spacing w:after="160" w:line="259" w:lineRule="auto"/>
    </w:pPr>
  </w:style>
  <w:style w:type="paragraph" w:customStyle="1" w:styleId="D703A62E45374B8DB35DB1DF09C5E73D">
    <w:name w:val="D703A62E45374B8DB35DB1DF09C5E73D"/>
    <w:rsid w:val="000A23DB"/>
    <w:pPr>
      <w:spacing w:after="160" w:line="259" w:lineRule="auto"/>
    </w:pPr>
  </w:style>
  <w:style w:type="paragraph" w:customStyle="1" w:styleId="73067CFB79F24831B665CFA6CBCDD427">
    <w:name w:val="73067CFB79F24831B665CFA6CBCDD427"/>
    <w:rsid w:val="000A23DB"/>
    <w:pPr>
      <w:spacing w:after="160" w:line="259" w:lineRule="auto"/>
    </w:pPr>
  </w:style>
  <w:style w:type="paragraph" w:customStyle="1" w:styleId="88C1A834280445B5B2DE281A544C3826">
    <w:name w:val="88C1A834280445B5B2DE281A544C3826"/>
    <w:rsid w:val="000A23DB"/>
    <w:pPr>
      <w:spacing w:after="160" w:line="259" w:lineRule="auto"/>
    </w:pPr>
  </w:style>
  <w:style w:type="paragraph" w:customStyle="1" w:styleId="09D543D63988481DBFA29CCE9D6864BD">
    <w:name w:val="09D543D63988481DBFA29CCE9D6864BD"/>
    <w:rsid w:val="000A23DB"/>
    <w:pPr>
      <w:spacing w:after="160" w:line="259" w:lineRule="auto"/>
    </w:pPr>
  </w:style>
  <w:style w:type="paragraph" w:customStyle="1" w:styleId="4F77BA19B1BC4C4686766B990EB6EB9B">
    <w:name w:val="4F77BA19B1BC4C4686766B990EB6EB9B"/>
    <w:rsid w:val="000A23DB"/>
    <w:pPr>
      <w:spacing w:after="160" w:line="259" w:lineRule="auto"/>
    </w:pPr>
  </w:style>
  <w:style w:type="paragraph" w:customStyle="1" w:styleId="8236BAFF3C2947588389A137A1F10939">
    <w:name w:val="8236BAFF3C2947588389A137A1F10939"/>
    <w:rsid w:val="000A23DB"/>
    <w:pPr>
      <w:spacing w:after="160" w:line="259" w:lineRule="auto"/>
    </w:pPr>
  </w:style>
  <w:style w:type="paragraph" w:customStyle="1" w:styleId="5C2EB3AC83044E92BF5F26FAF519C5D8">
    <w:name w:val="5C2EB3AC83044E92BF5F26FAF519C5D8"/>
    <w:rsid w:val="000A23DB"/>
    <w:pPr>
      <w:spacing w:after="160" w:line="259" w:lineRule="auto"/>
    </w:pPr>
  </w:style>
  <w:style w:type="paragraph" w:customStyle="1" w:styleId="78C4C46F03C54708892B9E78C092471A">
    <w:name w:val="78C4C46F03C54708892B9E78C092471A"/>
    <w:rsid w:val="000A23DB"/>
    <w:pPr>
      <w:spacing w:after="160" w:line="259" w:lineRule="auto"/>
    </w:pPr>
  </w:style>
  <w:style w:type="paragraph" w:customStyle="1" w:styleId="8A3587E4B6984B42AC903042EA91C64C">
    <w:name w:val="8A3587E4B6984B42AC903042EA91C64C"/>
    <w:rsid w:val="000A23DB"/>
    <w:pPr>
      <w:spacing w:after="160" w:line="259" w:lineRule="auto"/>
    </w:pPr>
  </w:style>
  <w:style w:type="paragraph" w:customStyle="1" w:styleId="78E4DC1750F64DA3999AB60D1F33A99D">
    <w:name w:val="78E4DC1750F64DA3999AB60D1F33A99D"/>
    <w:rsid w:val="000A23DB"/>
    <w:pPr>
      <w:spacing w:after="160" w:line="259" w:lineRule="auto"/>
    </w:pPr>
  </w:style>
  <w:style w:type="paragraph" w:customStyle="1" w:styleId="9E0D82B3D41B4BE8B1AE9FBCEE8B3461">
    <w:name w:val="9E0D82B3D41B4BE8B1AE9FBCEE8B3461"/>
    <w:rsid w:val="000A23DB"/>
    <w:pPr>
      <w:spacing w:after="160" w:line="259" w:lineRule="auto"/>
    </w:pPr>
  </w:style>
  <w:style w:type="paragraph" w:customStyle="1" w:styleId="49C2C36F321F4886BFC1369530FD2584">
    <w:name w:val="49C2C36F321F4886BFC1369530FD2584"/>
    <w:rsid w:val="000A23DB"/>
    <w:pPr>
      <w:spacing w:after="160" w:line="259" w:lineRule="auto"/>
    </w:pPr>
  </w:style>
  <w:style w:type="paragraph" w:customStyle="1" w:styleId="00B2BFFD45EC45D3AB6F98715A4E8AFF">
    <w:name w:val="00B2BFFD45EC45D3AB6F98715A4E8AFF"/>
    <w:rsid w:val="000A23DB"/>
    <w:pPr>
      <w:spacing w:after="160" w:line="259" w:lineRule="auto"/>
    </w:pPr>
  </w:style>
  <w:style w:type="paragraph" w:customStyle="1" w:styleId="39FDAC92D3944D168AC6490B484065AA">
    <w:name w:val="39FDAC92D3944D168AC6490B484065AA"/>
    <w:rsid w:val="000A23DB"/>
    <w:pPr>
      <w:spacing w:after="160" w:line="259" w:lineRule="auto"/>
    </w:pPr>
  </w:style>
  <w:style w:type="paragraph" w:customStyle="1" w:styleId="8FD472BA375E4F6A9D99EF1CB080D9F1">
    <w:name w:val="8FD472BA375E4F6A9D99EF1CB080D9F1"/>
    <w:rsid w:val="000A23DB"/>
    <w:pPr>
      <w:spacing w:after="160" w:line="259" w:lineRule="auto"/>
    </w:pPr>
  </w:style>
  <w:style w:type="paragraph" w:customStyle="1" w:styleId="B816BE966FAF42C899625D811132F748">
    <w:name w:val="B816BE966FAF42C899625D811132F748"/>
    <w:rsid w:val="000A23DB"/>
    <w:pPr>
      <w:spacing w:after="160" w:line="259" w:lineRule="auto"/>
    </w:pPr>
  </w:style>
  <w:style w:type="paragraph" w:customStyle="1" w:styleId="717A9968667D4EAB9098A4E46C3C617E">
    <w:name w:val="717A9968667D4EAB9098A4E46C3C617E"/>
    <w:rsid w:val="000A23DB"/>
    <w:pPr>
      <w:spacing w:after="160" w:line="259" w:lineRule="auto"/>
    </w:pPr>
  </w:style>
  <w:style w:type="paragraph" w:customStyle="1" w:styleId="3C5DAAE4610C46E48E9271C5BBEDAB98">
    <w:name w:val="3C5DAAE4610C46E48E9271C5BBEDAB98"/>
    <w:rsid w:val="000A23DB"/>
    <w:pPr>
      <w:spacing w:after="160" w:line="259" w:lineRule="auto"/>
    </w:pPr>
  </w:style>
  <w:style w:type="paragraph" w:customStyle="1" w:styleId="7845D45D4DC14259B92E7CCB2A3923FE">
    <w:name w:val="7845D45D4DC14259B92E7CCB2A3923FE"/>
    <w:rsid w:val="000A23DB"/>
    <w:pPr>
      <w:spacing w:after="160" w:line="259" w:lineRule="auto"/>
    </w:pPr>
  </w:style>
  <w:style w:type="paragraph" w:customStyle="1" w:styleId="8B250439EC184CA8A7D18463D52B3AD5">
    <w:name w:val="8B250439EC184CA8A7D18463D52B3AD5"/>
    <w:rsid w:val="000A23DB"/>
    <w:pPr>
      <w:spacing w:after="160" w:line="259" w:lineRule="auto"/>
    </w:pPr>
  </w:style>
  <w:style w:type="paragraph" w:customStyle="1" w:styleId="0EDC94EDDF3B4B71BA06C687E2EA0330">
    <w:name w:val="0EDC94EDDF3B4B71BA06C687E2EA0330"/>
    <w:rsid w:val="000A23DB"/>
    <w:pPr>
      <w:spacing w:after="160" w:line="259" w:lineRule="auto"/>
    </w:pPr>
  </w:style>
  <w:style w:type="paragraph" w:customStyle="1" w:styleId="8490B288EF924AC0902D6B7E8B04C586">
    <w:name w:val="8490B288EF924AC0902D6B7E8B04C586"/>
    <w:rsid w:val="000A23DB"/>
    <w:pPr>
      <w:spacing w:after="160" w:line="259" w:lineRule="auto"/>
    </w:pPr>
  </w:style>
  <w:style w:type="paragraph" w:customStyle="1" w:styleId="1824923BA62C4D53873CDD76A907D240">
    <w:name w:val="1824923BA62C4D53873CDD76A907D240"/>
    <w:rsid w:val="000A23DB"/>
    <w:pPr>
      <w:spacing w:after="160" w:line="259" w:lineRule="auto"/>
    </w:pPr>
  </w:style>
  <w:style w:type="paragraph" w:customStyle="1" w:styleId="8B30EBF4D63742B08CAE0AA2C6210EAD">
    <w:name w:val="8B30EBF4D63742B08CAE0AA2C6210EAD"/>
    <w:rsid w:val="000A23DB"/>
    <w:pPr>
      <w:spacing w:after="160" w:line="259" w:lineRule="auto"/>
    </w:pPr>
  </w:style>
  <w:style w:type="paragraph" w:customStyle="1" w:styleId="FCAFD3CEA6934BEFB1A06068E81A2C4A">
    <w:name w:val="FCAFD3CEA6934BEFB1A06068E81A2C4A"/>
    <w:rsid w:val="000A23DB"/>
    <w:pPr>
      <w:spacing w:after="160" w:line="259" w:lineRule="auto"/>
    </w:pPr>
  </w:style>
  <w:style w:type="paragraph" w:customStyle="1" w:styleId="BEDAE9304A5E4D38BF1BA2F6783EE8FA">
    <w:name w:val="BEDAE9304A5E4D38BF1BA2F6783EE8FA"/>
    <w:rsid w:val="000A23DB"/>
    <w:pPr>
      <w:spacing w:after="160" w:line="259" w:lineRule="auto"/>
    </w:pPr>
  </w:style>
  <w:style w:type="paragraph" w:customStyle="1" w:styleId="517F56E9B7184DAB9904786C8FBA4AB0">
    <w:name w:val="517F56E9B7184DAB9904786C8FBA4AB0"/>
    <w:rsid w:val="000A23DB"/>
    <w:pPr>
      <w:spacing w:after="160" w:line="259" w:lineRule="auto"/>
    </w:pPr>
  </w:style>
  <w:style w:type="paragraph" w:customStyle="1" w:styleId="8CC6C4F7A9E84FDCBACCBD8AAB670EF9">
    <w:name w:val="8CC6C4F7A9E84FDCBACCBD8AAB670EF9"/>
    <w:rsid w:val="000A23DB"/>
    <w:pPr>
      <w:spacing w:after="160" w:line="259" w:lineRule="auto"/>
    </w:pPr>
  </w:style>
  <w:style w:type="paragraph" w:customStyle="1" w:styleId="329E1BA1EED14EA49886C7B8E64FDB11">
    <w:name w:val="329E1BA1EED14EA49886C7B8E64FDB11"/>
    <w:rsid w:val="000A23DB"/>
    <w:pPr>
      <w:spacing w:after="160" w:line="259" w:lineRule="auto"/>
    </w:pPr>
  </w:style>
  <w:style w:type="paragraph" w:customStyle="1" w:styleId="6EAD5D00C0C9497EB965E86181FB65E6">
    <w:name w:val="6EAD5D00C0C9497EB965E86181FB65E6"/>
    <w:rsid w:val="000A23DB"/>
    <w:pPr>
      <w:spacing w:after="160" w:line="259" w:lineRule="auto"/>
    </w:pPr>
  </w:style>
  <w:style w:type="paragraph" w:customStyle="1" w:styleId="695C1F15917A4AC3B1BCE33D2AE08437">
    <w:name w:val="695C1F15917A4AC3B1BCE33D2AE08437"/>
    <w:rsid w:val="000A23DB"/>
    <w:pPr>
      <w:spacing w:after="160" w:line="259" w:lineRule="auto"/>
    </w:pPr>
  </w:style>
  <w:style w:type="paragraph" w:customStyle="1" w:styleId="94E40164C56E4282A9BEE7DE71D17454">
    <w:name w:val="94E40164C56E4282A9BEE7DE71D17454"/>
    <w:rsid w:val="000A23DB"/>
    <w:pPr>
      <w:spacing w:after="160" w:line="259" w:lineRule="auto"/>
    </w:pPr>
  </w:style>
  <w:style w:type="paragraph" w:customStyle="1" w:styleId="827313A9F0524578BFE85E34F844F9C3">
    <w:name w:val="827313A9F0524578BFE85E34F844F9C3"/>
    <w:rsid w:val="000A23DB"/>
    <w:pPr>
      <w:spacing w:after="160" w:line="259" w:lineRule="auto"/>
    </w:pPr>
  </w:style>
  <w:style w:type="paragraph" w:customStyle="1" w:styleId="5D4C5517CF794787952B20C8DEFC5776">
    <w:name w:val="5D4C5517CF794787952B20C8DEFC5776"/>
    <w:rsid w:val="000A23DB"/>
    <w:pPr>
      <w:spacing w:after="160" w:line="259" w:lineRule="auto"/>
    </w:pPr>
  </w:style>
  <w:style w:type="paragraph" w:customStyle="1" w:styleId="0FF59ACF2870455DAE3D4D3F2B113366">
    <w:name w:val="0FF59ACF2870455DAE3D4D3F2B113366"/>
    <w:rsid w:val="000A23DB"/>
    <w:pPr>
      <w:spacing w:after="160" w:line="259" w:lineRule="auto"/>
    </w:pPr>
  </w:style>
  <w:style w:type="paragraph" w:customStyle="1" w:styleId="D44BA6F44CBC44B29F750D72A59787B1">
    <w:name w:val="D44BA6F44CBC44B29F750D72A59787B1"/>
    <w:rsid w:val="000A23DB"/>
    <w:pPr>
      <w:spacing w:after="160" w:line="259" w:lineRule="auto"/>
    </w:pPr>
  </w:style>
  <w:style w:type="paragraph" w:customStyle="1" w:styleId="FCE9E4D87CC84343BA25294C395044ED">
    <w:name w:val="FCE9E4D87CC84343BA25294C395044ED"/>
    <w:rsid w:val="000A23DB"/>
    <w:pPr>
      <w:spacing w:after="160" w:line="259" w:lineRule="auto"/>
    </w:pPr>
  </w:style>
  <w:style w:type="paragraph" w:customStyle="1" w:styleId="A258C8D18B3F4E1FA697651FC28186DA">
    <w:name w:val="A258C8D18B3F4E1FA697651FC28186DA"/>
    <w:rsid w:val="000A23DB"/>
    <w:pPr>
      <w:spacing w:after="160" w:line="259" w:lineRule="auto"/>
    </w:pPr>
  </w:style>
  <w:style w:type="paragraph" w:customStyle="1" w:styleId="52CD13454E8B4A44944A2155D5428F7B">
    <w:name w:val="52CD13454E8B4A44944A2155D5428F7B"/>
    <w:rsid w:val="000A23DB"/>
    <w:pPr>
      <w:spacing w:after="160" w:line="259" w:lineRule="auto"/>
    </w:pPr>
  </w:style>
  <w:style w:type="paragraph" w:customStyle="1" w:styleId="5F703C2BF6E34954B5F476CF21EBDB6D">
    <w:name w:val="5F703C2BF6E34954B5F476CF21EBDB6D"/>
    <w:rsid w:val="000A23DB"/>
    <w:pPr>
      <w:spacing w:after="160" w:line="259" w:lineRule="auto"/>
    </w:pPr>
  </w:style>
  <w:style w:type="paragraph" w:customStyle="1" w:styleId="7F9444B6E4464110AE3D513179B15636">
    <w:name w:val="7F9444B6E4464110AE3D513179B15636"/>
    <w:rsid w:val="000A23DB"/>
    <w:pPr>
      <w:spacing w:after="160" w:line="259" w:lineRule="auto"/>
    </w:pPr>
  </w:style>
  <w:style w:type="paragraph" w:customStyle="1" w:styleId="6D523372B39F42A5843B8803A5B87644">
    <w:name w:val="6D523372B39F42A5843B8803A5B87644"/>
    <w:rsid w:val="000A23DB"/>
    <w:pPr>
      <w:spacing w:after="160" w:line="259" w:lineRule="auto"/>
    </w:pPr>
  </w:style>
  <w:style w:type="paragraph" w:customStyle="1" w:styleId="583FB628867F4177A147E870C4DF0023">
    <w:name w:val="583FB628867F4177A147E870C4DF0023"/>
    <w:rsid w:val="000A23DB"/>
    <w:pPr>
      <w:spacing w:after="160" w:line="259" w:lineRule="auto"/>
    </w:pPr>
  </w:style>
  <w:style w:type="paragraph" w:customStyle="1" w:styleId="7B1E683FCE4C4F0991C3403E4F02BE4F">
    <w:name w:val="7B1E683FCE4C4F0991C3403E4F02BE4F"/>
    <w:rsid w:val="000A23DB"/>
    <w:pPr>
      <w:spacing w:after="160" w:line="259" w:lineRule="auto"/>
    </w:pPr>
  </w:style>
  <w:style w:type="paragraph" w:customStyle="1" w:styleId="99F5BA8EFD584D76B949722EAF399168">
    <w:name w:val="99F5BA8EFD584D76B949722EAF399168"/>
    <w:rsid w:val="000A23DB"/>
    <w:pPr>
      <w:spacing w:after="160" w:line="259" w:lineRule="auto"/>
    </w:pPr>
  </w:style>
  <w:style w:type="paragraph" w:customStyle="1" w:styleId="4544B732E261485494840B695C6C77D8">
    <w:name w:val="4544B732E261485494840B695C6C77D8"/>
    <w:rsid w:val="000A23DB"/>
    <w:pPr>
      <w:spacing w:after="160" w:line="259" w:lineRule="auto"/>
    </w:pPr>
  </w:style>
  <w:style w:type="paragraph" w:customStyle="1" w:styleId="2E1FE91A475A46AC9198EB392BBAD34F">
    <w:name w:val="2E1FE91A475A46AC9198EB392BBAD34F"/>
    <w:rsid w:val="000A23DB"/>
    <w:pPr>
      <w:spacing w:after="160" w:line="259" w:lineRule="auto"/>
    </w:pPr>
  </w:style>
  <w:style w:type="paragraph" w:customStyle="1" w:styleId="6CB98F35D4EA42A9B735A63069C511E7">
    <w:name w:val="6CB98F35D4EA42A9B735A63069C511E7"/>
    <w:rsid w:val="000A23DB"/>
    <w:pPr>
      <w:spacing w:after="160" w:line="259" w:lineRule="auto"/>
    </w:pPr>
  </w:style>
  <w:style w:type="paragraph" w:customStyle="1" w:styleId="4CFE0B8B1B4B4F8CAA1D1FFEE7A7BF2A">
    <w:name w:val="4CFE0B8B1B4B4F8CAA1D1FFEE7A7BF2A"/>
    <w:rsid w:val="000A23DB"/>
    <w:pPr>
      <w:spacing w:after="160" w:line="259" w:lineRule="auto"/>
    </w:pPr>
  </w:style>
  <w:style w:type="paragraph" w:customStyle="1" w:styleId="5DC6BFF386DD4B99A4DDC82E4078F4B4">
    <w:name w:val="5DC6BFF386DD4B99A4DDC82E4078F4B4"/>
    <w:rsid w:val="000A23DB"/>
    <w:pPr>
      <w:spacing w:after="160" w:line="259" w:lineRule="auto"/>
    </w:pPr>
  </w:style>
  <w:style w:type="paragraph" w:customStyle="1" w:styleId="3A6206227C6141D5BBF06285B5A1E1B5">
    <w:name w:val="3A6206227C6141D5BBF06285B5A1E1B5"/>
    <w:rsid w:val="000A23DB"/>
    <w:pPr>
      <w:spacing w:after="160" w:line="259" w:lineRule="auto"/>
    </w:pPr>
  </w:style>
  <w:style w:type="paragraph" w:customStyle="1" w:styleId="5236754F9AD4456285C8C0364796E7A2">
    <w:name w:val="5236754F9AD4456285C8C0364796E7A2"/>
    <w:rsid w:val="000A23DB"/>
    <w:pPr>
      <w:spacing w:after="160" w:line="259" w:lineRule="auto"/>
    </w:pPr>
  </w:style>
  <w:style w:type="paragraph" w:customStyle="1" w:styleId="D9050302AA924CDEB2177A3F6D99189A">
    <w:name w:val="D9050302AA924CDEB2177A3F6D99189A"/>
    <w:rsid w:val="000A23DB"/>
    <w:pPr>
      <w:spacing w:after="160" w:line="259" w:lineRule="auto"/>
    </w:pPr>
  </w:style>
  <w:style w:type="paragraph" w:customStyle="1" w:styleId="FA04F8706C814C3089851D9AFE5922CD">
    <w:name w:val="FA04F8706C814C3089851D9AFE5922CD"/>
    <w:rsid w:val="000A23DB"/>
    <w:pPr>
      <w:spacing w:after="160" w:line="259" w:lineRule="auto"/>
    </w:pPr>
  </w:style>
  <w:style w:type="paragraph" w:customStyle="1" w:styleId="CAAE5AA7EE6B493BADC77C0D95748B00">
    <w:name w:val="CAAE5AA7EE6B493BADC77C0D95748B00"/>
    <w:rsid w:val="000A23DB"/>
    <w:pPr>
      <w:spacing w:after="160" w:line="259" w:lineRule="auto"/>
    </w:pPr>
  </w:style>
  <w:style w:type="paragraph" w:customStyle="1" w:styleId="0645CE7CD33645C9B58D7A04252280F1">
    <w:name w:val="0645CE7CD33645C9B58D7A04252280F1"/>
    <w:rsid w:val="000A23DB"/>
    <w:pPr>
      <w:spacing w:after="160" w:line="259" w:lineRule="auto"/>
    </w:pPr>
  </w:style>
  <w:style w:type="paragraph" w:customStyle="1" w:styleId="04E1E1477EC64AF09F1E7328C33E2B9D">
    <w:name w:val="04E1E1477EC64AF09F1E7328C33E2B9D"/>
    <w:rsid w:val="000A23DB"/>
    <w:pPr>
      <w:spacing w:after="160" w:line="259" w:lineRule="auto"/>
    </w:pPr>
  </w:style>
  <w:style w:type="paragraph" w:customStyle="1" w:styleId="A785E10D8F2540AF8A6D8EC1980F0124">
    <w:name w:val="A785E10D8F2540AF8A6D8EC1980F0124"/>
    <w:rsid w:val="000A23DB"/>
    <w:pPr>
      <w:spacing w:after="160" w:line="259" w:lineRule="auto"/>
    </w:pPr>
  </w:style>
  <w:style w:type="paragraph" w:customStyle="1" w:styleId="15BF66589D094D9B961D8E7B6452374F">
    <w:name w:val="15BF66589D094D9B961D8E7B6452374F"/>
    <w:rsid w:val="000A23DB"/>
    <w:pPr>
      <w:spacing w:after="160" w:line="259" w:lineRule="auto"/>
    </w:pPr>
  </w:style>
  <w:style w:type="paragraph" w:customStyle="1" w:styleId="ABC9CA1042F64232B4D109124B82BAE2">
    <w:name w:val="ABC9CA1042F64232B4D109124B82BAE2"/>
    <w:rsid w:val="000A23DB"/>
    <w:pPr>
      <w:spacing w:after="160" w:line="259" w:lineRule="auto"/>
    </w:pPr>
  </w:style>
  <w:style w:type="paragraph" w:customStyle="1" w:styleId="0B7B9ECA1DFB461D9B3D1D8E3AC4BD7F">
    <w:name w:val="0B7B9ECA1DFB461D9B3D1D8E3AC4BD7F"/>
    <w:rsid w:val="000A23DB"/>
    <w:pPr>
      <w:spacing w:after="160" w:line="259" w:lineRule="auto"/>
    </w:pPr>
  </w:style>
  <w:style w:type="paragraph" w:customStyle="1" w:styleId="86CE11C37ABE4674A6B986553928DCA7">
    <w:name w:val="86CE11C37ABE4674A6B986553928DCA7"/>
    <w:rsid w:val="000A23DB"/>
    <w:pPr>
      <w:spacing w:after="160" w:line="259" w:lineRule="auto"/>
    </w:pPr>
  </w:style>
  <w:style w:type="paragraph" w:customStyle="1" w:styleId="A283CE329C11464FB85C37257A190239">
    <w:name w:val="A283CE329C11464FB85C37257A190239"/>
    <w:rsid w:val="000A23DB"/>
    <w:pPr>
      <w:spacing w:after="160" w:line="259" w:lineRule="auto"/>
    </w:pPr>
  </w:style>
  <w:style w:type="paragraph" w:customStyle="1" w:styleId="B30B842021D54F7497EC4D41E930D0BC">
    <w:name w:val="B30B842021D54F7497EC4D41E930D0BC"/>
    <w:rsid w:val="000A23DB"/>
    <w:pPr>
      <w:spacing w:after="160" w:line="259" w:lineRule="auto"/>
    </w:pPr>
  </w:style>
  <w:style w:type="paragraph" w:customStyle="1" w:styleId="9D2F52F39C0B4AAE8EB14138B41B9E64">
    <w:name w:val="9D2F52F39C0B4AAE8EB14138B41B9E64"/>
    <w:rsid w:val="000A23DB"/>
    <w:pPr>
      <w:spacing w:after="160" w:line="259" w:lineRule="auto"/>
    </w:pPr>
  </w:style>
  <w:style w:type="paragraph" w:customStyle="1" w:styleId="6E0336B6346B4AE98BFF87505713B19B">
    <w:name w:val="6E0336B6346B4AE98BFF87505713B19B"/>
    <w:rsid w:val="000A23DB"/>
    <w:pPr>
      <w:spacing w:after="160" w:line="259" w:lineRule="auto"/>
    </w:pPr>
  </w:style>
  <w:style w:type="paragraph" w:customStyle="1" w:styleId="90AA33A097224F5C874EB96FAC7715CA">
    <w:name w:val="90AA33A097224F5C874EB96FAC7715CA"/>
    <w:rsid w:val="000A23DB"/>
    <w:pPr>
      <w:spacing w:after="160" w:line="259" w:lineRule="auto"/>
    </w:pPr>
  </w:style>
  <w:style w:type="paragraph" w:customStyle="1" w:styleId="759AA93A96134A5CB6314E69EA629F6F">
    <w:name w:val="759AA93A96134A5CB6314E69EA629F6F"/>
    <w:rsid w:val="000A23DB"/>
    <w:pPr>
      <w:spacing w:after="160" w:line="259" w:lineRule="auto"/>
    </w:pPr>
  </w:style>
  <w:style w:type="paragraph" w:customStyle="1" w:styleId="78CE6AF7777E4327BF0E11CE5EF70980">
    <w:name w:val="78CE6AF7777E4327BF0E11CE5EF70980"/>
    <w:rsid w:val="000A23DB"/>
    <w:pPr>
      <w:spacing w:after="160" w:line="259" w:lineRule="auto"/>
    </w:pPr>
  </w:style>
  <w:style w:type="paragraph" w:customStyle="1" w:styleId="0AB5679278C64B728A4001A9296E3DCE">
    <w:name w:val="0AB5679278C64B728A4001A9296E3DCE"/>
    <w:rsid w:val="000A23DB"/>
    <w:pPr>
      <w:spacing w:after="160" w:line="259" w:lineRule="auto"/>
    </w:pPr>
  </w:style>
  <w:style w:type="paragraph" w:customStyle="1" w:styleId="0A090C3F615C4A25B67A9262653D89F0">
    <w:name w:val="0A090C3F615C4A25B67A9262653D89F0"/>
    <w:rsid w:val="000A23DB"/>
    <w:pPr>
      <w:spacing w:after="160" w:line="259" w:lineRule="auto"/>
    </w:pPr>
  </w:style>
  <w:style w:type="paragraph" w:customStyle="1" w:styleId="AF93366005F44BEA8D5A7C0AA20F6D20">
    <w:name w:val="AF93366005F44BEA8D5A7C0AA20F6D20"/>
    <w:rsid w:val="000A23DB"/>
    <w:pPr>
      <w:spacing w:after="160" w:line="259" w:lineRule="auto"/>
    </w:pPr>
  </w:style>
  <w:style w:type="paragraph" w:customStyle="1" w:styleId="C0093DA35FA5469AA644E9805D947E1B">
    <w:name w:val="C0093DA35FA5469AA644E9805D947E1B"/>
    <w:rsid w:val="000A23DB"/>
    <w:pPr>
      <w:spacing w:after="160" w:line="259" w:lineRule="auto"/>
    </w:pPr>
  </w:style>
  <w:style w:type="paragraph" w:customStyle="1" w:styleId="8FA9AC5D37B14A5791728B6183D5DC92">
    <w:name w:val="8FA9AC5D37B14A5791728B6183D5DC92"/>
    <w:rsid w:val="000A23DB"/>
    <w:pPr>
      <w:spacing w:after="160" w:line="259" w:lineRule="auto"/>
    </w:pPr>
  </w:style>
  <w:style w:type="paragraph" w:customStyle="1" w:styleId="DAE8B72972B549A398E0864183D62238">
    <w:name w:val="DAE8B72972B549A398E0864183D62238"/>
    <w:rsid w:val="000A23DB"/>
    <w:pPr>
      <w:spacing w:after="160" w:line="259" w:lineRule="auto"/>
    </w:pPr>
  </w:style>
  <w:style w:type="paragraph" w:customStyle="1" w:styleId="FD281B19CEFE45459B668170508E9A54">
    <w:name w:val="FD281B19CEFE45459B668170508E9A54"/>
    <w:rsid w:val="000A23DB"/>
    <w:pPr>
      <w:spacing w:after="160" w:line="259" w:lineRule="auto"/>
    </w:pPr>
  </w:style>
  <w:style w:type="paragraph" w:customStyle="1" w:styleId="A161CD5C53264DD284E2A43583D7DD5A">
    <w:name w:val="A161CD5C53264DD284E2A43583D7DD5A"/>
    <w:rsid w:val="000A23DB"/>
    <w:pPr>
      <w:spacing w:after="160" w:line="259" w:lineRule="auto"/>
    </w:pPr>
  </w:style>
  <w:style w:type="paragraph" w:customStyle="1" w:styleId="1469BF3006164BB58C99EF4FC5F41692">
    <w:name w:val="1469BF3006164BB58C99EF4FC5F41692"/>
    <w:rsid w:val="000A23DB"/>
    <w:pPr>
      <w:spacing w:after="160" w:line="259" w:lineRule="auto"/>
    </w:pPr>
  </w:style>
  <w:style w:type="paragraph" w:customStyle="1" w:styleId="A076F32573BF4F5EB404AC94908FF3C8">
    <w:name w:val="A076F32573BF4F5EB404AC94908FF3C8"/>
    <w:rsid w:val="000A23DB"/>
    <w:pPr>
      <w:spacing w:after="160" w:line="259" w:lineRule="auto"/>
    </w:pPr>
  </w:style>
  <w:style w:type="paragraph" w:customStyle="1" w:styleId="6449B3FE18F043D8AEC3A0221991B5A1">
    <w:name w:val="6449B3FE18F043D8AEC3A0221991B5A1"/>
    <w:rsid w:val="000A23DB"/>
    <w:pPr>
      <w:spacing w:after="160" w:line="259" w:lineRule="auto"/>
    </w:pPr>
  </w:style>
  <w:style w:type="paragraph" w:customStyle="1" w:styleId="13F56EB51EDE4086A2A077E6A0C3EF61">
    <w:name w:val="13F56EB51EDE4086A2A077E6A0C3EF61"/>
    <w:rsid w:val="000A23DB"/>
    <w:pPr>
      <w:spacing w:after="160" w:line="259" w:lineRule="auto"/>
    </w:pPr>
  </w:style>
  <w:style w:type="paragraph" w:customStyle="1" w:styleId="9F69D9E781D7453B93F3F0A3CEA215DD">
    <w:name w:val="9F69D9E781D7453B93F3F0A3CEA215DD"/>
    <w:rsid w:val="000A23DB"/>
    <w:pPr>
      <w:spacing w:after="160" w:line="259" w:lineRule="auto"/>
    </w:pPr>
  </w:style>
  <w:style w:type="paragraph" w:customStyle="1" w:styleId="1DA6DD4D623B44D9ABCEB1A4B92C620F">
    <w:name w:val="1DA6DD4D623B44D9ABCEB1A4B92C620F"/>
    <w:rsid w:val="000A23DB"/>
    <w:pPr>
      <w:spacing w:after="160" w:line="259" w:lineRule="auto"/>
    </w:pPr>
  </w:style>
  <w:style w:type="paragraph" w:customStyle="1" w:styleId="B52BBD2B918A4BDCAC96006F3CD9DAD6">
    <w:name w:val="B52BBD2B918A4BDCAC96006F3CD9DAD6"/>
    <w:rsid w:val="000A23DB"/>
    <w:pPr>
      <w:spacing w:after="160" w:line="259" w:lineRule="auto"/>
    </w:pPr>
  </w:style>
  <w:style w:type="paragraph" w:customStyle="1" w:styleId="8C369F0928D3476F89F1C7E8EA223CAA">
    <w:name w:val="8C369F0928D3476F89F1C7E8EA223CAA"/>
    <w:rsid w:val="000A23DB"/>
    <w:pPr>
      <w:spacing w:after="160" w:line="259" w:lineRule="auto"/>
    </w:pPr>
  </w:style>
  <w:style w:type="paragraph" w:customStyle="1" w:styleId="BF7445CB26D94C4AA7086C43F9390F6A">
    <w:name w:val="BF7445CB26D94C4AA7086C43F9390F6A"/>
    <w:rsid w:val="000A23DB"/>
    <w:pPr>
      <w:spacing w:after="160" w:line="259" w:lineRule="auto"/>
    </w:pPr>
  </w:style>
  <w:style w:type="paragraph" w:customStyle="1" w:styleId="E67BA6F54C3A4422A17765B7AC4B673D">
    <w:name w:val="E67BA6F54C3A4422A17765B7AC4B673D"/>
    <w:rsid w:val="000A23DB"/>
    <w:pPr>
      <w:spacing w:after="160" w:line="259" w:lineRule="auto"/>
    </w:pPr>
  </w:style>
  <w:style w:type="paragraph" w:customStyle="1" w:styleId="EA3BD30D08EC4A2CBADC10D129DD3D13">
    <w:name w:val="EA3BD30D08EC4A2CBADC10D129DD3D13"/>
    <w:rsid w:val="000A23DB"/>
    <w:pPr>
      <w:spacing w:after="160" w:line="259" w:lineRule="auto"/>
    </w:pPr>
  </w:style>
  <w:style w:type="paragraph" w:customStyle="1" w:styleId="2C2E5B49941440398264EE4C9603ABF1">
    <w:name w:val="2C2E5B49941440398264EE4C9603ABF1"/>
    <w:rsid w:val="000A23DB"/>
    <w:pPr>
      <w:spacing w:after="160" w:line="259" w:lineRule="auto"/>
    </w:pPr>
  </w:style>
  <w:style w:type="paragraph" w:customStyle="1" w:styleId="D4064D1E06684D4A809B8D18FB67C441">
    <w:name w:val="D4064D1E06684D4A809B8D18FB67C441"/>
    <w:rsid w:val="000A23DB"/>
    <w:pPr>
      <w:spacing w:after="160" w:line="259" w:lineRule="auto"/>
    </w:pPr>
  </w:style>
  <w:style w:type="paragraph" w:customStyle="1" w:styleId="C4104BCF982E4B27BA4C5D27C349E0B1">
    <w:name w:val="C4104BCF982E4B27BA4C5D27C349E0B1"/>
    <w:rsid w:val="000A23DB"/>
    <w:pPr>
      <w:spacing w:after="160" w:line="259" w:lineRule="auto"/>
    </w:pPr>
  </w:style>
  <w:style w:type="paragraph" w:customStyle="1" w:styleId="048AE90BCACD462889964A3B7F93352F">
    <w:name w:val="048AE90BCACD462889964A3B7F93352F"/>
    <w:rsid w:val="000A23DB"/>
    <w:pPr>
      <w:spacing w:after="160" w:line="259" w:lineRule="auto"/>
    </w:pPr>
  </w:style>
  <w:style w:type="paragraph" w:customStyle="1" w:styleId="566CAAC404904A39B77059A13013E034">
    <w:name w:val="566CAAC404904A39B77059A13013E034"/>
    <w:rsid w:val="000A23DB"/>
    <w:pPr>
      <w:spacing w:after="160" w:line="259" w:lineRule="auto"/>
    </w:pPr>
  </w:style>
  <w:style w:type="paragraph" w:customStyle="1" w:styleId="3A3188ED1CB84EFF964851706926BF63">
    <w:name w:val="3A3188ED1CB84EFF964851706926BF63"/>
    <w:rsid w:val="000A23DB"/>
    <w:pPr>
      <w:spacing w:after="160" w:line="259" w:lineRule="auto"/>
    </w:pPr>
  </w:style>
  <w:style w:type="paragraph" w:customStyle="1" w:styleId="900DC2CA92FF4B1EA3213C8662682061">
    <w:name w:val="900DC2CA92FF4B1EA3213C8662682061"/>
    <w:rsid w:val="000A23DB"/>
    <w:pPr>
      <w:spacing w:after="160" w:line="259" w:lineRule="auto"/>
    </w:pPr>
  </w:style>
  <w:style w:type="paragraph" w:customStyle="1" w:styleId="6B07474AAF6D486B9B7298FA6E151608">
    <w:name w:val="6B07474AAF6D486B9B7298FA6E151608"/>
    <w:rsid w:val="000A23DB"/>
    <w:pPr>
      <w:spacing w:after="160" w:line="259" w:lineRule="auto"/>
    </w:pPr>
  </w:style>
  <w:style w:type="paragraph" w:customStyle="1" w:styleId="3AA03BC9CC7B46939E2E1888ABEAEAAA">
    <w:name w:val="3AA03BC9CC7B46939E2E1888ABEAEAAA"/>
    <w:rsid w:val="000A23DB"/>
    <w:pPr>
      <w:spacing w:after="160" w:line="259" w:lineRule="auto"/>
    </w:pPr>
  </w:style>
  <w:style w:type="paragraph" w:customStyle="1" w:styleId="013872EF6BCD471CAAA2CFBD95F27454">
    <w:name w:val="013872EF6BCD471CAAA2CFBD95F27454"/>
    <w:rsid w:val="000A23DB"/>
    <w:pPr>
      <w:spacing w:after="160" w:line="259" w:lineRule="auto"/>
    </w:pPr>
  </w:style>
  <w:style w:type="paragraph" w:customStyle="1" w:styleId="14C24D86CE8C487785A40055C2FF0982">
    <w:name w:val="14C24D86CE8C487785A40055C2FF0982"/>
    <w:rsid w:val="000A23DB"/>
    <w:pPr>
      <w:spacing w:after="160" w:line="259" w:lineRule="auto"/>
    </w:pPr>
  </w:style>
  <w:style w:type="paragraph" w:customStyle="1" w:styleId="F6ED0CA0E09E4EA199F85164CECFA838">
    <w:name w:val="F6ED0CA0E09E4EA199F85164CECFA838"/>
    <w:rsid w:val="000A23DB"/>
    <w:pPr>
      <w:spacing w:after="160" w:line="259" w:lineRule="auto"/>
    </w:pPr>
  </w:style>
  <w:style w:type="paragraph" w:customStyle="1" w:styleId="1331722701C648B0B03906E3F9376907">
    <w:name w:val="1331722701C648B0B03906E3F9376907"/>
    <w:rsid w:val="000A23DB"/>
    <w:pPr>
      <w:spacing w:after="160" w:line="259" w:lineRule="auto"/>
    </w:pPr>
  </w:style>
  <w:style w:type="paragraph" w:customStyle="1" w:styleId="C7B3FAB98B334A56B7596908382011C1">
    <w:name w:val="C7B3FAB98B334A56B7596908382011C1"/>
    <w:rsid w:val="000A23DB"/>
    <w:pPr>
      <w:spacing w:after="160" w:line="259" w:lineRule="auto"/>
    </w:pPr>
  </w:style>
  <w:style w:type="paragraph" w:customStyle="1" w:styleId="CD01396D13884623B3137044ED01701B">
    <w:name w:val="CD01396D13884623B3137044ED01701B"/>
    <w:rsid w:val="000A23DB"/>
    <w:pPr>
      <w:spacing w:after="160" w:line="259" w:lineRule="auto"/>
    </w:pPr>
  </w:style>
  <w:style w:type="paragraph" w:customStyle="1" w:styleId="CB303500DE824865AAE29D7B413E99B2">
    <w:name w:val="CB303500DE824865AAE29D7B413E99B2"/>
    <w:rsid w:val="000A23DB"/>
    <w:pPr>
      <w:spacing w:after="160" w:line="259" w:lineRule="auto"/>
    </w:pPr>
  </w:style>
  <w:style w:type="paragraph" w:customStyle="1" w:styleId="4ED78706B5FC4614BEFC5EB62EDFAC50">
    <w:name w:val="4ED78706B5FC4614BEFC5EB62EDFAC50"/>
    <w:rsid w:val="000A23DB"/>
    <w:pPr>
      <w:spacing w:after="160" w:line="259" w:lineRule="auto"/>
    </w:pPr>
  </w:style>
  <w:style w:type="paragraph" w:customStyle="1" w:styleId="4B77A4D4D9E14ECD825EF821BBAA533D">
    <w:name w:val="4B77A4D4D9E14ECD825EF821BBAA533D"/>
    <w:rsid w:val="000A23DB"/>
    <w:pPr>
      <w:spacing w:after="160" w:line="259" w:lineRule="auto"/>
    </w:pPr>
  </w:style>
  <w:style w:type="paragraph" w:customStyle="1" w:styleId="5F988D78B7C341DAB1157336BC77498C">
    <w:name w:val="5F988D78B7C341DAB1157336BC77498C"/>
    <w:rsid w:val="000A23DB"/>
    <w:pPr>
      <w:spacing w:after="160" w:line="259" w:lineRule="auto"/>
    </w:pPr>
  </w:style>
  <w:style w:type="paragraph" w:customStyle="1" w:styleId="68B61A715D734EFF895D37FD9051FE71">
    <w:name w:val="68B61A715D734EFF895D37FD9051FE71"/>
    <w:rsid w:val="000A23DB"/>
    <w:pPr>
      <w:spacing w:after="160" w:line="259" w:lineRule="auto"/>
    </w:pPr>
  </w:style>
  <w:style w:type="paragraph" w:customStyle="1" w:styleId="8B307A4AB7DE484F87071D8E78D0E932">
    <w:name w:val="8B307A4AB7DE484F87071D8E78D0E932"/>
    <w:rsid w:val="000A23DB"/>
    <w:pPr>
      <w:spacing w:after="160" w:line="259" w:lineRule="auto"/>
    </w:pPr>
  </w:style>
  <w:style w:type="paragraph" w:customStyle="1" w:styleId="341661C872DE442384ABFF0EDDA9500F">
    <w:name w:val="341661C872DE442384ABFF0EDDA9500F"/>
    <w:rsid w:val="000A23DB"/>
    <w:pPr>
      <w:spacing w:after="160" w:line="259" w:lineRule="auto"/>
    </w:pPr>
  </w:style>
  <w:style w:type="paragraph" w:customStyle="1" w:styleId="50361005C7C348079C312C3840650E95">
    <w:name w:val="50361005C7C348079C312C3840650E95"/>
    <w:rsid w:val="000A23DB"/>
    <w:pPr>
      <w:spacing w:after="160" w:line="259" w:lineRule="auto"/>
    </w:pPr>
  </w:style>
  <w:style w:type="paragraph" w:customStyle="1" w:styleId="5182D868BCEB43CC9475FDB751520885">
    <w:name w:val="5182D868BCEB43CC9475FDB751520885"/>
    <w:rsid w:val="000A23DB"/>
    <w:pPr>
      <w:spacing w:after="160" w:line="259" w:lineRule="auto"/>
    </w:pPr>
  </w:style>
  <w:style w:type="paragraph" w:customStyle="1" w:styleId="65EAE614C9034908AD3DA1067F43BC8A">
    <w:name w:val="65EAE614C9034908AD3DA1067F43BC8A"/>
    <w:rsid w:val="000A23DB"/>
    <w:pPr>
      <w:spacing w:after="160" w:line="259" w:lineRule="auto"/>
    </w:pPr>
  </w:style>
  <w:style w:type="paragraph" w:customStyle="1" w:styleId="CF4771D354394131B2C2908EE37CC5C9">
    <w:name w:val="CF4771D354394131B2C2908EE37CC5C9"/>
    <w:rsid w:val="000A23DB"/>
    <w:pPr>
      <w:spacing w:after="160" w:line="259" w:lineRule="auto"/>
    </w:pPr>
  </w:style>
  <w:style w:type="paragraph" w:customStyle="1" w:styleId="42036BF0D9064F75B5C47518D11F15B0">
    <w:name w:val="42036BF0D9064F75B5C47518D11F15B0"/>
    <w:rsid w:val="000A23DB"/>
    <w:pPr>
      <w:spacing w:after="160" w:line="259" w:lineRule="auto"/>
    </w:pPr>
  </w:style>
  <w:style w:type="paragraph" w:customStyle="1" w:styleId="6B72AA4640F84B578CBE37B702461521">
    <w:name w:val="6B72AA4640F84B578CBE37B702461521"/>
    <w:rsid w:val="000A23DB"/>
    <w:pPr>
      <w:spacing w:after="160" w:line="259" w:lineRule="auto"/>
    </w:pPr>
  </w:style>
  <w:style w:type="paragraph" w:customStyle="1" w:styleId="C430E3DEFFDE44939C6179A16DB1475B">
    <w:name w:val="C430E3DEFFDE44939C6179A16DB1475B"/>
    <w:rsid w:val="000A23DB"/>
    <w:pPr>
      <w:spacing w:after="160" w:line="259" w:lineRule="auto"/>
    </w:pPr>
  </w:style>
  <w:style w:type="paragraph" w:customStyle="1" w:styleId="4BB706204E394AADBFBF847E0C6F339F">
    <w:name w:val="4BB706204E394AADBFBF847E0C6F339F"/>
    <w:rsid w:val="000A23DB"/>
    <w:pPr>
      <w:spacing w:after="160" w:line="259" w:lineRule="auto"/>
    </w:pPr>
  </w:style>
  <w:style w:type="paragraph" w:customStyle="1" w:styleId="CD7B254CB3534169887EBD66007CCD77">
    <w:name w:val="CD7B254CB3534169887EBD66007CCD77"/>
    <w:rsid w:val="000A23DB"/>
    <w:pPr>
      <w:spacing w:after="160" w:line="259" w:lineRule="auto"/>
    </w:pPr>
  </w:style>
  <w:style w:type="paragraph" w:customStyle="1" w:styleId="97383E4335E545A3BBE762AAD994D1C5">
    <w:name w:val="97383E4335E545A3BBE762AAD994D1C5"/>
    <w:rsid w:val="000A23DB"/>
    <w:pPr>
      <w:spacing w:after="160" w:line="259" w:lineRule="auto"/>
    </w:pPr>
  </w:style>
  <w:style w:type="paragraph" w:customStyle="1" w:styleId="C83A52B826584D6EB8E47E20DE6F30ED">
    <w:name w:val="C83A52B826584D6EB8E47E20DE6F30ED"/>
    <w:rsid w:val="000A23DB"/>
    <w:pPr>
      <w:spacing w:after="160" w:line="259" w:lineRule="auto"/>
    </w:pPr>
  </w:style>
  <w:style w:type="paragraph" w:customStyle="1" w:styleId="E39F0E465BD8413C9EC6A039C6ED891C">
    <w:name w:val="E39F0E465BD8413C9EC6A039C6ED891C"/>
    <w:rsid w:val="000A23DB"/>
    <w:pPr>
      <w:spacing w:after="160" w:line="259" w:lineRule="auto"/>
    </w:pPr>
  </w:style>
  <w:style w:type="paragraph" w:customStyle="1" w:styleId="1F9D57BF868E4B96A93D1A6CE04F671C">
    <w:name w:val="1F9D57BF868E4B96A93D1A6CE04F671C"/>
    <w:rsid w:val="000A23DB"/>
    <w:pPr>
      <w:spacing w:after="160" w:line="259" w:lineRule="auto"/>
    </w:pPr>
  </w:style>
  <w:style w:type="paragraph" w:customStyle="1" w:styleId="F651E45606BB4C2F93BEB82191D8A078">
    <w:name w:val="F651E45606BB4C2F93BEB82191D8A078"/>
    <w:rsid w:val="000A23DB"/>
    <w:pPr>
      <w:spacing w:after="160" w:line="259" w:lineRule="auto"/>
    </w:pPr>
  </w:style>
  <w:style w:type="paragraph" w:customStyle="1" w:styleId="400F768DD4B64A1A91AB80AA3EF083CD">
    <w:name w:val="400F768DD4B64A1A91AB80AA3EF083CD"/>
    <w:rsid w:val="000A23DB"/>
    <w:pPr>
      <w:spacing w:after="160" w:line="259" w:lineRule="auto"/>
    </w:pPr>
  </w:style>
  <w:style w:type="paragraph" w:customStyle="1" w:styleId="36E1E6B4DFBB4A51B3711D3CC10485A2">
    <w:name w:val="36E1E6B4DFBB4A51B3711D3CC10485A2"/>
    <w:rsid w:val="000A23DB"/>
    <w:pPr>
      <w:spacing w:after="160" w:line="259" w:lineRule="auto"/>
    </w:pPr>
  </w:style>
  <w:style w:type="paragraph" w:customStyle="1" w:styleId="1BC6D0C486C4477D8F8BE98DF49B67E7">
    <w:name w:val="1BC6D0C486C4477D8F8BE98DF49B67E7"/>
    <w:rsid w:val="000A23DB"/>
    <w:pPr>
      <w:spacing w:after="160" w:line="259" w:lineRule="auto"/>
    </w:pPr>
  </w:style>
  <w:style w:type="paragraph" w:customStyle="1" w:styleId="B235E4769B7C40E8A63CE8650EB240E7">
    <w:name w:val="B235E4769B7C40E8A63CE8650EB240E7"/>
    <w:rsid w:val="000A23DB"/>
    <w:pPr>
      <w:spacing w:after="160" w:line="259" w:lineRule="auto"/>
    </w:pPr>
  </w:style>
  <w:style w:type="paragraph" w:customStyle="1" w:styleId="4D08C62CF29249158834FEAFEEE69D32">
    <w:name w:val="4D08C62CF29249158834FEAFEEE69D32"/>
    <w:rsid w:val="000A23DB"/>
    <w:pPr>
      <w:spacing w:after="160" w:line="259" w:lineRule="auto"/>
    </w:pPr>
  </w:style>
  <w:style w:type="paragraph" w:customStyle="1" w:styleId="1212E7A465F6428E9B2181AABD264B67">
    <w:name w:val="1212E7A465F6428E9B2181AABD264B67"/>
    <w:rsid w:val="000A23DB"/>
    <w:pPr>
      <w:spacing w:after="160" w:line="259" w:lineRule="auto"/>
    </w:pPr>
  </w:style>
  <w:style w:type="paragraph" w:customStyle="1" w:styleId="9DACC21AFFC7403784A728BD4D62D54E">
    <w:name w:val="9DACC21AFFC7403784A728BD4D62D54E"/>
    <w:rsid w:val="000A23DB"/>
    <w:pPr>
      <w:spacing w:after="160" w:line="259" w:lineRule="auto"/>
    </w:pPr>
  </w:style>
  <w:style w:type="paragraph" w:customStyle="1" w:styleId="BDB1BFE490C74D748F6615636B2AAF97">
    <w:name w:val="BDB1BFE490C74D748F6615636B2AAF97"/>
    <w:rsid w:val="000A23DB"/>
    <w:pPr>
      <w:spacing w:after="160" w:line="259" w:lineRule="auto"/>
    </w:pPr>
  </w:style>
  <w:style w:type="paragraph" w:customStyle="1" w:styleId="BEC69305813E4DCFA4FBD75D59F433EF">
    <w:name w:val="BEC69305813E4DCFA4FBD75D59F433EF"/>
    <w:rsid w:val="000A23DB"/>
    <w:pPr>
      <w:spacing w:after="160" w:line="259" w:lineRule="auto"/>
    </w:pPr>
  </w:style>
  <w:style w:type="paragraph" w:customStyle="1" w:styleId="83F0EAEF7C044F9A9F2E2B1815AFF3D4">
    <w:name w:val="83F0EAEF7C044F9A9F2E2B1815AFF3D4"/>
    <w:rsid w:val="000A23DB"/>
    <w:pPr>
      <w:spacing w:after="160" w:line="259" w:lineRule="auto"/>
    </w:pPr>
  </w:style>
  <w:style w:type="paragraph" w:customStyle="1" w:styleId="308984E056FF40968FF77F5785C8AE50">
    <w:name w:val="308984E056FF40968FF77F5785C8AE50"/>
    <w:rsid w:val="000A23DB"/>
    <w:pPr>
      <w:spacing w:after="160" w:line="259" w:lineRule="auto"/>
    </w:pPr>
  </w:style>
  <w:style w:type="paragraph" w:customStyle="1" w:styleId="14CD00152D67461F9FD68C5B894BE9E4">
    <w:name w:val="14CD00152D67461F9FD68C5B894BE9E4"/>
    <w:rsid w:val="000A23DB"/>
    <w:pPr>
      <w:spacing w:after="160" w:line="259" w:lineRule="auto"/>
    </w:pPr>
  </w:style>
  <w:style w:type="paragraph" w:customStyle="1" w:styleId="CDA57BE674CB475AB7C18195D7194010">
    <w:name w:val="CDA57BE674CB475AB7C18195D7194010"/>
    <w:rsid w:val="000A23DB"/>
    <w:pPr>
      <w:spacing w:after="160" w:line="259" w:lineRule="auto"/>
    </w:pPr>
  </w:style>
  <w:style w:type="paragraph" w:customStyle="1" w:styleId="BC2F7EE48E204CFCB5AA3583E46990F2">
    <w:name w:val="BC2F7EE48E204CFCB5AA3583E46990F2"/>
    <w:rsid w:val="000A23DB"/>
    <w:pPr>
      <w:spacing w:after="160" w:line="259" w:lineRule="auto"/>
    </w:pPr>
  </w:style>
  <w:style w:type="paragraph" w:customStyle="1" w:styleId="053FD567E0694E9BBA1DC04615AF9BEB">
    <w:name w:val="053FD567E0694E9BBA1DC04615AF9BEB"/>
    <w:rsid w:val="000A23DB"/>
    <w:pPr>
      <w:spacing w:after="160" w:line="259" w:lineRule="auto"/>
    </w:pPr>
  </w:style>
  <w:style w:type="paragraph" w:customStyle="1" w:styleId="D30476935F704DB69DCEE4F13A863537">
    <w:name w:val="D30476935F704DB69DCEE4F13A863537"/>
    <w:rsid w:val="000A23DB"/>
    <w:pPr>
      <w:spacing w:after="160" w:line="259" w:lineRule="auto"/>
    </w:pPr>
  </w:style>
  <w:style w:type="paragraph" w:customStyle="1" w:styleId="9323F41128214ED5A84E91947374EC27">
    <w:name w:val="9323F41128214ED5A84E91947374EC27"/>
    <w:rsid w:val="000A23DB"/>
    <w:pPr>
      <w:spacing w:after="160" w:line="259" w:lineRule="auto"/>
    </w:pPr>
  </w:style>
  <w:style w:type="paragraph" w:customStyle="1" w:styleId="72BA4F8602CA4194B75D18BF46C4A628">
    <w:name w:val="72BA4F8602CA4194B75D18BF46C4A628"/>
    <w:rsid w:val="000A23DB"/>
    <w:pPr>
      <w:spacing w:after="160" w:line="259" w:lineRule="auto"/>
    </w:pPr>
  </w:style>
  <w:style w:type="paragraph" w:customStyle="1" w:styleId="A723562F0DC145A3B2968CA3AEB3C1C4">
    <w:name w:val="A723562F0DC145A3B2968CA3AEB3C1C4"/>
    <w:rsid w:val="000A23DB"/>
    <w:pPr>
      <w:spacing w:after="160" w:line="259" w:lineRule="auto"/>
    </w:pPr>
  </w:style>
  <w:style w:type="paragraph" w:customStyle="1" w:styleId="CF70B2C7CE5C471AA9CEAB982F63C96A">
    <w:name w:val="CF70B2C7CE5C471AA9CEAB982F63C96A"/>
    <w:rsid w:val="000A23DB"/>
    <w:pPr>
      <w:spacing w:after="160" w:line="259" w:lineRule="auto"/>
    </w:pPr>
  </w:style>
  <w:style w:type="paragraph" w:customStyle="1" w:styleId="CC8C807A401340F786B3D3D4BCCC8C09">
    <w:name w:val="CC8C807A401340F786B3D3D4BCCC8C09"/>
    <w:rsid w:val="000A23DB"/>
    <w:pPr>
      <w:spacing w:after="160" w:line="259" w:lineRule="auto"/>
    </w:pPr>
  </w:style>
  <w:style w:type="paragraph" w:customStyle="1" w:styleId="DF15980B9935461C993373C87CD0033D">
    <w:name w:val="DF15980B9935461C993373C87CD0033D"/>
    <w:rsid w:val="00EF0E82"/>
    <w:pPr>
      <w:spacing w:after="160" w:line="259" w:lineRule="auto"/>
    </w:pPr>
  </w:style>
  <w:style w:type="paragraph" w:customStyle="1" w:styleId="861E5304344F414FA649EF0927E2D192">
    <w:name w:val="861E5304344F414FA649EF0927E2D192"/>
    <w:rsid w:val="00EF0E82"/>
    <w:pPr>
      <w:spacing w:after="160" w:line="259" w:lineRule="auto"/>
    </w:pPr>
  </w:style>
  <w:style w:type="paragraph" w:customStyle="1" w:styleId="C2327EEC22EE456CA59C07F52FF7884D">
    <w:name w:val="C2327EEC22EE456CA59C07F52FF7884D"/>
    <w:rsid w:val="002C1996"/>
    <w:pPr>
      <w:spacing w:after="160" w:line="259" w:lineRule="auto"/>
    </w:pPr>
  </w:style>
  <w:style w:type="paragraph" w:customStyle="1" w:styleId="0EF71A0A46414827B56EC8CB2B6394F4">
    <w:name w:val="0EF71A0A46414827B56EC8CB2B6394F4"/>
    <w:rsid w:val="002C1996"/>
    <w:pPr>
      <w:spacing w:after="160" w:line="259" w:lineRule="auto"/>
    </w:pPr>
  </w:style>
  <w:style w:type="paragraph" w:customStyle="1" w:styleId="7F34D342B4244071A39A4D07A9FA2A91">
    <w:name w:val="7F34D342B4244071A39A4D07A9FA2A91"/>
    <w:rsid w:val="002C1996"/>
    <w:pPr>
      <w:spacing w:after="160" w:line="259" w:lineRule="auto"/>
    </w:pPr>
  </w:style>
  <w:style w:type="paragraph" w:customStyle="1" w:styleId="8D3D0507FF794070BC8CDDD4EA20D624">
    <w:name w:val="8D3D0507FF794070BC8CDDD4EA20D624"/>
    <w:rsid w:val="002C1996"/>
    <w:pPr>
      <w:spacing w:after="160" w:line="259" w:lineRule="auto"/>
    </w:pPr>
  </w:style>
  <w:style w:type="paragraph" w:customStyle="1" w:styleId="B32BD479686A4C47B698D7FE1D629F9F">
    <w:name w:val="B32BD479686A4C47B698D7FE1D629F9F"/>
    <w:rsid w:val="002C1996"/>
    <w:pPr>
      <w:spacing w:after="160" w:line="259" w:lineRule="auto"/>
    </w:pPr>
  </w:style>
  <w:style w:type="paragraph" w:customStyle="1" w:styleId="B57B7A1536FB4085A7B5D0B19CEDE308">
    <w:name w:val="B57B7A1536FB4085A7B5D0B19CEDE308"/>
    <w:rsid w:val="002C1996"/>
    <w:pPr>
      <w:spacing w:after="160" w:line="259" w:lineRule="auto"/>
    </w:pPr>
  </w:style>
  <w:style w:type="paragraph" w:customStyle="1" w:styleId="59B1E73F80D5478CA62BB82AF1949E95">
    <w:name w:val="59B1E73F80D5478CA62BB82AF1949E95"/>
    <w:rsid w:val="002C1996"/>
    <w:pPr>
      <w:spacing w:after="160" w:line="259" w:lineRule="auto"/>
    </w:pPr>
  </w:style>
  <w:style w:type="paragraph" w:customStyle="1" w:styleId="2F05C4CDC44246E2AA5305EE01D6A3F9">
    <w:name w:val="2F05C4CDC44246E2AA5305EE01D6A3F9"/>
    <w:rsid w:val="002C1996"/>
    <w:pPr>
      <w:spacing w:after="160" w:line="259" w:lineRule="auto"/>
    </w:pPr>
  </w:style>
  <w:style w:type="paragraph" w:customStyle="1" w:styleId="8CBBF874F48F4F55B3CF7BBC67EEE219">
    <w:name w:val="8CBBF874F48F4F55B3CF7BBC67EEE219"/>
    <w:rsid w:val="002C1996"/>
    <w:pPr>
      <w:spacing w:after="160" w:line="259" w:lineRule="auto"/>
    </w:pPr>
  </w:style>
  <w:style w:type="paragraph" w:customStyle="1" w:styleId="2D532B8AAD5342B687B2AFB265981335">
    <w:name w:val="2D532B8AAD5342B687B2AFB265981335"/>
    <w:rsid w:val="002C1996"/>
    <w:pPr>
      <w:spacing w:after="160" w:line="259" w:lineRule="auto"/>
    </w:pPr>
  </w:style>
  <w:style w:type="paragraph" w:customStyle="1" w:styleId="F5AAABAD1C9E467FA5F9D2C00F4BE8F0">
    <w:name w:val="F5AAABAD1C9E467FA5F9D2C00F4BE8F0"/>
    <w:rsid w:val="002C1996"/>
    <w:pPr>
      <w:spacing w:after="160" w:line="259" w:lineRule="auto"/>
    </w:pPr>
  </w:style>
  <w:style w:type="paragraph" w:customStyle="1" w:styleId="B63D7E6BE6F840D9B7E52194C07D7A5A">
    <w:name w:val="B63D7E6BE6F840D9B7E52194C07D7A5A"/>
    <w:rsid w:val="002C1996"/>
    <w:pPr>
      <w:spacing w:after="160" w:line="259" w:lineRule="auto"/>
    </w:pPr>
  </w:style>
  <w:style w:type="paragraph" w:customStyle="1" w:styleId="8E636A27DE2C40A98CC8374A16B3307C">
    <w:name w:val="8E636A27DE2C40A98CC8374A16B3307C"/>
    <w:rsid w:val="002C1996"/>
    <w:pPr>
      <w:spacing w:after="160" w:line="259" w:lineRule="auto"/>
    </w:pPr>
  </w:style>
  <w:style w:type="paragraph" w:customStyle="1" w:styleId="E5DEA1C730954556A78A4C490C44175E">
    <w:name w:val="E5DEA1C730954556A78A4C490C44175E"/>
    <w:rsid w:val="002C1996"/>
    <w:pPr>
      <w:spacing w:after="160" w:line="259" w:lineRule="auto"/>
    </w:pPr>
  </w:style>
  <w:style w:type="paragraph" w:customStyle="1" w:styleId="9357FC5E9FAB4B4B8E5E5F9423B95078">
    <w:name w:val="9357FC5E9FAB4B4B8E5E5F9423B95078"/>
    <w:rsid w:val="002C1996"/>
    <w:pPr>
      <w:spacing w:after="160" w:line="259" w:lineRule="auto"/>
    </w:pPr>
  </w:style>
  <w:style w:type="paragraph" w:customStyle="1" w:styleId="75ED0A5E87C249F895D5712387D14EAA">
    <w:name w:val="75ED0A5E87C249F895D5712387D14EAA"/>
    <w:rsid w:val="002C1996"/>
    <w:pPr>
      <w:spacing w:after="160" w:line="259" w:lineRule="auto"/>
    </w:pPr>
  </w:style>
  <w:style w:type="paragraph" w:customStyle="1" w:styleId="7AB884E273D145FC858CF709C54E530A">
    <w:name w:val="7AB884E273D145FC858CF709C54E530A"/>
    <w:rsid w:val="002C1996"/>
    <w:pPr>
      <w:spacing w:after="160" w:line="259" w:lineRule="auto"/>
    </w:pPr>
  </w:style>
  <w:style w:type="paragraph" w:customStyle="1" w:styleId="9CAF357182FD42AAB96874E79E1FAA7C">
    <w:name w:val="9CAF357182FD42AAB96874E79E1FAA7C"/>
    <w:rsid w:val="002C1996"/>
    <w:pPr>
      <w:spacing w:after="160" w:line="259" w:lineRule="auto"/>
    </w:pPr>
  </w:style>
  <w:style w:type="paragraph" w:customStyle="1" w:styleId="7064540ACB35432CA6879427A949FF44">
    <w:name w:val="7064540ACB35432CA6879427A949FF44"/>
    <w:rsid w:val="002C1996"/>
    <w:pPr>
      <w:spacing w:after="160" w:line="259" w:lineRule="auto"/>
    </w:pPr>
  </w:style>
  <w:style w:type="paragraph" w:customStyle="1" w:styleId="2B7C9A8E16FF4CA3AEB99999D94BC7B1">
    <w:name w:val="2B7C9A8E16FF4CA3AEB99999D94BC7B1"/>
    <w:rsid w:val="002C1996"/>
    <w:pPr>
      <w:spacing w:after="160" w:line="259" w:lineRule="auto"/>
    </w:pPr>
  </w:style>
  <w:style w:type="paragraph" w:customStyle="1" w:styleId="504D03294FE54815A6460D9A5127DF25">
    <w:name w:val="504D03294FE54815A6460D9A5127DF25"/>
    <w:rsid w:val="002C1996"/>
    <w:pPr>
      <w:spacing w:after="160" w:line="259" w:lineRule="auto"/>
    </w:pPr>
  </w:style>
  <w:style w:type="paragraph" w:customStyle="1" w:styleId="430914136B634CCCBBE84033E3E08DF9">
    <w:name w:val="430914136B634CCCBBE84033E3E08DF9"/>
    <w:rsid w:val="002C1996"/>
    <w:pPr>
      <w:spacing w:after="160" w:line="259" w:lineRule="auto"/>
    </w:pPr>
  </w:style>
  <w:style w:type="paragraph" w:customStyle="1" w:styleId="5B383D5E464F4DD5BDB26218C98096BF">
    <w:name w:val="5B383D5E464F4DD5BDB26218C98096BF"/>
    <w:rsid w:val="002C1996"/>
    <w:pPr>
      <w:spacing w:after="160" w:line="259" w:lineRule="auto"/>
    </w:pPr>
  </w:style>
  <w:style w:type="paragraph" w:customStyle="1" w:styleId="DA2F27C4FB62441F9DD0127E3004EC78">
    <w:name w:val="DA2F27C4FB62441F9DD0127E3004EC78"/>
    <w:rsid w:val="002C1996"/>
    <w:pPr>
      <w:spacing w:after="160" w:line="259" w:lineRule="auto"/>
    </w:pPr>
  </w:style>
  <w:style w:type="paragraph" w:customStyle="1" w:styleId="8D6C1791E041412E98A19D94EDC432B7">
    <w:name w:val="8D6C1791E041412E98A19D94EDC432B7"/>
    <w:rsid w:val="002C1996"/>
    <w:pPr>
      <w:spacing w:after="160" w:line="259" w:lineRule="auto"/>
    </w:pPr>
  </w:style>
  <w:style w:type="paragraph" w:customStyle="1" w:styleId="A7823E0FCC9F40758FEF960423BFE612">
    <w:name w:val="A7823E0FCC9F40758FEF960423BFE612"/>
    <w:rsid w:val="002C1996"/>
    <w:pPr>
      <w:spacing w:after="160" w:line="259" w:lineRule="auto"/>
    </w:pPr>
  </w:style>
  <w:style w:type="paragraph" w:customStyle="1" w:styleId="F6EEC4DE85654117A1B5FA9AF03D2D27">
    <w:name w:val="F6EEC4DE85654117A1B5FA9AF03D2D27"/>
    <w:rsid w:val="002C1996"/>
    <w:pPr>
      <w:spacing w:after="160" w:line="259" w:lineRule="auto"/>
    </w:pPr>
  </w:style>
  <w:style w:type="paragraph" w:customStyle="1" w:styleId="A62386757AC74F358F7CBF68874DB95A">
    <w:name w:val="A62386757AC74F358F7CBF68874DB95A"/>
    <w:rsid w:val="002C1996"/>
    <w:pPr>
      <w:spacing w:after="160" w:line="259" w:lineRule="auto"/>
    </w:pPr>
  </w:style>
  <w:style w:type="paragraph" w:customStyle="1" w:styleId="6A2CEF7D2432431792C722D32AD1F555">
    <w:name w:val="6A2CEF7D2432431792C722D32AD1F555"/>
    <w:rsid w:val="002C1996"/>
    <w:pPr>
      <w:spacing w:after="160" w:line="259" w:lineRule="auto"/>
    </w:pPr>
  </w:style>
  <w:style w:type="paragraph" w:customStyle="1" w:styleId="F290967E3153497485DF564EF73474B7">
    <w:name w:val="F290967E3153497485DF564EF73474B7"/>
    <w:rsid w:val="002C1996"/>
    <w:pPr>
      <w:spacing w:after="160" w:line="259" w:lineRule="auto"/>
    </w:pPr>
  </w:style>
  <w:style w:type="paragraph" w:customStyle="1" w:styleId="9D425BD911474CA0A9AC82A11DEB5258">
    <w:name w:val="9D425BD911474CA0A9AC82A11DEB5258"/>
    <w:rsid w:val="002C1996"/>
    <w:pPr>
      <w:spacing w:after="160" w:line="259" w:lineRule="auto"/>
    </w:pPr>
  </w:style>
  <w:style w:type="paragraph" w:customStyle="1" w:styleId="10B5BA8F44A542C8B6D72ED372EF8D8C">
    <w:name w:val="10B5BA8F44A542C8B6D72ED372EF8D8C"/>
    <w:rsid w:val="002C1996"/>
    <w:pPr>
      <w:spacing w:after="160" w:line="259" w:lineRule="auto"/>
    </w:pPr>
  </w:style>
  <w:style w:type="paragraph" w:customStyle="1" w:styleId="15D4EF4B88EE4059AAD5787629F2C8A6">
    <w:name w:val="15D4EF4B88EE4059AAD5787629F2C8A6"/>
    <w:rsid w:val="002C1996"/>
    <w:pPr>
      <w:spacing w:after="160" w:line="259" w:lineRule="auto"/>
    </w:pPr>
  </w:style>
  <w:style w:type="paragraph" w:customStyle="1" w:styleId="7FB80D731A044F859422BECF3A154566">
    <w:name w:val="7FB80D731A044F859422BECF3A154566"/>
    <w:rsid w:val="002C1996"/>
    <w:pPr>
      <w:spacing w:after="160" w:line="259" w:lineRule="auto"/>
    </w:pPr>
  </w:style>
  <w:style w:type="paragraph" w:customStyle="1" w:styleId="9F71BEC1041C483A8A8B53C3E835C0ED">
    <w:name w:val="9F71BEC1041C483A8A8B53C3E835C0ED"/>
    <w:rsid w:val="002C1996"/>
    <w:pPr>
      <w:spacing w:after="160" w:line="259" w:lineRule="auto"/>
    </w:pPr>
  </w:style>
  <w:style w:type="paragraph" w:customStyle="1" w:styleId="018B9F49157B4D5F847FAAB7172F057D">
    <w:name w:val="018B9F49157B4D5F847FAAB7172F057D"/>
    <w:rsid w:val="002C1996"/>
    <w:pPr>
      <w:spacing w:after="160" w:line="259" w:lineRule="auto"/>
    </w:pPr>
  </w:style>
  <w:style w:type="paragraph" w:customStyle="1" w:styleId="983500202F924FA381698561E414FA6E">
    <w:name w:val="983500202F924FA381698561E414FA6E"/>
    <w:rsid w:val="002C1996"/>
    <w:pPr>
      <w:spacing w:after="160" w:line="259" w:lineRule="auto"/>
    </w:pPr>
  </w:style>
  <w:style w:type="paragraph" w:customStyle="1" w:styleId="B34AFA54394C43D2BA2E96A4D361091C">
    <w:name w:val="B34AFA54394C43D2BA2E96A4D361091C"/>
    <w:rsid w:val="002C1996"/>
    <w:pPr>
      <w:spacing w:after="160" w:line="259" w:lineRule="auto"/>
    </w:pPr>
  </w:style>
  <w:style w:type="paragraph" w:customStyle="1" w:styleId="88E4CA5898DB43A7A0A95ED62795672C">
    <w:name w:val="88E4CA5898DB43A7A0A95ED62795672C"/>
    <w:rsid w:val="002C1996"/>
    <w:pPr>
      <w:spacing w:after="160" w:line="259" w:lineRule="auto"/>
    </w:pPr>
  </w:style>
  <w:style w:type="paragraph" w:customStyle="1" w:styleId="95D65E4AEE484576A4BC615A596F68B1">
    <w:name w:val="95D65E4AEE484576A4BC615A596F68B1"/>
    <w:rsid w:val="002C1996"/>
    <w:pPr>
      <w:spacing w:after="160" w:line="259" w:lineRule="auto"/>
    </w:pPr>
  </w:style>
  <w:style w:type="paragraph" w:customStyle="1" w:styleId="BAC3080BE4FC48E6BA62D393D88C0045">
    <w:name w:val="BAC3080BE4FC48E6BA62D393D88C0045"/>
    <w:rsid w:val="002C1996"/>
    <w:pPr>
      <w:spacing w:after="160" w:line="259" w:lineRule="auto"/>
    </w:pPr>
  </w:style>
  <w:style w:type="paragraph" w:customStyle="1" w:styleId="954B0D8590C94A6482296F448CC1D500">
    <w:name w:val="954B0D8590C94A6482296F448CC1D500"/>
    <w:rsid w:val="002C1996"/>
    <w:pPr>
      <w:spacing w:after="160" w:line="259" w:lineRule="auto"/>
    </w:pPr>
  </w:style>
  <w:style w:type="paragraph" w:customStyle="1" w:styleId="3D4E0573D53F4282A7D0344B07E10C83">
    <w:name w:val="3D4E0573D53F4282A7D0344B07E10C83"/>
    <w:rsid w:val="002C1996"/>
    <w:pPr>
      <w:spacing w:after="160" w:line="259" w:lineRule="auto"/>
    </w:pPr>
  </w:style>
  <w:style w:type="paragraph" w:customStyle="1" w:styleId="59410EDB615A4C99B75FA38F5A4E7D06">
    <w:name w:val="59410EDB615A4C99B75FA38F5A4E7D06"/>
    <w:rsid w:val="002C1996"/>
    <w:pPr>
      <w:spacing w:after="160" w:line="259" w:lineRule="auto"/>
    </w:pPr>
  </w:style>
  <w:style w:type="paragraph" w:customStyle="1" w:styleId="ACF92799002B40EAB8E963130F76336E">
    <w:name w:val="ACF92799002B40EAB8E963130F76336E"/>
    <w:rsid w:val="002C1996"/>
    <w:pPr>
      <w:spacing w:after="160" w:line="259" w:lineRule="auto"/>
    </w:pPr>
  </w:style>
  <w:style w:type="paragraph" w:customStyle="1" w:styleId="6398ED7FB675426B8EB1241D80496E96">
    <w:name w:val="6398ED7FB675426B8EB1241D80496E96"/>
    <w:rsid w:val="002C1996"/>
    <w:pPr>
      <w:spacing w:after="160" w:line="259" w:lineRule="auto"/>
    </w:pPr>
  </w:style>
  <w:style w:type="paragraph" w:customStyle="1" w:styleId="B76078C3EEE74A3CA8C40BCA4BE79DDE">
    <w:name w:val="B76078C3EEE74A3CA8C40BCA4BE79DDE"/>
    <w:rsid w:val="002C1996"/>
    <w:pPr>
      <w:spacing w:after="160" w:line="259" w:lineRule="auto"/>
    </w:pPr>
  </w:style>
  <w:style w:type="paragraph" w:customStyle="1" w:styleId="A92F055DC3174AA2813F8AF56C27A370">
    <w:name w:val="A92F055DC3174AA2813F8AF56C27A370"/>
    <w:rsid w:val="002C1996"/>
    <w:pPr>
      <w:spacing w:after="160" w:line="259" w:lineRule="auto"/>
    </w:pPr>
  </w:style>
  <w:style w:type="paragraph" w:customStyle="1" w:styleId="DE1138A7010444FBA7E9DC7473BFD362">
    <w:name w:val="DE1138A7010444FBA7E9DC7473BFD362"/>
    <w:rsid w:val="002C1996"/>
    <w:pPr>
      <w:spacing w:after="160" w:line="259" w:lineRule="auto"/>
    </w:pPr>
  </w:style>
  <w:style w:type="paragraph" w:customStyle="1" w:styleId="D6A86CFBC39E430EA5CEE289B7329C69">
    <w:name w:val="D6A86CFBC39E430EA5CEE289B7329C69"/>
    <w:rsid w:val="002C1996"/>
    <w:pPr>
      <w:spacing w:after="160" w:line="259" w:lineRule="auto"/>
    </w:pPr>
  </w:style>
  <w:style w:type="paragraph" w:customStyle="1" w:styleId="9D97E441B4C7494983C33D7E00A8BE11">
    <w:name w:val="9D97E441B4C7494983C33D7E00A8BE11"/>
    <w:rsid w:val="002C1996"/>
    <w:pPr>
      <w:spacing w:after="160" w:line="259" w:lineRule="auto"/>
    </w:pPr>
  </w:style>
  <w:style w:type="paragraph" w:customStyle="1" w:styleId="A8CA4C42797B4B628F9E1EB3E84931F1">
    <w:name w:val="A8CA4C42797B4B628F9E1EB3E84931F1"/>
    <w:rsid w:val="002C1996"/>
    <w:pPr>
      <w:spacing w:after="160" w:line="259" w:lineRule="auto"/>
    </w:pPr>
  </w:style>
  <w:style w:type="paragraph" w:customStyle="1" w:styleId="E593257324AB4A3EBED73F4459A19F5B">
    <w:name w:val="E593257324AB4A3EBED73F4459A19F5B"/>
    <w:rsid w:val="002C1996"/>
    <w:pPr>
      <w:spacing w:after="160" w:line="259" w:lineRule="auto"/>
    </w:pPr>
  </w:style>
  <w:style w:type="paragraph" w:customStyle="1" w:styleId="A80AC0ED9196435CBD3072D09ED7F318">
    <w:name w:val="A80AC0ED9196435CBD3072D09ED7F318"/>
    <w:rsid w:val="002C1996"/>
    <w:pPr>
      <w:spacing w:after="160" w:line="259" w:lineRule="auto"/>
    </w:pPr>
  </w:style>
  <w:style w:type="paragraph" w:customStyle="1" w:styleId="99754AB87042495982C0FB27EE2644CD">
    <w:name w:val="99754AB87042495982C0FB27EE2644CD"/>
    <w:rsid w:val="002C1996"/>
    <w:pPr>
      <w:spacing w:after="160" w:line="259" w:lineRule="auto"/>
    </w:pPr>
  </w:style>
  <w:style w:type="paragraph" w:customStyle="1" w:styleId="22973BB6D2414C2A9A0EDA0CA705EDA4">
    <w:name w:val="22973BB6D2414C2A9A0EDA0CA705EDA4"/>
    <w:rsid w:val="002C1996"/>
    <w:pPr>
      <w:spacing w:after="160" w:line="259" w:lineRule="auto"/>
    </w:pPr>
  </w:style>
  <w:style w:type="paragraph" w:customStyle="1" w:styleId="AE4666C1A0F648478F1A0150E1C88C75">
    <w:name w:val="AE4666C1A0F648478F1A0150E1C88C75"/>
    <w:rsid w:val="002C1996"/>
    <w:pPr>
      <w:spacing w:after="160" w:line="259" w:lineRule="auto"/>
    </w:pPr>
  </w:style>
  <w:style w:type="paragraph" w:customStyle="1" w:styleId="8BE4D37FA06B4639B8072641E7D8EB5D">
    <w:name w:val="8BE4D37FA06B4639B8072641E7D8EB5D"/>
    <w:rsid w:val="002C1996"/>
    <w:pPr>
      <w:spacing w:after="160" w:line="259" w:lineRule="auto"/>
    </w:pPr>
  </w:style>
  <w:style w:type="paragraph" w:customStyle="1" w:styleId="E584058A05104322AC975FE29184F463">
    <w:name w:val="E584058A05104322AC975FE29184F463"/>
    <w:rsid w:val="002C1996"/>
    <w:pPr>
      <w:spacing w:after="160" w:line="259" w:lineRule="auto"/>
    </w:pPr>
  </w:style>
  <w:style w:type="paragraph" w:customStyle="1" w:styleId="78E418F4D5B143819F6FB916AF107864">
    <w:name w:val="78E418F4D5B143819F6FB916AF107864"/>
    <w:rsid w:val="002C1996"/>
    <w:pPr>
      <w:spacing w:after="160" w:line="259" w:lineRule="auto"/>
    </w:pPr>
  </w:style>
  <w:style w:type="paragraph" w:customStyle="1" w:styleId="F2D0C052E3A24E36B6C662F26780FB54">
    <w:name w:val="F2D0C052E3A24E36B6C662F26780FB54"/>
    <w:rsid w:val="002C1996"/>
    <w:pPr>
      <w:spacing w:after="160" w:line="259" w:lineRule="auto"/>
    </w:pPr>
  </w:style>
  <w:style w:type="paragraph" w:customStyle="1" w:styleId="3DDAD394710B4CEAB6FBDF5FD8F368E9">
    <w:name w:val="3DDAD394710B4CEAB6FBDF5FD8F368E9"/>
    <w:rsid w:val="002C1996"/>
    <w:pPr>
      <w:spacing w:after="160" w:line="259" w:lineRule="auto"/>
    </w:pPr>
  </w:style>
  <w:style w:type="paragraph" w:customStyle="1" w:styleId="EECFF77302D446199CD4FE17352E6539">
    <w:name w:val="EECFF77302D446199CD4FE17352E6539"/>
    <w:rsid w:val="002C1996"/>
    <w:pPr>
      <w:spacing w:after="160" w:line="259" w:lineRule="auto"/>
    </w:pPr>
  </w:style>
  <w:style w:type="paragraph" w:customStyle="1" w:styleId="9504C8C975E64EB0AF1F2B65343122C9">
    <w:name w:val="9504C8C975E64EB0AF1F2B65343122C9"/>
    <w:rsid w:val="002C1996"/>
    <w:pPr>
      <w:spacing w:after="160" w:line="259" w:lineRule="auto"/>
    </w:pPr>
  </w:style>
  <w:style w:type="paragraph" w:customStyle="1" w:styleId="0A82408FFC9C4557B5515AC9D911B330">
    <w:name w:val="0A82408FFC9C4557B5515AC9D911B330"/>
    <w:rsid w:val="002C1996"/>
    <w:pPr>
      <w:spacing w:after="160" w:line="259" w:lineRule="auto"/>
    </w:pPr>
  </w:style>
  <w:style w:type="paragraph" w:customStyle="1" w:styleId="FF6CDC4A4AB547E2AF95704690126AE3">
    <w:name w:val="FF6CDC4A4AB547E2AF95704690126AE3"/>
    <w:rsid w:val="002C1996"/>
    <w:pPr>
      <w:spacing w:after="160" w:line="259" w:lineRule="auto"/>
    </w:pPr>
  </w:style>
  <w:style w:type="paragraph" w:customStyle="1" w:styleId="19EE2CD2623E4B64B992D85E21FB6759">
    <w:name w:val="19EE2CD2623E4B64B992D85E21FB6759"/>
    <w:rsid w:val="002C1996"/>
    <w:pPr>
      <w:spacing w:after="160" w:line="259" w:lineRule="auto"/>
    </w:pPr>
  </w:style>
  <w:style w:type="paragraph" w:customStyle="1" w:styleId="A654C1CF1AAE49C4AD217646828F1E7C">
    <w:name w:val="A654C1CF1AAE49C4AD217646828F1E7C"/>
    <w:rsid w:val="002C1996"/>
    <w:pPr>
      <w:spacing w:after="160" w:line="259" w:lineRule="auto"/>
    </w:pPr>
  </w:style>
  <w:style w:type="paragraph" w:customStyle="1" w:styleId="DE473D148C2E416EBBFAA496D80CB6DC">
    <w:name w:val="DE473D148C2E416EBBFAA496D80CB6DC"/>
    <w:rsid w:val="002C1996"/>
    <w:pPr>
      <w:spacing w:after="160" w:line="259" w:lineRule="auto"/>
    </w:pPr>
  </w:style>
  <w:style w:type="paragraph" w:customStyle="1" w:styleId="DA28A7F227AB4578BC78EAA6B8F332E5">
    <w:name w:val="DA28A7F227AB4578BC78EAA6B8F332E5"/>
    <w:rsid w:val="002C1996"/>
    <w:pPr>
      <w:spacing w:after="160" w:line="259" w:lineRule="auto"/>
    </w:pPr>
  </w:style>
  <w:style w:type="paragraph" w:customStyle="1" w:styleId="54F37C9DE96E487789813A3B6F8157D7">
    <w:name w:val="54F37C9DE96E487789813A3B6F8157D7"/>
    <w:rsid w:val="002C1996"/>
    <w:pPr>
      <w:spacing w:after="160" w:line="259" w:lineRule="auto"/>
    </w:pPr>
  </w:style>
  <w:style w:type="paragraph" w:customStyle="1" w:styleId="9171B3F620704F42AAF5BCDF5518B04B">
    <w:name w:val="9171B3F620704F42AAF5BCDF5518B04B"/>
    <w:rsid w:val="002C1996"/>
    <w:pPr>
      <w:spacing w:after="160" w:line="259" w:lineRule="auto"/>
    </w:pPr>
  </w:style>
  <w:style w:type="paragraph" w:customStyle="1" w:styleId="C83BA65A9FF74930A62D0E997FAFEC2B">
    <w:name w:val="C83BA65A9FF74930A62D0E997FAFEC2B"/>
    <w:rsid w:val="002C1996"/>
    <w:pPr>
      <w:spacing w:after="160" w:line="259" w:lineRule="auto"/>
    </w:pPr>
  </w:style>
  <w:style w:type="paragraph" w:customStyle="1" w:styleId="CA69CF87882D4FFE812C517CE5462F0C">
    <w:name w:val="CA69CF87882D4FFE812C517CE5462F0C"/>
    <w:rsid w:val="002C1996"/>
    <w:pPr>
      <w:spacing w:after="160" w:line="259" w:lineRule="auto"/>
    </w:pPr>
  </w:style>
  <w:style w:type="paragraph" w:customStyle="1" w:styleId="AB9A03C5018C4BE0BD2028A8EF3A3E26">
    <w:name w:val="AB9A03C5018C4BE0BD2028A8EF3A3E26"/>
    <w:rsid w:val="002C1996"/>
    <w:pPr>
      <w:spacing w:after="160" w:line="259" w:lineRule="auto"/>
    </w:pPr>
  </w:style>
  <w:style w:type="paragraph" w:customStyle="1" w:styleId="79E24D965835479499242DB3AEA78398">
    <w:name w:val="79E24D965835479499242DB3AEA78398"/>
    <w:rsid w:val="002C1996"/>
    <w:pPr>
      <w:spacing w:after="160" w:line="259" w:lineRule="auto"/>
    </w:pPr>
  </w:style>
  <w:style w:type="paragraph" w:customStyle="1" w:styleId="E777C549961C4404B9B77BEF8A49023E">
    <w:name w:val="E777C549961C4404B9B77BEF8A49023E"/>
    <w:rsid w:val="002C1996"/>
    <w:pPr>
      <w:spacing w:after="160" w:line="259" w:lineRule="auto"/>
    </w:pPr>
  </w:style>
  <w:style w:type="paragraph" w:customStyle="1" w:styleId="53C532890DE14DF6A48C8E05F79B1A2D">
    <w:name w:val="53C532890DE14DF6A48C8E05F79B1A2D"/>
    <w:rsid w:val="002C1996"/>
    <w:pPr>
      <w:spacing w:after="160" w:line="259" w:lineRule="auto"/>
    </w:pPr>
  </w:style>
  <w:style w:type="paragraph" w:customStyle="1" w:styleId="773F5A4DD548492BA4CB2F7EBA2F9774">
    <w:name w:val="773F5A4DD548492BA4CB2F7EBA2F9774"/>
    <w:rsid w:val="002C1996"/>
    <w:pPr>
      <w:spacing w:after="160" w:line="259" w:lineRule="auto"/>
    </w:pPr>
  </w:style>
  <w:style w:type="paragraph" w:customStyle="1" w:styleId="F4370A3667704F609470A0859A146596">
    <w:name w:val="F4370A3667704F609470A0859A146596"/>
    <w:rsid w:val="002C1996"/>
    <w:pPr>
      <w:spacing w:after="160" w:line="259" w:lineRule="auto"/>
    </w:pPr>
  </w:style>
  <w:style w:type="paragraph" w:customStyle="1" w:styleId="7E7B840650F24DFBAE71DCE88DCD722C">
    <w:name w:val="7E7B840650F24DFBAE71DCE88DCD722C"/>
    <w:rsid w:val="002C1996"/>
    <w:pPr>
      <w:spacing w:after="160" w:line="259" w:lineRule="auto"/>
    </w:pPr>
  </w:style>
  <w:style w:type="paragraph" w:customStyle="1" w:styleId="5D3FE5DDAC4F4051A9634D7F4BCEEB0F">
    <w:name w:val="5D3FE5DDAC4F4051A9634D7F4BCEEB0F"/>
    <w:rsid w:val="002C1996"/>
    <w:pPr>
      <w:spacing w:after="160" w:line="259" w:lineRule="auto"/>
    </w:pPr>
  </w:style>
  <w:style w:type="paragraph" w:customStyle="1" w:styleId="48A807B0B478415DB1DFAA06785C8F9F">
    <w:name w:val="48A807B0B478415DB1DFAA06785C8F9F"/>
    <w:rsid w:val="002C1996"/>
    <w:pPr>
      <w:spacing w:after="160" w:line="259" w:lineRule="auto"/>
    </w:pPr>
  </w:style>
  <w:style w:type="paragraph" w:customStyle="1" w:styleId="90E81147C407443091E8F26A2DE4D1E6">
    <w:name w:val="90E81147C407443091E8F26A2DE4D1E6"/>
    <w:rsid w:val="002C1996"/>
    <w:pPr>
      <w:spacing w:after="160" w:line="259" w:lineRule="auto"/>
    </w:pPr>
  </w:style>
  <w:style w:type="paragraph" w:customStyle="1" w:styleId="3BA365FE304D472BABA003900AE90EC3">
    <w:name w:val="3BA365FE304D472BABA003900AE90EC3"/>
    <w:rsid w:val="002C1996"/>
    <w:pPr>
      <w:spacing w:after="160" w:line="259" w:lineRule="auto"/>
    </w:pPr>
  </w:style>
  <w:style w:type="paragraph" w:customStyle="1" w:styleId="96C091B0BDB84ADE883E224D8D811056">
    <w:name w:val="96C091B0BDB84ADE883E224D8D811056"/>
    <w:rsid w:val="002C1996"/>
    <w:pPr>
      <w:spacing w:after="160" w:line="259" w:lineRule="auto"/>
    </w:pPr>
  </w:style>
  <w:style w:type="paragraph" w:customStyle="1" w:styleId="8E72105C17F84510B3CCA46BFD152BC9">
    <w:name w:val="8E72105C17F84510B3CCA46BFD152BC9"/>
    <w:rsid w:val="002C1996"/>
    <w:pPr>
      <w:spacing w:after="160" w:line="259" w:lineRule="auto"/>
    </w:pPr>
  </w:style>
  <w:style w:type="paragraph" w:customStyle="1" w:styleId="6D4BBCF1B6E3484C8C1B2466CC46F0D3">
    <w:name w:val="6D4BBCF1B6E3484C8C1B2466CC46F0D3"/>
    <w:rsid w:val="002C1996"/>
    <w:pPr>
      <w:spacing w:after="160" w:line="259" w:lineRule="auto"/>
    </w:pPr>
  </w:style>
  <w:style w:type="paragraph" w:customStyle="1" w:styleId="7FDF8B461C2B489BA76ADEC267CB9D7D">
    <w:name w:val="7FDF8B461C2B489BA76ADEC267CB9D7D"/>
    <w:rsid w:val="002C1996"/>
    <w:pPr>
      <w:spacing w:after="160" w:line="259" w:lineRule="auto"/>
    </w:pPr>
  </w:style>
  <w:style w:type="paragraph" w:customStyle="1" w:styleId="224F9B8B387C4C7DA9736AAAA37ED384">
    <w:name w:val="224F9B8B387C4C7DA9736AAAA37ED384"/>
    <w:rsid w:val="002C1996"/>
    <w:pPr>
      <w:spacing w:after="160" w:line="259" w:lineRule="auto"/>
    </w:pPr>
  </w:style>
  <w:style w:type="paragraph" w:customStyle="1" w:styleId="87853E95C8744488AD894C1711DE8092">
    <w:name w:val="87853E95C8744488AD894C1711DE8092"/>
    <w:rsid w:val="002C1996"/>
    <w:pPr>
      <w:spacing w:after="160" w:line="259" w:lineRule="auto"/>
    </w:pPr>
  </w:style>
  <w:style w:type="paragraph" w:customStyle="1" w:styleId="C0BB429F04F84E3A8F085BDAA8AC4432">
    <w:name w:val="C0BB429F04F84E3A8F085BDAA8AC4432"/>
    <w:rsid w:val="002C1996"/>
    <w:pPr>
      <w:spacing w:after="160" w:line="259" w:lineRule="auto"/>
    </w:pPr>
  </w:style>
  <w:style w:type="paragraph" w:customStyle="1" w:styleId="21D9CE59202849A29BD85DE67AFE66DE">
    <w:name w:val="21D9CE59202849A29BD85DE67AFE66DE"/>
    <w:rsid w:val="002C1996"/>
    <w:pPr>
      <w:spacing w:after="160" w:line="259" w:lineRule="auto"/>
    </w:pPr>
  </w:style>
  <w:style w:type="paragraph" w:customStyle="1" w:styleId="0FCA32393DC642AA94BBE733EDBAB1C2">
    <w:name w:val="0FCA32393DC642AA94BBE733EDBAB1C2"/>
    <w:rsid w:val="002C1996"/>
    <w:pPr>
      <w:spacing w:after="160" w:line="259" w:lineRule="auto"/>
    </w:pPr>
  </w:style>
  <w:style w:type="paragraph" w:customStyle="1" w:styleId="D5C3877F167641F88B772C93982EB759">
    <w:name w:val="D5C3877F167641F88B772C93982EB759"/>
    <w:rsid w:val="002C1996"/>
    <w:pPr>
      <w:spacing w:after="160" w:line="259" w:lineRule="auto"/>
    </w:pPr>
  </w:style>
  <w:style w:type="paragraph" w:customStyle="1" w:styleId="B375A529B9E34406BF1A124F02F522DA">
    <w:name w:val="B375A529B9E34406BF1A124F02F522DA"/>
    <w:rsid w:val="002C1996"/>
    <w:pPr>
      <w:spacing w:after="160" w:line="259" w:lineRule="auto"/>
    </w:pPr>
  </w:style>
  <w:style w:type="paragraph" w:customStyle="1" w:styleId="312DB78E154546B4832F4F0C45CB0DE0">
    <w:name w:val="312DB78E154546B4832F4F0C45CB0DE0"/>
    <w:rsid w:val="002C1996"/>
    <w:pPr>
      <w:spacing w:after="160" w:line="259" w:lineRule="auto"/>
    </w:pPr>
  </w:style>
  <w:style w:type="paragraph" w:customStyle="1" w:styleId="1212E6600A344BBF962C5CE1EAE41451">
    <w:name w:val="1212E6600A344BBF962C5CE1EAE41451"/>
    <w:rsid w:val="002C1996"/>
    <w:pPr>
      <w:spacing w:after="160" w:line="259" w:lineRule="auto"/>
    </w:pPr>
  </w:style>
  <w:style w:type="paragraph" w:customStyle="1" w:styleId="CFD922B7628F4B309FA1F18EF9BDDDA5">
    <w:name w:val="CFD922B7628F4B309FA1F18EF9BDDDA5"/>
    <w:rsid w:val="002C1996"/>
    <w:pPr>
      <w:spacing w:after="160" w:line="259" w:lineRule="auto"/>
    </w:pPr>
  </w:style>
  <w:style w:type="paragraph" w:customStyle="1" w:styleId="6752F3C2C1404D6290158629F4671D6A">
    <w:name w:val="6752F3C2C1404D6290158629F4671D6A"/>
    <w:rsid w:val="002C1996"/>
    <w:pPr>
      <w:spacing w:after="160" w:line="259" w:lineRule="auto"/>
    </w:pPr>
  </w:style>
  <w:style w:type="paragraph" w:customStyle="1" w:styleId="8E6CB8154E7D407B89B3840D1F9E91DF">
    <w:name w:val="8E6CB8154E7D407B89B3840D1F9E91DF"/>
    <w:rsid w:val="002C1996"/>
    <w:pPr>
      <w:spacing w:after="160" w:line="259" w:lineRule="auto"/>
    </w:pPr>
  </w:style>
  <w:style w:type="paragraph" w:customStyle="1" w:styleId="88AE560C12304B6EBFA0078F60F56558">
    <w:name w:val="88AE560C12304B6EBFA0078F60F56558"/>
    <w:rsid w:val="002C1996"/>
    <w:pPr>
      <w:spacing w:after="160" w:line="259" w:lineRule="auto"/>
    </w:pPr>
  </w:style>
  <w:style w:type="paragraph" w:customStyle="1" w:styleId="833320F9FE7842D79E5585A136DE0B39">
    <w:name w:val="833320F9FE7842D79E5585A136DE0B39"/>
    <w:rsid w:val="002C1996"/>
    <w:pPr>
      <w:spacing w:after="160" w:line="259" w:lineRule="auto"/>
    </w:pPr>
  </w:style>
  <w:style w:type="paragraph" w:customStyle="1" w:styleId="20BABD08A242492098E5F3A54F497131">
    <w:name w:val="20BABD08A242492098E5F3A54F497131"/>
    <w:rsid w:val="002C1996"/>
    <w:pPr>
      <w:spacing w:after="160" w:line="259" w:lineRule="auto"/>
    </w:pPr>
  </w:style>
  <w:style w:type="paragraph" w:customStyle="1" w:styleId="4525EAB28A3D4DC398FA46DB8141108C">
    <w:name w:val="4525EAB28A3D4DC398FA46DB8141108C"/>
    <w:rsid w:val="002C1996"/>
    <w:pPr>
      <w:spacing w:after="160" w:line="259" w:lineRule="auto"/>
    </w:pPr>
  </w:style>
  <w:style w:type="paragraph" w:customStyle="1" w:styleId="3AC728C71AB2475EB685694D94C3BDAF">
    <w:name w:val="3AC728C71AB2475EB685694D94C3BDAF"/>
    <w:rsid w:val="002C1996"/>
    <w:pPr>
      <w:spacing w:after="160" w:line="259" w:lineRule="auto"/>
    </w:pPr>
  </w:style>
  <w:style w:type="paragraph" w:customStyle="1" w:styleId="027C9A5CD95D4D408CC8EDD0B3C0EDE5">
    <w:name w:val="027C9A5CD95D4D408CC8EDD0B3C0EDE5"/>
    <w:rsid w:val="002C1996"/>
    <w:pPr>
      <w:spacing w:after="160" w:line="259" w:lineRule="auto"/>
    </w:pPr>
  </w:style>
  <w:style w:type="paragraph" w:customStyle="1" w:styleId="D4F29AFD8D2149DBB8558FF46DADAE09">
    <w:name w:val="D4F29AFD8D2149DBB8558FF46DADAE09"/>
    <w:rsid w:val="002C1996"/>
    <w:pPr>
      <w:spacing w:after="160" w:line="259" w:lineRule="auto"/>
    </w:pPr>
  </w:style>
  <w:style w:type="paragraph" w:customStyle="1" w:styleId="DA9A052583364E589E9CDEAB1D369447">
    <w:name w:val="DA9A052583364E589E9CDEAB1D369447"/>
    <w:rsid w:val="002C1996"/>
    <w:pPr>
      <w:spacing w:after="160" w:line="259" w:lineRule="auto"/>
    </w:pPr>
  </w:style>
  <w:style w:type="paragraph" w:customStyle="1" w:styleId="D600A2F06A6649DCAAAAFE0953F0F784">
    <w:name w:val="D600A2F06A6649DCAAAAFE0953F0F784"/>
    <w:rsid w:val="002C1996"/>
    <w:pPr>
      <w:spacing w:after="160" w:line="259" w:lineRule="auto"/>
    </w:pPr>
  </w:style>
  <w:style w:type="paragraph" w:customStyle="1" w:styleId="7519D223847A427FBE6BCE0F24193ECF">
    <w:name w:val="7519D223847A427FBE6BCE0F24193ECF"/>
    <w:rsid w:val="002C1996"/>
    <w:pPr>
      <w:spacing w:after="160" w:line="259" w:lineRule="auto"/>
    </w:pPr>
  </w:style>
  <w:style w:type="paragraph" w:customStyle="1" w:styleId="E503F7E6A58441CDA30B67ED9D52ED1C">
    <w:name w:val="E503F7E6A58441CDA30B67ED9D52ED1C"/>
    <w:rsid w:val="002C1996"/>
    <w:pPr>
      <w:spacing w:after="160" w:line="259" w:lineRule="auto"/>
    </w:pPr>
  </w:style>
  <w:style w:type="paragraph" w:customStyle="1" w:styleId="A01AB10D084348A2AA4DEE4F7FDF9FA9">
    <w:name w:val="A01AB10D084348A2AA4DEE4F7FDF9FA9"/>
    <w:rsid w:val="002C1996"/>
    <w:pPr>
      <w:spacing w:after="160" w:line="259" w:lineRule="auto"/>
    </w:pPr>
  </w:style>
  <w:style w:type="paragraph" w:customStyle="1" w:styleId="240507231D7F4AEE958273A4F31E4E93">
    <w:name w:val="240507231D7F4AEE958273A4F31E4E93"/>
    <w:rsid w:val="002C1996"/>
    <w:pPr>
      <w:spacing w:after="160" w:line="259" w:lineRule="auto"/>
    </w:pPr>
  </w:style>
  <w:style w:type="paragraph" w:customStyle="1" w:styleId="54B657CC9448475E9A425723529C66D9">
    <w:name w:val="54B657CC9448475E9A425723529C66D9"/>
    <w:rsid w:val="002C1996"/>
    <w:pPr>
      <w:spacing w:after="160" w:line="259" w:lineRule="auto"/>
    </w:pPr>
  </w:style>
  <w:style w:type="paragraph" w:customStyle="1" w:styleId="1954CCF1ADE94BAD90F31752571584AA">
    <w:name w:val="1954CCF1ADE94BAD90F31752571584AA"/>
    <w:rsid w:val="002C1996"/>
    <w:pPr>
      <w:spacing w:after="160" w:line="259" w:lineRule="auto"/>
    </w:pPr>
  </w:style>
  <w:style w:type="paragraph" w:customStyle="1" w:styleId="399A0DACB4704100B13762C56AFEDD2C">
    <w:name w:val="399A0DACB4704100B13762C56AFEDD2C"/>
    <w:rsid w:val="002C1996"/>
    <w:pPr>
      <w:spacing w:after="160" w:line="259" w:lineRule="auto"/>
    </w:pPr>
  </w:style>
  <w:style w:type="paragraph" w:customStyle="1" w:styleId="4E8B275C987543EE96BC89D525A28234">
    <w:name w:val="4E8B275C987543EE96BC89D525A28234"/>
    <w:rsid w:val="002C1996"/>
    <w:pPr>
      <w:spacing w:after="160" w:line="259" w:lineRule="auto"/>
    </w:pPr>
  </w:style>
  <w:style w:type="paragraph" w:customStyle="1" w:styleId="1716D1D5B9F949048BBB49D681DAB1B8">
    <w:name w:val="1716D1D5B9F949048BBB49D681DAB1B8"/>
    <w:rsid w:val="002C1996"/>
    <w:pPr>
      <w:spacing w:after="160" w:line="259" w:lineRule="auto"/>
    </w:pPr>
  </w:style>
  <w:style w:type="paragraph" w:customStyle="1" w:styleId="49F99C76A780445E97E8BC64B216E6FE">
    <w:name w:val="49F99C76A780445E97E8BC64B216E6FE"/>
    <w:rsid w:val="002C1996"/>
    <w:pPr>
      <w:spacing w:after="160" w:line="259" w:lineRule="auto"/>
    </w:pPr>
  </w:style>
  <w:style w:type="paragraph" w:customStyle="1" w:styleId="505A4941BB934625B1431A0826962DBE">
    <w:name w:val="505A4941BB934625B1431A0826962DBE"/>
    <w:rsid w:val="002C1996"/>
    <w:pPr>
      <w:spacing w:after="160" w:line="259" w:lineRule="auto"/>
    </w:pPr>
  </w:style>
  <w:style w:type="paragraph" w:customStyle="1" w:styleId="5758DB2C1D724A5180317702D0984ADA">
    <w:name w:val="5758DB2C1D724A5180317702D0984ADA"/>
    <w:rsid w:val="002C1996"/>
    <w:pPr>
      <w:spacing w:after="160" w:line="259" w:lineRule="auto"/>
    </w:pPr>
  </w:style>
  <w:style w:type="paragraph" w:customStyle="1" w:styleId="59E778B3A22A452B8587E5C8E65A0322">
    <w:name w:val="59E778B3A22A452B8587E5C8E65A0322"/>
    <w:rsid w:val="002C1996"/>
    <w:pPr>
      <w:spacing w:after="160" w:line="259" w:lineRule="auto"/>
    </w:pPr>
  </w:style>
  <w:style w:type="paragraph" w:customStyle="1" w:styleId="E4295312CD2643A58ECE81D6972FE9AA">
    <w:name w:val="E4295312CD2643A58ECE81D6972FE9AA"/>
    <w:rsid w:val="002C1996"/>
    <w:pPr>
      <w:spacing w:after="160" w:line="259" w:lineRule="auto"/>
    </w:pPr>
  </w:style>
  <w:style w:type="paragraph" w:customStyle="1" w:styleId="62E7724557AF49FE909AAA7E1DB11FCB">
    <w:name w:val="62E7724557AF49FE909AAA7E1DB11FCB"/>
    <w:rsid w:val="002C1996"/>
    <w:pPr>
      <w:spacing w:after="160" w:line="259" w:lineRule="auto"/>
    </w:pPr>
  </w:style>
  <w:style w:type="paragraph" w:customStyle="1" w:styleId="9F4DC2FDD9354EFF824E191180EDBFC3">
    <w:name w:val="9F4DC2FDD9354EFF824E191180EDBFC3"/>
    <w:rsid w:val="002C1996"/>
    <w:pPr>
      <w:spacing w:after="160" w:line="259" w:lineRule="auto"/>
    </w:pPr>
  </w:style>
  <w:style w:type="paragraph" w:customStyle="1" w:styleId="45CC024AF1C644599D0B54B1AE40DC18">
    <w:name w:val="45CC024AF1C644599D0B54B1AE40DC18"/>
    <w:rsid w:val="002C1996"/>
    <w:pPr>
      <w:spacing w:after="160" w:line="259" w:lineRule="auto"/>
    </w:pPr>
  </w:style>
  <w:style w:type="paragraph" w:customStyle="1" w:styleId="3EEF8272E0074DD48E38CAEC54FEC2BF">
    <w:name w:val="3EEF8272E0074DD48E38CAEC54FEC2BF"/>
    <w:rsid w:val="002C1996"/>
    <w:pPr>
      <w:spacing w:after="160" w:line="259" w:lineRule="auto"/>
    </w:pPr>
  </w:style>
  <w:style w:type="paragraph" w:customStyle="1" w:styleId="63FDBA4716074912A8F2B6B98968F8B6">
    <w:name w:val="63FDBA4716074912A8F2B6B98968F8B6"/>
    <w:rsid w:val="002C1996"/>
    <w:pPr>
      <w:spacing w:after="160" w:line="259" w:lineRule="auto"/>
    </w:pPr>
  </w:style>
  <w:style w:type="paragraph" w:customStyle="1" w:styleId="4B0D87FC027B40B09F0E01F1A4760A34">
    <w:name w:val="4B0D87FC027B40B09F0E01F1A4760A34"/>
    <w:rsid w:val="002C1996"/>
    <w:pPr>
      <w:spacing w:after="160" w:line="259" w:lineRule="auto"/>
    </w:pPr>
  </w:style>
  <w:style w:type="paragraph" w:customStyle="1" w:styleId="F120759A77E143D78FE039E30C3DA292">
    <w:name w:val="F120759A77E143D78FE039E30C3DA292"/>
    <w:rsid w:val="002C1996"/>
    <w:pPr>
      <w:spacing w:after="160" w:line="259" w:lineRule="auto"/>
    </w:pPr>
  </w:style>
  <w:style w:type="paragraph" w:customStyle="1" w:styleId="19D9130AA874470294E6FE823F0C9E8C">
    <w:name w:val="19D9130AA874470294E6FE823F0C9E8C"/>
    <w:rsid w:val="002C1996"/>
    <w:pPr>
      <w:spacing w:after="160" w:line="259" w:lineRule="auto"/>
    </w:pPr>
  </w:style>
  <w:style w:type="paragraph" w:customStyle="1" w:styleId="0B0EAC447087405A9A69516D468CE244">
    <w:name w:val="0B0EAC447087405A9A69516D468CE244"/>
    <w:rsid w:val="002C1996"/>
    <w:pPr>
      <w:spacing w:after="160" w:line="259" w:lineRule="auto"/>
    </w:pPr>
  </w:style>
  <w:style w:type="paragraph" w:customStyle="1" w:styleId="4FA988A9AD824868AE94F6A4394E7649">
    <w:name w:val="4FA988A9AD824868AE94F6A4394E7649"/>
    <w:rsid w:val="002C1996"/>
    <w:pPr>
      <w:spacing w:after="160" w:line="259" w:lineRule="auto"/>
    </w:pPr>
  </w:style>
  <w:style w:type="paragraph" w:customStyle="1" w:styleId="9A2C10A168EB4273BF0B94925E06D68F">
    <w:name w:val="9A2C10A168EB4273BF0B94925E06D68F"/>
    <w:rsid w:val="002C1996"/>
    <w:pPr>
      <w:spacing w:after="160" w:line="259" w:lineRule="auto"/>
    </w:pPr>
  </w:style>
  <w:style w:type="paragraph" w:customStyle="1" w:styleId="DAA5B700B55448B5B49C854A33F933E3">
    <w:name w:val="DAA5B700B55448B5B49C854A33F933E3"/>
    <w:rsid w:val="002C1996"/>
    <w:pPr>
      <w:spacing w:after="160" w:line="259" w:lineRule="auto"/>
    </w:pPr>
  </w:style>
  <w:style w:type="paragraph" w:customStyle="1" w:styleId="A8ACAE3BFDBD43849D65617EFD167483">
    <w:name w:val="A8ACAE3BFDBD43849D65617EFD167483"/>
    <w:rsid w:val="002C1996"/>
    <w:pPr>
      <w:spacing w:after="160" w:line="259" w:lineRule="auto"/>
    </w:pPr>
  </w:style>
  <w:style w:type="paragraph" w:customStyle="1" w:styleId="772ABC3FE92542879F194B3ED324D90C">
    <w:name w:val="772ABC3FE92542879F194B3ED324D90C"/>
    <w:rsid w:val="002C1996"/>
    <w:pPr>
      <w:spacing w:after="160" w:line="259" w:lineRule="auto"/>
    </w:pPr>
  </w:style>
  <w:style w:type="paragraph" w:customStyle="1" w:styleId="E76B28C2DB934D89854981BFF685B613">
    <w:name w:val="E76B28C2DB934D89854981BFF685B613"/>
    <w:rsid w:val="002C1996"/>
    <w:pPr>
      <w:spacing w:after="160" w:line="259" w:lineRule="auto"/>
    </w:pPr>
  </w:style>
  <w:style w:type="paragraph" w:customStyle="1" w:styleId="74DB3C27E5EA484AA242EC00D30D5B59">
    <w:name w:val="74DB3C27E5EA484AA242EC00D30D5B59"/>
    <w:rsid w:val="002C1996"/>
    <w:pPr>
      <w:spacing w:after="160" w:line="259" w:lineRule="auto"/>
    </w:pPr>
  </w:style>
  <w:style w:type="paragraph" w:customStyle="1" w:styleId="98416F6F246B41618D35331953B9AE54">
    <w:name w:val="98416F6F246B41618D35331953B9AE54"/>
    <w:rsid w:val="002C1996"/>
    <w:pPr>
      <w:spacing w:after="160" w:line="259" w:lineRule="auto"/>
    </w:pPr>
  </w:style>
  <w:style w:type="paragraph" w:customStyle="1" w:styleId="66254E171CE84C7B9189001CFF6CC47C">
    <w:name w:val="66254E171CE84C7B9189001CFF6CC47C"/>
    <w:rsid w:val="002C1996"/>
    <w:pPr>
      <w:spacing w:after="160" w:line="259" w:lineRule="auto"/>
    </w:pPr>
  </w:style>
  <w:style w:type="paragraph" w:customStyle="1" w:styleId="FF7D5E5DA69548AF8E0619444F59B563">
    <w:name w:val="FF7D5E5DA69548AF8E0619444F59B563"/>
    <w:rsid w:val="002C1996"/>
    <w:pPr>
      <w:spacing w:after="160" w:line="259" w:lineRule="auto"/>
    </w:pPr>
  </w:style>
  <w:style w:type="paragraph" w:customStyle="1" w:styleId="21131632F7BE4F56838EC946571CB78C">
    <w:name w:val="21131632F7BE4F56838EC946571CB78C"/>
    <w:rsid w:val="002C1996"/>
    <w:pPr>
      <w:spacing w:after="160" w:line="259" w:lineRule="auto"/>
    </w:pPr>
  </w:style>
  <w:style w:type="paragraph" w:customStyle="1" w:styleId="DBE4124197BC4883812960305D7BFFD0">
    <w:name w:val="DBE4124197BC4883812960305D7BFFD0"/>
    <w:rsid w:val="002C1996"/>
    <w:pPr>
      <w:spacing w:after="160" w:line="259" w:lineRule="auto"/>
    </w:pPr>
  </w:style>
  <w:style w:type="paragraph" w:customStyle="1" w:styleId="1B6F5E27DA63451F838761DD86AD844E">
    <w:name w:val="1B6F5E27DA63451F838761DD86AD844E"/>
    <w:rsid w:val="002C1996"/>
    <w:pPr>
      <w:spacing w:after="160" w:line="259" w:lineRule="auto"/>
    </w:pPr>
  </w:style>
  <w:style w:type="paragraph" w:customStyle="1" w:styleId="C915C1FFED014A549D6E8005E9C4E1BB">
    <w:name w:val="C915C1FFED014A549D6E8005E9C4E1BB"/>
    <w:rsid w:val="002C1996"/>
    <w:pPr>
      <w:spacing w:after="160" w:line="259" w:lineRule="auto"/>
    </w:pPr>
  </w:style>
  <w:style w:type="paragraph" w:customStyle="1" w:styleId="C19FA33BF6DA442DAEC652D508098076">
    <w:name w:val="C19FA33BF6DA442DAEC652D508098076"/>
    <w:rsid w:val="002C1996"/>
    <w:pPr>
      <w:spacing w:after="160" w:line="259" w:lineRule="auto"/>
    </w:pPr>
  </w:style>
  <w:style w:type="paragraph" w:customStyle="1" w:styleId="AB9A172825D54E9EA94B31A50931DA11">
    <w:name w:val="AB9A172825D54E9EA94B31A50931DA11"/>
    <w:rsid w:val="002C1996"/>
    <w:pPr>
      <w:spacing w:after="160" w:line="259" w:lineRule="auto"/>
    </w:pPr>
  </w:style>
  <w:style w:type="paragraph" w:customStyle="1" w:styleId="6D62823BFD164316BFD3697FDC8CEE10">
    <w:name w:val="6D62823BFD164316BFD3697FDC8CEE10"/>
    <w:rsid w:val="002C1996"/>
    <w:pPr>
      <w:spacing w:after="160" w:line="259" w:lineRule="auto"/>
    </w:pPr>
  </w:style>
  <w:style w:type="paragraph" w:customStyle="1" w:styleId="69BBCCB33F3146E5839E1FF9611EBE3B">
    <w:name w:val="69BBCCB33F3146E5839E1FF9611EBE3B"/>
    <w:rsid w:val="002C1996"/>
    <w:pPr>
      <w:spacing w:after="160" w:line="259" w:lineRule="auto"/>
    </w:pPr>
  </w:style>
  <w:style w:type="paragraph" w:customStyle="1" w:styleId="286BEDFE3B0B4C4BA913977438A88F28">
    <w:name w:val="286BEDFE3B0B4C4BA913977438A88F28"/>
    <w:rsid w:val="002C1996"/>
    <w:pPr>
      <w:spacing w:after="160" w:line="259" w:lineRule="auto"/>
    </w:pPr>
  </w:style>
  <w:style w:type="paragraph" w:customStyle="1" w:styleId="A09E07345EA744E6ACD36D0571525020">
    <w:name w:val="A09E07345EA744E6ACD36D0571525020"/>
    <w:rsid w:val="002C1996"/>
    <w:pPr>
      <w:spacing w:after="160" w:line="259" w:lineRule="auto"/>
    </w:pPr>
  </w:style>
  <w:style w:type="paragraph" w:customStyle="1" w:styleId="695C30242DD842B3B58555AD8DFF0035">
    <w:name w:val="695C30242DD842B3B58555AD8DFF0035"/>
    <w:rsid w:val="002C1996"/>
    <w:pPr>
      <w:spacing w:after="160" w:line="259" w:lineRule="auto"/>
    </w:pPr>
  </w:style>
  <w:style w:type="paragraph" w:customStyle="1" w:styleId="15A6D3952C5042A7929145795DF998EE">
    <w:name w:val="15A6D3952C5042A7929145795DF998EE"/>
    <w:rsid w:val="002C1996"/>
    <w:pPr>
      <w:spacing w:after="160" w:line="259" w:lineRule="auto"/>
    </w:pPr>
  </w:style>
  <w:style w:type="paragraph" w:customStyle="1" w:styleId="6B9E1BAEBA74495F9B1E4BAD1EDD52F0">
    <w:name w:val="6B9E1BAEBA74495F9B1E4BAD1EDD52F0"/>
    <w:rsid w:val="002C1996"/>
    <w:pPr>
      <w:spacing w:after="160" w:line="259" w:lineRule="auto"/>
    </w:pPr>
  </w:style>
  <w:style w:type="paragraph" w:customStyle="1" w:styleId="86B86D0F2A984EF6AD341E078D186FA4">
    <w:name w:val="86B86D0F2A984EF6AD341E078D186FA4"/>
    <w:rsid w:val="002C1996"/>
    <w:pPr>
      <w:spacing w:after="160" w:line="259" w:lineRule="auto"/>
    </w:pPr>
  </w:style>
  <w:style w:type="paragraph" w:customStyle="1" w:styleId="A6958DC4FAE24B75851C33CFEEAA8126">
    <w:name w:val="A6958DC4FAE24B75851C33CFEEAA8126"/>
    <w:rsid w:val="002C1996"/>
    <w:pPr>
      <w:spacing w:after="160" w:line="259" w:lineRule="auto"/>
    </w:pPr>
  </w:style>
  <w:style w:type="paragraph" w:customStyle="1" w:styleId="6946828916FA4C689A992F3BE3F57523">
    <w:name w:val="6946828916FA4C689A992F3BE3F57523"/>
    <w:rsid w:val="002C1996"/>
    <w:pPr>
      <w:spacing w:after="160" w:line="259" w:lineRule="auto"/>
    </w:pPr>
  </w:style>
  <w:style w:type="paragraph" w:customStyle="1" w:styleId="8FD89F4A6AC1405F9EDF072D76AABC2C">
    <w:name w:val="8FD89F4A6AC1405F9EDF072D76AABC2C"/>
    <w:rsid w:val="002C1996"/>
    <w:pPr>
      <w:spacing w:after="160" w:line="259" w:lineRule="auto"/>
    </w:pPr>
  </w:style>
  <w:style w:type="paragraph" w:customStyle="1" w:styleId="F32BDAFFD4184FE1A47EFD990A812CAD">
    <w:name w:val="F32BDAFFD4184FE1A47EFD990A812CAD"/>
    <w:rsid w:val="002C1996"/>
    <w:pPr>
      <w:spacing w:after="160" w:line="259" w:lineRule="auto"/>
    </w:pPr>
  </w:style>
  <w:style w:type="paragraph" w:customStyle="1" w:styleId="EE6E762CC41C445691CA3E2E50065340">
    <w:name w:val="EE6E762CC41C445691CA3E2E50065340"/>
    <w:rsid w:val="002C1996"/>
    <w:pPr>
      <w:spacing w:after="160" w:line="259" w:lineRule="auto"/>
    </w:pPr>
  </w:style>
  <w:style w:type="paragraph" w:customStyle="1" w:styleId="35657EE4C6C342F5A151D27C557347EA">
    <w:name w:val="35657EE4C6C342F5A151D27C557347EA"/>
    <w:rsid w:val="002C1996"/>
    <w:pPr>
      <w:spacing w:after="160" w:line="259" w:lineRule="auto"/>
    </w:pPr>
  </w:style>
  <w:style w:type="paragraph" w:customStyle="1" w:styleId="E98C02E1348A481F87F059FFF0E2FA4F">
    <w:name w:val="E98C02E1348A481F87F059FFF0E2FA4F"/>
    <w:rsid w:val="002C1996"/>
    <w:pPr>
      <w:spacing w:after="160" w:line="259" w:lineRule="auto"/>
    </w:pPr>
  </w:style>
  <w:style w:type="paragraph" w:customStyle="1" w:styleId="9814A8AB87A8489A913508E54FAE568C">
    <w:name w:val="9814A8AB87A8489A913508E54FAE568C"/>
    <w:rsid w:val="002C1996"/>
    <w:pPr>
      <w:spacing w:after="160" w:line="259" w:lineRule="auto"/>
    </w:pPr>
  </w:style>
  <w:style w:type="paragraph" w:customStyle="1" w:styleId="5101CABA6ECE43A58C76B2C1A883B9C5">
    <w:name w:val="5101CABA6ECE43A58C76B2C1A883B9C5"/>
    <w:rsid w:val="002C1996"/>
    <w:pPr>
      <w:spacing w:after="160" w:line="259" w:lineRule="auto"/>
    </w:pPr>
  </w:style>
  <w:style w:type="paragraph" w:customStyle="1" w:styleId="3578535F54264F7FB272414E630441BC">
    <w:name w:val="3578535F54264F7FB272414E630441BC"/>
    <w:rsid w:val="002C1996"/>
    <w:pPr>
      <w:spacing w:after="160" w:line="259" w:lineRule="auto"/>
    </w:pPr>
  </w:style>
  <w:style w:type="paragraph" w:customStyle="1" w:styleId="BFAA8D81167148759369C8DB62A3EE5F">
    <w:name w:val="BFAA8D81167148759369C8DB62A3EE5F"/>
    <w:rsid w:val="002C1996"/>
    <w:pPr>
      <w:spacing w:after="160" w:line="259" w:lineRule="auto"/>
    </w:pPr>
  </w:style>
  <w:style w:type="paragraph" w:customStyle="1" w:styleId="21FEDA3BC17146278C4473CA631EE6DD">
    <w:name w:val="21FEDA3BC17146278C4473CA631EE6DD"/>
    <w:rsid w:val="002C1996"/>
    <w:pPr>
      <w:spacing w:after="160" w:line="259" w:lineRule="auto"/>
    </w:pPr>
  </w:style>
  <w:style w:type="paragraph" w:customStyle="1" w:styleId="7A2E4F19F97B488DB90E753EEAE2548F">
    <w:name w:val="7A2E4F19F97B488DB90E753EEAE2548F"/>
    <w:rsid w:val="002C1996"/>
    <w:pPr>
      <w:spacing w:after="160" w:line="259" w:lineRule="auto"/>
    </w:pPr>
  </w:style>
  <w:style w:type="paragraph" w:customStyle="1" w:styleId="1F49B4710BB44F8D885B80A5DEA37B55">
    <w:name w:val="1F49B4710BB44F8D885B80A5DEA37B55"/>
    <w:rsid w:val="002C1996"/>
    <w:pPr>
      <w:spacing w:after="160" w:line="259" w:lineRule="auto"/>
    </w:pPr>
  </w:style>
  <w:style w:type="paragraph" w:customStyle="1" w:styleId="D37BC21F7BC44473BC62001CD8A79809">
    <w:name w:val="D37BC21F7BC44473BC62001CD8A79809"/>
    <w:rsid w:val="002C1996"/>
    <w:pPr>
      <w:spacing w:after="160" w:line="259" w:lineRule="auto"/>
    </w:pPr>
  </w:style>
  <w:style w:type="paragraph" w:customStyle="1" w:styleId="4D7FB3E5CF2641D8BFABDC8196E25D78">
    <w:name w:val="4D7FB3E5CF2641D8BFABDC8196E25D78"/>
    <w:rsid w:val="002C1996"/>
    <w:pPr>
      <w:spacing w:after="160" w:line="259" w:lineRule="auto"/>
    </w:pPr>
  </w:style>
  <w:style w:type="paragraph" w:customStyle="1" w:styleId="0B1C2EC218514096AADEB01DE5552BCA">
    <w:name w:val="0B1C2EC218514096AADEB01DE5552BCA"/>
    <w:rsid w:val="002C1996"/>
    <w:pPr>
      <w:spacing w:after="160" w:line="259" w:lineRule="auto"/>
    </w:pPr>
  </w:style>
  <w:style w:type="paragraph" w:customStyle="1" w:styleId="35B2C7767CAD46AEAFA4BCDA709537BE">
    <w:name w:val="35B2C7767CAD46AEAFA4BCDA709537BE"/>
    <w:rsid w:val="002C1996"/>
    <w:pPr>
      <w:spacing w:after="160" w:line="259" w:lineRule="auto"/>
    </w:pPr>
  </w:style>
  <w:style w:type="paragraph" w:customStyle="1" w:styleId="46096677C80A4A488BABB9FD88457A08">
    <w:name w:val="46096677C80A4A488BABB9FD88457A08"/>
    <w:rsid w:val="002C1996"/>
    <w:pPr>
      <w:spacing w:after="160" w:line="259" w:lineRule="auto"/>
    </w:pPr>
  </w:style>
  <w:style w:type="paragraph" w:customStyle="1" w:styleId="0B0EF58194FE4C1495D651F55EF0843B">
    <w:name w:val="0B0EF58194FE4C1495D651F55EF0843B"/>
    <w:rsid w:val="002C1996"/>
    <w:pPr>
      <w:spacing w:after="160" w:line="259" w:lineRule="auto"/>
    </w:pPr>
  </w:style>
  <w:style w:type="paragraph" w:customStyle="1" w:styleId="94246CCB74A5425C8B8180D0F763D43E">
    <w:name w:val="94246CCB74A5425C8B8180D0F763D43E"/>
    <w:rsid w:val="002C1996"/>
    <w:pPr>
      <w:spacing w:after="160" w:line="259" w:lineRule="auto"/>
    </w:pPr>
  </w:style>
  <w:style w:type="paragraph" w:customStyle="1" w:styleId="9F392BD7867E4752866911FCA2B41AD1">
    <w:name w:val="9F392BD7867E4752866911FCA2B41AD1"/>
    <w:rsid w:val="002C1996"/>
    <w:pPr>
      <w:spacing w:after="160" w:line="259" w:lineRule="auto"/>
    </w:pPr>
  </w:style>
  <w:style w:type="paragraph" w:customStyle="1" w:styleId="23B714567E5045D39CF59412EC262B34">
    <w:name w:val="23B714567E5045D39CF59412EC262B34"/>
    <w:rsid w:val="002C1996"/>
    <w:pPr>
      <w:spacing w:after="160" w:line="259" w:lineRule="auto"/>
    </w:pPr>
  </w:style>
  <w:style w:type="paragraph" w:customStyle="1" w:styleId="A7DD4B2141D14ACFBC59FCDDBBDCA422">
    <w:name w:val="A7DD4B2141D14ACFBC59FCDDBBDCA422"/>
    <w:rsid w:val="002C1996"/>
    <w:pPr>
      <w:spacing w:after="160" w:line="259" w:lineRule="auto"/>
    </w:pPr>
  </w:style>
  <w:style w:type="paragraph" w:customStyle="1" w:styleId="7F4D97352FA44DBAB75228EF149EE092">
    <w:name w:val="7F4D97352FA44DBAB75228EF149EE092"/>
    <w:rsid w:val="002C1996"/>
    <w:pPr>
      <w:spacing w:after="160" w:line="259" w:lineRule="auto"/>
    </w:pPr>
  </w:style>
  <w:style w:type="paragraph" w:customStyle="1" w:styleId="A941C8836A684EC0B4B0511E902BAC65">
    <w:name w:val="A941C8836A684EC0B4B0511E902BAC65"/>
    <w:rsid w:val="002C1996"/>
    <w:pPr>
      <w:spacing w:after="160" w:line="259" w:lineRule="auto"/>
    </w:pPr>
  </w:style>
  <w:style w:type="paragraph" w:customStyle="1" w:styleId="0710FEF5419B4B8E80FB1BE40BE18709">
    <w:name w:val="0710FEF5419B4B8E80FB1BE40BE18709"/>
    <w:rsid w:val="002C1996"/>
    <w:pPr>
      <w:spacing w:after="160" w:line="259" w:lineRule="auto"/>
    </w:pPr>
  </w:style>
  <w:style w:type="paragraph" w:customStyle="1" w:styleId="F926310640774969AF4FCE344DCB890A">
    <w:name w:val="F926310640774969AF4FCE344DCB890A"/>
    <w:rsid w:val="002C1996"/>
    <w:pPr>
      <w:spacing w:after="160" w:line="259" w:lineRule="auto"/>
    </w:pPr>
  </w:style>
  <w:style w:type="paragraph" w:customStyle="1" w:styleId="07AC312748E34E1E906F2F0E963A6ECD">
    <w:name w:val="07AC312748E34E1E906F2F0E963A6ECD"/>
    <w:rsid w:val="002C1996"/>
    <w:pPr>
      <w:spacing w:after="160" w:line="259" w:lineRule="auto"/>
    </w:pPr>
  </w:style>
  <w:style w:type="paragraph" w:customStyle="1" w:styleId="75F63715093947379B764E0730372094">
    <w:name w:val="75F63715093947379B764E0730372094"/>
    <w:rsid w:val="002C1996"/>
    <w:pPr>
      <w:spacing w:after="160" w:line="259" w:lineRule="auto"/>
    </w:pPr>
  </w:style>
  <w:style w:type="paragraph" w:customStyle="1" w:styleId="049AB744133546E199C856C86C7A4693">
    <w:name w:val="049AB744133546E199C856C86C7A4693"/>
    <w:rsid w:val="00C353A4"/>
    <w:pPr>
      <w:spacing w:after="160" w:line="259" w:lineRule="auto"/>
    </w:pPr>
  </w:style>
  <w:style w:type="paragraph" w:customStyle="1" w:styleId="A661960C33314E0DB90DAC6A11EF9B8D">
    <w:name w:val="A661960C33314E0DB90DAC6A11EF9B8D"/>
    <w:rsid w:val="00C353A4"/>
    <w:pPr>
      <w:spacing w:after="160" w:line="259" w:lineRule="auto"/>
    </w:pPr>
  </w:style>
  <w:style w:type="paragraph" w:customStyle="1" w:styleId="D2CBAF9E68F54D38A2CCDDA3CAD8D992">
    <w:name w:val="D2CBAF9E68F54D38A2CCDDA3CAD8D992"/>
    <w:rsid w:val="00C353A4"/>
    <w:pPr>
      <w:spacing w:after="160" w:line="259" w:lineRule="auto"/>
    </w:pPr>
  </w:style>
  <w:style w:type="paragraph" w:customStyle="1" w:styleId="C500322B6BF24722969268987F126041">
    <w:name w:val="C500322B6BF24722969268987F126041"/>
    <w:rsid w:val="00C353A4"/>
    <w:pPr>
      <w:spacing w:after="160" w:line="259" w:lineRule="auto"/>
    </w:pPr>
  </w:style>
  <w:style w:type="paragraph" w:customStyle="1" w:styleId="4806DBB222584075A8BEB5366EC96058">
    <w:name w:val="4806DBB222584075A8BEB5366EC96058"/>
    <w:rsid w:val="00C353A4"/>
    <w:pPr>
      <w:spacing w:after="160" w:line="259" w:lineRule="auto"/>
    </w:pPr>
  </w:style>
  <w:style w:type="paragraph" w:customStyle="1" w:styleId="415EF03F049F47C4A9C1063FFFECB2FC">
    <w:name w:val="415EF03F049F47C4A9C1063FFFECB2FC"/>
    <w:rsid w:val="00C353A4"/>
    <w:pPr>
      <w:spacing w:after="160" w:line="259" w:lineRule="auto"/>
    </w:pPr>
  </w:style>
  <w:style w:type="paragraph" w:customStyle="1" w:styleId="72F7314DB8F247828FC228E9EE030F6D">
    <w:name w:val="72F7314DB8F247828FC228E9EE030F6D"/>
    <w:rsid w:val="00C353A4"/>
    <w:pPr>
      <w:spacing w:after="160" w:line="259" w:lineRule="auto"/>
    </w:pPr>
  </w:style>
  <w:style w:type="paragraph" w:customStyle="1" w:styleId="CAE12E1F7E9546C99E42F814BD1D7BD0">
    <w:name w:val="CAE12E1F7E9546C99E42F814BD1D7BD0"/>
    <w:rsid w:val="00C353A4"/>
    <w:pPr>
      <w:spacing w:after="160" w:line="259" w:lineRule="auto"/>
    </w:pPr>
  </w:style>
  <w:style w:type="paragraph" w:customStyle="1" w:styleId="B802DD6BFB194F359C6CFF9681E87A94">
    <w:name w:val="B802DD6BFB194F359C6CFF9681E87A94"/>
    <w:rsid w:val="00C353A4"/>
    <w:pPr>
      <w:spacing w:after="160" w:line="259" w:lineRule="auto"/>
    </w:pPr>
  </w:style>
  <w:style w:type="paragraph" w:customStyle="1" w:styleId="AC2A2785C16D401D900BCFA1F8256398">
    <w:name w:val="AC2A2785C16D401D900BCFA1F8256398"/>
    <w:rsid w:val="00C353A4"/>
    <w:pPr>
      <w:spacing w:after="160" w:line="259" w:lineRule="auto"/>
    </w:pPr>
  </w:style>
  <w:style w:type="paragraph" w:customStyle="1" w:styleId="8A91BE1BC74145A09DF50D8D0BA062A7">
    <w:name w:val="8A91BE1BC74145A09DF50D8D0BA062A7"/>
    <w:rsid w:val="00C353A4"/>
    <w:pPr>
      <w:spacing w:after="160" w:line="259" w:lineRule="auto"/>
    </w:pPr>
  </w:style>
  <w:style w:type="paragraph" w:customStyle="1" w:styleId="0404A7C1208A4732B8D8E49745E05C0B">
    <w:name w:val="0404A7C1208A4732B8D8E49745E05C0B"/>
    <w:rsid w:val="00C353A4"/>
    <w:pPr>
      <w:spacing w:after="160" w:line="259" w:lineRule="auto"/>
    </w:pPr>
  </w:style>
  <w:style w:type="paragraph" w:customStyle="1" w:styleId="2BC8CF1B9EC94A3D860302F76B2E9197">
    <w:name w:val="2BC8CF1B9EC94A3D860302F76B2E9197"/>
    <w:rsid w:val="00C353A4"/>
    <w:pPr>
      <w:spacing w:after="160" w:line="259" w:lineRule="auto"/>
    </w:pPr>
  </w:style>
  <w:style w:type="paragraph" w:customStyle="1" w:styleId="6311E309BE2C43C4972BA5644A169DE3">
    <w:name w:val="6311E309BE2C43C4972BA5644A169DE3"/>
    <w:rsid w:val="00C353A4"/>
    <w:pPr>
      <w:spacing w:after="160" w:line="259" w:lineRule="auto"/>
    </w:pPr>
  </w:style>
  <w:style w:type="paragraph" w:customStyle="1" w:styleId="4EDF56352F504EA19EEF61D58C59EC8A">
    <w:name w:val="4EDF56352F504EA19EEF61D58C59EC8A"/>
    <w:rsid w:val="00C353A4"/>
    <w:pPr>
      <w:spacing w:after="160" w:line="259" w:lineRule="auto"/>
    </w:pPr>
  </w:style>
  <w:style w:type="paragraph" w:customStyle="1" w:styleId="AF26BFA908484931A92CD0D4573F5B85">
    <w:name w:val="AF26BFA908484931A92CD0D4573F5B85"/>
    <w:rsid w:val="00C353A4"/>
    <w:pPr>
      <w:spacing w:after="160" w:line="259" w:lineRule="auto"/>
    </w:pPr>
  </w:style>
  <w:style w:type="paragraph" w:customStyle="1" w:styleId="E1E9CC1806DF4087BDF51553E2B69606">
    <w:name w:val="E1E9CC1806DF4087BDF51553E2B69606"/>
    <w:rsid w:val="00C353A4"/>
    <w:pPr>
      <w:spacing w:after="160" w:line="259" w:lineRule="auto"/>
    </w:pPr>
  </w:style>
  <w:style w:type="paragraph" w:customStyle="1" w:styleId="D40C357756CA4525BA60453C47DD1826">
    <w:name w:val="D40C357756CA4525BA60453C47DD1826"/>
    <w:rsid w:val="00C353A4"/>
    <w:pPr>
      <w:spacing w:after="160" w:line="259" w:lineRule="auto"/>
    </w:pPr>
  </w:style>
  <w:style w:type="paragraph" w:customStyle="1" w:styleId="E2E72AB69D1E4FF79E5D6C407792673E">
    <w:name w:val="E2E72AB69D1E4FF79E5D6C407792673E"/>
    <w:rsid w:val="00C353A4"/>
    <w:pPr>
      <w:spacing w:after="160" w:line="259" w:lineRule="auto"/>
    </w:pPr>
  </w:style>
  <w:style w:type="paragraph" w:customStyle="1" w:styleId="26C70C6CF7E54524A65010B52F87D895">
    <w:name w:val="26C70C6CF7E54524A65010B52F87D895"/>
    <w:rsid w:val="00C353A4"/>
    <w:pPr>
      <w:spacing w:after="160" w:line="259" w:lineRule="auto"/>
    </w:pPr>
  </w:style>
  <w:style w:type="paragraph" w:customStyle="1" w:styleId="D0AF18A983AB4C3088C57FA44347C65A">
    <w:name w:val="D0AF18A983AB4C3088C57FA44347C65A"/>
    <w:rsid w:val="00C353A4"/>
    <w:pPr>
      <w:spacing w:after="160" w:line="259" w:lineRule="auto"/>
    </w:pPr>
  </w:style>
  <w:style w:type="paragraph" w:customStyle="1" w:styleId="1A5616B430AE491B8D6DC3E419B8E122">
    <w:name w:val="1A5616B430AE491B8D6DC3E419B8E122"/>
    <w:rsid w:val="00C353A4"/>
    <w:pPr>
      <w:spacing w:after="160" w:line="259" w:lineRule="auto"/>
    </w:pPr>
  </w:style>
  <w:style w:type="paragraph" w:customStyle="1" w:styleId="ADBD827B5DAC4B50AE4CBD698ED377FD">
    <w:name w:val="ADBD827B5DAC4B50AE4CBD698ED377FD"/>
    <w:rsid w:val="00C353A4"/>
    <w:pPr>
      <w:spacing w:after="160" w:line="259" w:lineRule="auto"/>
    </w:pPr>
  </w:style>
  <w:style w:type="paragraph" w:customStyle="1" w:styleId="CFA76BEEC3B449A280F8F8B05AA20A10">
    <w:name w:val="CFA76BEEC3B449A280F8F8B05AA20A10"/>
    <w:rsid w:val="00C353A4"/>
    <w:pPr>
      <w:spacing w:after="160" w:line="259" w:lineRule="auto"/>
    </w:pPr>
  </w:style>
  <w:style w:type="paragraph" w:customStyle="1" w:styleId="3C601D5FC2214D0DAB38A7D1DF2361E4">
    <w:name w:val="3C601D5FC2214D0DAB38A7D1DF2361E4"/>
    <w:rsid w:val="00C353A4"/>
    <w:pPr>
      <w:spacing w:after="160" w:line="259" w:lineRule="auto"/>
    </w:pPr>
  </w:style>
  <w:style w:type="paragraph" w:customStyle="1" w:styleId="3448D1D1E87347698E22C2142775D35A">
    <w:name w:val="3448D1D1E87347698E22C2142775D35A"/>
    <w:rsid w:val="00C353A4"/>
    <w:pPr>
      <w:spacing w:after="160" w:line="259" w:lineRule="auto"/>
    </w:pPr>
  </w:style>
  <w:style w:type="paragraph" w:customStyle="1" w:styleId="E34ABC54200E4F5CBABA3546832E2E3E">
    <w:name w:val="E34ABC54200E4F5CBABA3546832E2E3E"/>
    <w:rsid w:val="00C353A4"/>
    <w:pPr>
      <w:spacing w:after="160" w:line="259" w:lineRule="auto"/>
    </w:pPr>
  </w:style>
  <w:style w:type="paragraph" w:customStyle="1" w:styleId="C6C854768C3349C69EE1DF18B85B6C0B">
    <w:name w:val="C6C854768C3349C69EE1DF18B85B6C0B"/>
    <w:rsid w:val="00C353A4"/>
    <w:pPr>
      <w:spacing w:after="160" w:line="259" w:lineRule="auto"/>
    </w:pPr>
  </w:style>
  <w:style w:type="paragraph" w:customStyle="1" w:styleId="B32C31C56076473DBA37A0BC810A522B">
    <w:name w:val="B32C31C56076473DBA37A0BC810A522B"/>
    <w:rsid w:val="00C353A4"/>
    <w:pPr>
      <w:spacing w:after="160" w:line="259" w:lineRule="auto"/>
    </w:pPr>
  </w:style>
  <w:style w:type="paragraph" w:customStyle="1" w:styleId="70CF62E17CB54B5E8263C534E9309FB4">
    <w:name w:val="70CF62E17CB54B5E8263C534E9309FB4"/>
    <w:rsid w:val="00C353A4"/>
    <w:pPr>
      <w:spacing w:after="160" w:line="259" w:lineRule="auto"/>
    </w:pPr>
  </w:style>
  <w:style w:type="paragraph" w:customStyle="1" w:styleId="F59BA85D90464012ADD3C4F6B8BFE373">
    <w:name w:val="F59BA85D90464012ADD3C4F6B8BFE373"/>
    <w:rsid w:val="00C353A4"/>
    <w:pPr>
      <w:spacing w:after="160" w:line="259" w:lineRule="auto"/>
    </w:pPr>
  </w:style>
  <w:style w:type="paragraph" w:customStyle="1" w:styleId="55585622BBA54EC98360EEAEAD176A1F">
    <w:name w:val="55585622BBA54EC98360EEAEAD176A1F"/>
    <w:rsid w:val="00C353A4"/>
    <w:pPr>
      <w:spacing w:after="160" w:line="259" w:lineRule="auto"/>
    </w:pPr>
  </w:style>
  <w:style w:type="paragraph" w:customStyle="1" w:styleId="97B77830442F4EE49ED489F11E79E3A5">
    <w:name w:val="97B77830442F4EE49ED489F11E79E3A5"/>
    <w:rsid w:val="00C353A4"/>
    <w:pPr>
      <w:spacing w:after="160" w:line="259" w:lineRule="auto"/>
    </w:pPr>
  </w:style>
  <w:style w:type="paragraph" w:customStyle="1" w:styleId="A41C301F6D4645FD9973534E6C43C2AB">
    <w:name w:val="A41C301F6D4645FD9973534E6C43C2AB"/>
    <w:rsid w:val="00C353A4"/>
    <w:pPr>
      <w:spacing w:after="160" w:line="259" w:lineRule="auto"/>
    </w:pPr>
  </w:style>
  <w:style w:type="paragraph" w:customStyle="1" w:styleId="7350EF9F57F549308A642309F7F64D35">
    <w:name w:val="7350EF9F57F549308A642309F7F64D35"/>
    <w:rsid w:val="00C353A4"/>
    <w:pPr>
      <w:spacing w:after="160" w:line="259" w:lineRule="auto"/>
    </w:pPr>
  </w:style>
  <w:style w:type="paragraph" w:customStyle="1" w:styleId="46E3DE82DCD1446F8FACFDBE69298165">
    <w:name w:val="46E3DE82DCD1446F8FACFDBE69298165"/>
    <w:rsid w:val="00C353A4"/>
    <w:pPr>
      <w:spacing w:after="160" w:line="259" w:lineRule="auto"/>
    </w:pPr>
  </w:style>
  <w:style w:type="paragraph" w:customStyle="1" w:styleId="C9A4A12E782749D98D7DD99CE2A32547">
    <w:name w:val="C9A4A12E782749D98D7DD99CE2A32547"/>
    <w:rsid w:val="00C353A4"/>
    <w:pPr>
      <w:spacing w:after="160" w:line="259" w:lineRule="auto"/>
    </w:pPr>
  </w:style>
  <w:style w:type="paragraph" w:customStyle="1" w:styleId="AACCB7873E9C47CDBBB837E7FBE30068">
    <w:name w:val="AACCB7873E9C47CDBBB837E7FBE30068"/>
    <w:rsid w:val="00C353A4"/>
    <w:pPr>
      <w:spacing w:after="160" w:line="259" w:lineRule="auto"/>
    </w:pPr>
  </w:style>
  <w:style w:type="paragraph" w:customStyle="1" w:styleId="306B8D68ACAC4E01A723B5071A2B3CCF">
    <w:name w:val="306B8D68ACAC4E01A723B5071A2B3CCF"/>
    <w:rsid w:val="00C353A4"/>
    <w:pPr>
      <w:spacing w:after="160" w:line="259" w:lineRule="auto"/>
    </w:pPr>
  </w:style>
  <w:style w:type="paragraph" w:customStyle="1" w:styleId="7B2C2604A2B648FE86C2E68F34D7C268">
    <w:name w:val="7B2C2604A2B648FE86C2E68F34D7C268"/>
    <w:rsid w:val="00C353A4"/>
    <w:pPr>
      <w:spacing w:after="160" w:line="259" w:lineRule="auto"/>
    </w:pPr>
  </w:style>
  <w:style w:type="paragraph" w:customStyle="1" w:styleId="9D038C5D8D5C4130B914AACACFE6E09E">
    <w:name w:val="9D038C5D8D5C4130B914AACACFE6E09E"/>
    <w:rsid w:val="00C353A4"/>
    <w:pPr>
      <w:spacing w:after="160" w:line="259" w:lineRule="auto"/>
    </w:pPr>
  </w:style>
  <w:style w:type="paragraph" w:customStyle="1" w:styleId="2DC9F0CA1F8A459B90C2D1CD718FACAA">
    <w:name w:val="2DC9F0CA1F8A459B90C2D1CD718FACAA"/>
    <w:rsid w:val="00C353A4"/>
    <w:pPr>
      <w:spacing w:after="160" w:line="259" w:lineRule="auto"/>
    </w:pPr>
  </w:style>
  <w:style w:type="paragraph" w:customStyle="1" w:styleId="BA01D399E1434FE39B9D12BEC9ABC8CA">
    <w:name w:val="BA01D399E1434FE39B9D12BEC9ABC8CA"/>
    <w:rsid w:val="00C353A4"/>
    <w:pPr>
      <w:spacing w:after="160" w:line="259" w:lineRule="auto"/>
    </w:pPr>
  </w:style>
  <w:style w:type="paragraph" w:customStyle="1" w:styleId="A77CA9DE4CC8433EB52DB112794892FF">
    <w:name w:val="A77CA9DE4CC8433EB52DB112794892FF"/>
    <w:rsid w:val="00C353A4"/>
    <w:pPr>
      <w:spacing w:after="160" w:line="259" w:lineRule="auto"/>
    </w:pPr>
  </w:style>
  <w:style w:type="paragraph" w:customStyle="1" w:styleId="17B8AB6CE3844ACE890B969B31E4733E">
    <w:name w:val="17B8AB6CE3844ACE890B969B31E4733E"/>
    <w:rsid w:val="00C353A4"/>
    <w:pPr>
      <w:spacing w:after="160" w:line="259" w:lineRule="auto"/>
    </w:pPr>
  </w:style>
  <w:style w:type="paragraph" w:customStyle="1" w:styleId="7B752422E399479C94136B8E4277B56F">
    <w:name w:val="7B752422E399479C94136B8E4277B56F"/>
    <w:rsid w:val="00C353A4"/>
    <w:pPr>
      <w:spacing w:after="160" w:line="259" w:lineRule="auto"/>
    </w:pPr>
  </w:style>
  <w:style w:type="paragraph" w:customStyle="1" w:styleId="E31DB37907B14E67BC5E6EF2A0DC5A95">
    <w:name w:val="E31DB37907B14E67BC5E6EF2A0DC5A95"/>
    <w:rsid w:val="00C353A4"/>
    <w:pPr>
      <w:spacing w:after="160" w:line="259" w:lineRule="auto"/>
    </w:pPr>
  </w:style>
  <w:style w:type="paragraph" w:customStyle="1" w:styleId="F1D1DA4AFE204C77816E04AE8A30599B">
    <w:name w:val="F1D1DA4AFE204C77816E04AE8A30599B"/>
    <w:rsid w:val="00C353A4"/>
    <w:pPr>
      <w:spacing w:after="160" w:line="259" w:lineRule="auto"/>
    </w:pPr>
  </w:style>
  <w:style w:type="paragraph" w:customStyle="1" w:styleId="DA39AC11FE31415FA976AD1A220BF666">
    <w:name w:val="DA39AC11FE31415FA976AD1A220BF666"/>
    <w:rsid w:val="00C353A4"/>
    <w:pPr>
      <w:spacing w:after="160" w:line="259" w:lineRule="auto"/>
    </w:pPr>
  </w:style>
  <w:style w:type="paragraph" w:customStyle="1" w:styleId="3937114EE9F24E7F948A2A19A0419121">
    <w:name w:val="3937114EE9F24E7F948A2A19A0419121"/>
    <w:rsid w:val="00C353A4"/>
    <w:pPr>
      <w:spacing w:after="160" w:line="259" w:lineRule="auto"/>
    </w:pPr>
  </w:style>
  <w:style w:type="paragraph" w:customStyle="1" w:styleId="4B0036BAB8DA4F28B2A2BAF23E112F72">
    <w:name w:val="4B0036BAB8DA4F28B2A2BAF23E112F72"/>
    <w:rsid w:val="00C353A4"/>
    <w:pPr>
      <w:spacing w:after="160" w:line="259" w:lineRule="auto"/>
    </w:pPr>
  </w:style>
  <w:style w:type="paragraph" w:customStyle="1" w:styleId="CCFD813B50374A72A3153BD9A8424CF7">
    <w:name w:val="CCFD813B50374A72A3153BD9A8424CF7"/>
    <w:rsid w:val="00C353A4"/>
    <w:pPr>
      <w:spacing w:after="160" w:line="259" w:lineRule="auto"/>
    </w:pPr>
  </w:style>
  <w:style w:type="paragraph" w:customStyle="1" w:styleId="6802937A709F4F419E8586C276717BB5">
    <w:name w:val="6802937A709F4F419E8586C276717BB5"/>
    <w:rsid w:val="00C353A4"/>
    <w:pPr>
      <w:spacing w:after="160" w:line="259" w:lineRule="auto"/>
    </w:pPr>
  </w:style>
  <w:style w:type="paragraph" w:customStyle="1" w:styleId="D2DCCA8DF3094E9DB02D147444F343E3">
    <w:name w:val="D2DCCA8DF3094E9DB02D147444F343E3"/>
    <w:rsid w:val="00C353A4"/>
    <w:pPr>
      <w:spacing w:after="160" w:line="259" w:lineRule="auto"/>
    </w:pPr>
  </w:style>
  <w:style w:type="paragraph" w:customStyle="1" w:styleId="29B2EB14451D4B129A21C296AD6B8E98">
    <w:name w:val="29B2EB14451D4B129A21C296AD6B8E98"/>
    <w:rsid w:val="00C353A4"/>
    <w:pPr>
      <w:spacing w:after="160" w:line="259" w:lineRule="auto"/>
    </w:pPr>
  </w:style>
  <w:style w:type="paragraph" w:customStyle="1" w:styleId="A9E2A3B8B1FD43D586DC4771013E75AC">
    <w:name w:val="A9E2A3B8B1FD43D586DC4771013E75AC"/>
    <w:rsid w:val="00C353A4"/>
    <w:pPr>
      <w:spacing w:after="160" w:line="259" w:lineRule="auto"/>
    </w:pPr>
  </w:style>
  <w:style w:type="paragraph" w:customStyle="1" w:styleId="00056306329E430F88356477B6BB4D03">
    <w:name w:val="00056306329E430F88356477B6BB4D03"/>
    <w:rsid w:val="00C353A4"/>
    <w:pPr>
      <w:spacing w:after="160" w:line="259" w:lineRule="auto"/>
    </w:pPr>
  </w:style>
  <w:style w:type="paragraph" w:customStyle="1" w:styleId="E08DA3FEFB5E486E9CA5E0EE7CC9EBB4">
    <w:name w:val="E08DA3FEFB5E486E9CA5E0EE7CC9EBB4"/>
    <w:rsid w:val="00C353A4"/>
    <w:pPr>
      <w:spacing w:after="160" w:line="259" w:lineRule="auto"/>
    </w:pPr>
  </w:style>
  <w:style w:type="paragraph" w:customStyle="1" w:styleId="116BE9D40E634C22BF727D7A695C957C">
    <w:name w:val="116BE9D40E634C22BF727D7A695C957C"/>
    <w:rsid w:val="00C353A4"/>
    <w:pPr>
      <w:spacing w:after="160" w:line="259" w:lineRule="auto"/>
    </w:pPr>
  </w:style>
  <w:style w:type="paragraph" w:customStyle="1" w:styleId="BEEB99C053E044AA922572A2E2D887D8">
    <w:name w:val="BEEB99C053E044AA922572A2E2D887D8"/>
    <w:rsid w:val="00C353A4"/>
    <w:pPr>
      <w:spacing w:after="160" w:line="259" w:lineRule="auto"/>
    </w:pPr>
  </w:style>
  <w:style w:type="paragraph" w:customStyle="1" w:styleId="5CF63736E1424318B858C7498EB63978">
    <w:name w:val="5CF63736E1424318B858C7498EB63978"/>
    <w:rsid w:val="00C353A4"/>
    <w:pPr>
      <w:spacing w:after="160" w:line="259" w:lineRule="auto"/>
    </w:pPr>
  </w:style>
  <w:style w:type="paragraph" w:customStyle="1" w:styleId="7A39C3FAF9D042FBA55079B63EE032EE">
    <w:name w:val="7A39C3FAF9D042FBA55079B63EE032EE"/>
    <w:rsid w:val="00C353A4"/>
    <w:pPr>
      <w:spacing w:after="160" w:line="259" w:lineRule="auto"/>
    </w:pPr>
  </w:style>
  <w:style w:type="paragraph" w:customStyle="1" w:styleId="FEAFFD26D4704145ACD853270B7C90F6">
    <w:name w:val="FEAFFD26D4704145ACD853270B7C90F6"/>
    <w:rsid w:val="00C353A4"/>
    <w:pPr>
      <w:spacing w:after="160" w:line="259" w:lineRule="auto"/>
    </w:pPr>
  </w:style>
  <w:style w:type="paragraph" w:customStyle="1" w:styleId="63EBC28CBAE246ECB785B7571D74832E">
    <w:name w:val="63EBC28CBAE246ECB785B7571D74832E"/>
    <w:rsid w:val="00C353A4"/>
    <w:pPr>
      <w:spacing w:after="160" w:line="259" w:lineRule="auto"/>
    </w:pPr>
  </w:style>
  <w:style w:type="paragraph" w:customStyle="1" w:styleId="7079BA52A260447DB70F124D211D313A">
    <w:name w:val="7079BA52A260447DB70F124D211D313A"/>
    <w:rsid w:val="00C353A4"/>
    <w:pPr>
      <w:spacing w:after="160" w:line="259" w:lineRule="auto"/>
    </w:pPr>
  </w:style>
  <w:style w:type="paragraph" w:customStyle="1" w:styleId="C7838E5E634C430789AF39751D573387">
    <w:name w:val="C7838E5E634C430789AF39751D573387"/>
    <w:rsid w:val="00C353A4"/>
    <w:pPr>
      <w:spacing w:after="160" w:line="259" w:lineRule="auto"/>
    </w:pPr>
  </w:style>
  <w:style w:type="paragraph" w:customStyle="1" w:styleId="26C7591DF94644B0994E46A73E67739F">
    <w:name w:val="26C7591DF94644B0994E46A73E67739F"/>
    <w:rsid w:val="00C353A4"/>
    <w:pPr>
      <w:spacing w:after="160" w:line="259" w:lineRule="auto"/>
    </w:pPr>
  </w:style>
  <w:style w:type="paragraph" w:customStyle="1" w:styleId="114F1FCE5E0044DDBF45AF80891C8CB1">
    <w:name w:val="114F1FCE5E0044DDBF45AF80891C8CB1"/>
    <w:rsid w:val="00C353A4"/>
    <w:pPr>
      <w:spacing w:after="160" w:line="259" w:lineRule="auto"/>
    </w:pPr>
  </w:style>
  <w:style w:type="paragraph" w:customStyle="1" w:styleId="54BF6D70E74647E1A88325E68FCC9772">
    <w:name w:val="54BF6D70E74647E1A88325E68FCC9772"/>
    <w:rsid w:val="00C353A4"/>
    <w:pPr>
      <w:spacing w:after="160" w:line="259" w:lineRule="auto"/>
    </w:pPr>
  </w:style>
  <w:style w:type="paragraph" w:customStyle="1" w:styleId="86FEF16D693C4E689C4B25E7DBC104C7">
    <w:name w:val="86FEF16D693C4E689C4B25E7DBC104C7"/>
    <w:rsid w:val="00C353A4"/>
    <w:pPr>
      <w:spacing w:after="160" w:line="259" w:lineRule="auto"/>
    </w:pPr>
  </w:style>
  <w:style w:type="paragraph" w:customStyle="1" w:styleId="0A50108A81764A5AA7DC72961BA95734">
    <w:name w:val="0A50108A81764A5AA7DC72961BA95734"/>
    <w:rsid w:val="00C353A4"/>
    <w:pPr>
      <w:spacing w:after="160" w:line="259" w:lineRule="auto"/>
    </w:pPr>
  </w:style>
  <w:style w:type="paragraph" w:customStyle="1" w:styleId="42C3A7880CC14554A90198360963D3B6">
    <w:name w:val="42C3A7880CC14554A90198360963D3B6"/>
    <w:rsid w:val="00C353A4"/>
    <w:pPr>
      <w:spacing w:after="160" w:line="259" w:lineRule="auto"/>
    </w:pPr>
  </w:style>
  <w:style w:type="paragraph" w:customStyle="1" w:styleId="A2B2F0C4B3BE44818EB28201A40169CB">
    <w:name w:val="A2B2F0C4B3BE44818EB28201A40169CB"/>
    <w:rsid w:val="00C353A4"/>
    <w:pPr>
      <w:spacing w:after="160" w:line="259" w:lineRule="auto"/>
    </w:pPr>
  </w:style>
  <w:style w:type="paragraph" w:customStyle="1" w:styleId="DC8202D6871545289B50A4093648399E">
    <w:name w:val="DC8202D6871545289B50A4093648399E"/>
    <w:rsid w:val="00C353A4"/>
    <w:pPr>
      <w:spacing w:after="160" w:line="259" w:lineRule="auto"/>
    </w:pPr>
  </w:style>
  <w:style w:type="paragraph" w:customStyle="1" w:styleId="9B1E620BAA2241C0967D4106F8A37165">
    <w:name w:val="9B1E620BAA2241C0967D4106F8A37165"/>
    <w:rsid w:val="00C353A4"/>
    <w:pPr>
      <w:spacing w:after="160" w:line="259" w:lineRule="auto"/>
    </w:pPr>
  </w:style>
  <w:style w:type="paragraph" w:customStyle="1" w:styleId="80738DFD10C8481B8446449AB0DA3232">
    <w:name w:val="80738DFD10C8481B8446449AB0DA3232"/>
    <w:rsid w:val="00C353A4"/>
    <w:pPr>
      <w:spacing w:after="160" w:line="259" w:lineRule="auto"/>
    </w:pPr>
  </w:style>
  <w:style w:type="paragraph" w:customStyle="1" w:styleId="927DAFD6B6A74AFA96CB90126674BECF">
    <w:name w:val="927DAFD6B6A74AFA96CB90126674BECF"/>
    <w:rsid w:val="00C353A4"/>
    <w:pPr>
      <w:spacing w:after="160" w:line="259" w:lineRule="auto"/>
    </w:pPr>
  </w:style>
  <w:style w:type="paragraph" w:customStyle="1" w:styleId="18E1276E4BB24DD783469E1B47B86DC7">
    <w:name w:val="18E1276E4BB24DD783469E1B47B86DC7"/>
    <w:rsid w:val="00C353A4"/>
    <w:pPr>
      <w:spacing w:after="160" w:line="259" w:lineRule="auto"/>
    </w:pPr>
  </w:style>
  <w:style w:type="paragraph" w:customStyle="1" w:styleId="396A72A07EA240F8BD3EAE77E0097DCC">
    <w:name w:val="396A72A07EA240F8BD3EAE77E0097DCC"/>
    <w:rsid w:val="00C353A4"/>
    <w:pPr>
      <w:spacing w:after="160" w:line="259" w:lineRule="auto"/>
    </w:pPr>
  </w:style>
  <w:style w:type="paragraph" w:customStyle="1" w:styleId="92B063DE160148FE916D346A1DD57BAC">
    <w:name w:val="92B063DE160148FE916D346A1DD57BAC"/>
    <w:rsid w:val="00C353A4"/>
    <w:pPr>
      <w:spacing w:after="160" w:line="259" w:lineRule="auto"/>
    </w:pPr>
  </w:style>
  <w:style w:type="paragraph" w:customStyle="1" w:styleId="9FA91F05FF76415EBDCE54622580CE57">
    <w:name w:val="9FA91F05FF76415EBDCE54622580CE57"/>
    <w:rsid w:val="00C353A4"/>
    <w:pPr>
      <w:spacing w:after="160" w:line="259" w:lineRule="auto"/>
    </w:pPr>
  </w:style>
  <w:style w:type="paragraph" w:customStyle="1" w:styleId="E7A343250B0F41BC800B9F6488D5A13F">
    <w:name w:val="E7A343250B0F41BC800B9F6488D5A13F"/>
    <w:rsid w:val="00C353A4"/>
    <w:pPr>
      <w:spacing w:after="160" w:line="259" w:lineRule="auto"/>
    </w:pPr>
  </w:style>
  <w:style w:type="paragraph" w:customStyle="1" w:styleId="116420F3DADA4CFFB551DF6F308126F4">
    <w:name w:val="116420F3DADA4CFFB551DF6F308126F4"/>
    <w:rsid w:val="00C353A4"/>
    <w:pPr>
      <w:spacing w:after="160" w:line="259" w:lineRule="auto"/>
    </w:pPr>
  </w:style>
  <w:style w:type="paragraph" w:customStyle="1" w:styleId="601829C070FB43F99958D34AE5E6270C">
    <w:name w:val="601829C070FB43F99958D34AE5E6270C"/>
    <w:rsid w:val="00C353A4"/>
    <w:pPr>
      <w:spacing w:after="160" w:line="259" w:lineRule="auto"/>
    </w:pPr>
  </w:style>
  <w:style w:type="paragraph" w:customStyle="1" w:styleId="A6EAD258CDC742829EC294F7EC67BE99">
    <w:name w:val="A6EAD258CDC742829EC294F7EC67BE99"/>
    <w:rsid w:val="00C353A4"/>
    <w:pPr>
      <w:spacing w:after="160" w:line="259" w:lineRule="auto"/>
    </w:pPr>
  </w:style>
  <w:style w:type="paragraph" w:customStyle="1" w:styleId="48D342416C854F7690EE2783AE5F3B9C">
    <w:name w:val="48D342416C854F7690EE2783AE5F3B9C"/>
    <w:rsid w:val="00C353A4"/>
    <w:pPr>
      <w:spacing w:after="160" w:line="259" w:lineRule="auto"/>
    </w:pPr>
  </w:style>
  <w:style w:type="paragraph" w:customStyle="1" w:styleId="3058A54F5B794C5BA63399C297A99FCE">
    <w:name w:val="3058A54F5B794C5BA63399C297A99FCE"/>
    <w:rsid w:val="00C353A4"/>
    <w:pPr>
      <w:spacing w:after="160" w:line="259" w:lineRule="auto"/>
    </w:pPr>
  </w:style>
  <w:style w:type="paragraph" w:customStyle="1" w:styleId="86AC9E125C8A4522B41BC5FFB8210A3D">
    <w:name w:val="86AC9E125C8A4522B41BC5FFB8210A3D"/>
    <w:rsid w:val="00C353A4"/>
    <w:pPr>
      <w:spacing w:after="160" w:line="259" w:lineRule="auto"/>
    </w:pPr>
  </w:style>
  <w:style w:type="paragraph" w:customStyle="1" w:styleId="14243F18AFCA42828DD7C0CE8C71D769">
    <w:name w:val="14243F18AFCA42828DD7C0CE8C71D769"/>
    <w:rsid w:val="00C353A4"/>
    <w:pPr>
      <w:spacing w:after="160" w:line="259" w:lineRule="auto"/>
    </w:pPr>
  </w:style>
  <w:style w:type="paragraph" w:customStyle="1" w:styleId="903A51786B2A41F6A05A1C54EEC0A9F2">
    <w:name w:val="903A51786B2A41F6A05A1C54EEC0A9F2"/>
    <w:rsid w:val="00C353A4"/>
    <w:pPr>
      <w:spacing w:after="160" w:line="259" w:lineRule="auto"/>
    </w:pPr>
  </w:style>
  <w:style w:type="paragraph" w:customStyle="1" w:styleId="0E621359C88F40CCBE2F4C9DD8946A2D">
    <w:name w:val="0E621359C88F40CCBE2F4C9DD8946A2D"/>
    <w:rsid w:val="00C353A4"/>
    <w:pPr>
      <w:spacing w:after="160" w:line="259" w:lineRule="auto"/>
    </w:pPr>
  </w:style>
  <w:style w:type="paragraph" w:customStyle="1" w:styleId="E529E914874C49939FF721C79E4FC102">
    <w:name w:val="E529E914874C49939FF721C79E4FC102"/>
    <w:rsid w:val="00C353A4"/>
    <w:pPr>
      <w:spacing w:after="160" w:line="259" w:lineRule="auto"/>
    </w:pPr>
  </w:style>
  <w:style w:type="paragraph" w:customStyle="1" w:styleId="1528B5FCDFCB44C28FF61C7D99958007">
    <w:name w:val="1528B5FCDFCB44C28FF61C7D99958007"/>
    <w:rsid w:val="00C353A4"/>
    <w:pPr>
      <w:spacing w:after="160" w:line="259" w:lineRule="auto"/>
    </w:pPr>
  </w:style>
  <w:style w:type="paragraph" w:customStyle="1" w:styleId="A621BE7449A54E6D94072135A61DCD80">
    <w:name w:val="A621BE7449A54E6D94072135A61DCD80"/>
    <w:rsid w:val="00C353A4"/>
    <w:pPr>
      <w:spacing w:after="160" w:line="259" w:lineRule="auto"/>
    </w:pPr>
  </w:style>
  <w:style w:type="paragraph" w:customStyle="1" w:styleId="2892425B2DC640C2AE25498A56BA0B7F">
    <w:name w:val="2892425B2DC640C2AE25498A56BA0B7F"/>
    <w:rsid w:val="00C353A4"/>
    <w:pPr>
      <w:spacing w:after="160" w:line="259" w:lineRule="auto"/>
    </w:pPr>
  </w:style>
  <w:style w:type="paragraph" w:customStyle="1" w:styleId="1C8804A32EB040519A70831BA019DE4A">
    <w:name w:val="1C8804A32EB040519A70831BA019DE4A"/>
    <w:rsid w:val="00C353A4"/>
    <w:pPr>
      <w:spacing w:after="160" w:line="259" w:lineRule="auto"/>
    </w:pPr>
  </w:style>
  <w:style w:type="paragraph" w:customStyle="1" w:styleId="304DF242DCAD4EE0A0BE949652CEB9AE">
    <w:name w:val="304DF242DCAD4EE0A0BE949652CEB9AE"/>
    <w:rsid w:val="00C353A4"/>
    <w:pPr>
      <w:spacing w:after="160" w:line="259" w:lineRule="auto"/>
    </w:pPr>
  </w:style>
  <w:style w:type="paragraph" w:customStyle="1" w:styleId="02DBEF2438AE4D7EAB2A2B57A317584A">
    <w:name w:val="02DBEF2438AE4D7EAB2A2B57A317584A"/>
    <w:rsid w:val="00C353A4"/>
    <w:pPr>
      <w:spacing w:after="160" w:line="259" w:lineRule="auto"/>
    </w:pPr>
  </w:style>
  <w:style w:type="paragraph" w:customStyle="1" w:styleId="1AABE3A46ED04888A7E7D8EA883C82BB">
    <w:name w:val="1AABE3A46ED04888A7E7D8EA883C82BB"/>
    <w:rsid w:val="00C353A4"/>
    <w:pPr>
      <w:spacing w:after="160" w:line="259" w:lineRule="auto"/>
    </w:pPr>
  </w:style>
  <w:style w:type="paragraph" w:customStyle="1" w:styleId="ECE3ED146A134F4490A08602D874AB44">
    <w:name w:val="ECE3ED146A134F4490A08602D874AB44"/>
    <w:rsid w:val="00C353A4"/>
    <w:pPr>
      <w:spacing w:after="160" w:line="259" w:lineRule="auto"/>
    </w:pPr>
  </w:style>
  <w:style w:type="paragraph" w:customStyle="1" w:styleId="DA281CDAC44448B9B403C4B914895738">
    <w:name w:val="DA281CDAC44448B9B403C4B914895738"/>
    <w:rsid w:val="00C353A4"/>
    <w:pPr>
      <w:spacing w:after="160" w:line="259" w:lineRule="auto"/>
    </w:pPr>
  </w:style>
  <w:style w:type="paragraph" w:customStyle="1" w:styleId="B325A36DD4C944E9BC836AB82F8B45BF">
    <w:name w:val="B325A36DD4C944E9BC836AB82F8B45BF"/>
    <w:rsid w:val="00C353A4"/>
    <w:pPr>
      <w:spacing w:after="160" w:line="259" w:lineRule="auto"/>
    </w:pPr>
  </w:style>
  <w:style w:type="paragraph" w:customStyle="1" w:styleId="42F9735514F14534A8E68ECC36039A83">
    <w:name w:val="42F9735514F14534A8E68ECC36039A83"/>
    <w:rsid w:val="00C353A4"/>
    <w:pPr>
      <w:spacing w:after="160" w:line="259" w:lineRule="auto"/>
    </w:pPr>
  </w:style>
  <w:style w:type="paragraph" w:customStyle="1" w:styleId="C113EF862E01432BBDC193329444E194">
    <w:name w:val="C113EF862E01432BBDC193329444E194"/>
    <w:rsid w:val="00C353A4"/>
    <w:pPr>
      <w:spacing w:after="160" w:line="259" w:lineRule="auto"/>
    </w:pPr>
  </w:style>
  <w:style w:type="paragraph" w:customStyle="1" w:styleId="B01A72704B1C4F93973AE9E76C5E1893">
    <w:name w:val="B01A72704B1C4F93973AE9E76C5E1893"/>
    <w:rsid w:val="00C353A4"/>
    <w:pPr>
      <w:spacing w:after="160" w:line="259" w:lineRule="auto"/>
    </w:pPr>
  </w:style>
  <w:style w:type="paragraph" w:customStyle="1" w:styleId="F82FBC52E8904EB6BD9691FCFE69B4FA">
    <w:name w:val="F82FBC52E8904EB6BD9691FCFE69B4FA"/>
    <w:rsid w:val="00C353A4"/>
    <w:pPr>
      <w:spacing w:after="160" w:line="259" w:lineRule="auto"/>
    </w:pPr>
  </w:style>
  <w:style w:type="paragraph" w:customStyle="1" w:styleId="60FA799A1A024C628A6B0BE7FB8AE381">
    <w:name w:val="60FA799A1A024C628A6B0BE7FB8AE381"/>
    <w:rsid w:val="00C353A4"/>
    <w:pPr>
      <w:spacing w:after="160" w:line="259" w:lineRule="auto"/>
    </w:pPr>
  </w:style>
  <w:style w:type="paragraph" w:customStyle="1" w:styleId="6644B671B4344A7A8A8360FD3F42D3CA">
    <w:name w:val="6644B671B4344A7A8A8360FD3F42D3CA"/>
    <w:rsid w:val="00C353A4"/>
    <w:pPr>
      <w:spacing w:after="160" w:line="259" w:lineRule="auto"/>
    </w:pPr>
  </w:style>
  <w:style w:type="paragraph" w:customStyle="1" w:styleId="017C54496BDC49DBB8AA6C57978466B4">
    <w:name w:val="017C54496BDC49DBB8AA6C57978466B4"/>
    <w:rsid w:val="00C353A4"/>
    <w:pPr>
      <w:spacing w:after="160" w:line="259" w:lineRule="auto"/>
    </w:pPr>
  </w:style>
  <w:style w:type="paragraph" w:customStyle="1" w:styleId="CB0B3313A7B5481FBC6775E07C8D9E02">
    <w:name w:val="CB0B3313A7B5481FBC6775E07C8D9E02"/>
    <w:rsid w:val="00C353A4"/>
    <w:pPr>
      <w:spacing w:after="160" w:line="259" w:lineRule="auto"/>
    </w:pPr>
  </w:style>
  <w:style w:type="paragraph" w:customStyle="1" w:styleId="19EF079D1C524E3FA169283446F74477">
    <w:name w:val="19EF079D1C524E3FA169283446F74477"/>
    <w:rsid w:val="00C353A4"/>
    <w:pPr>
      <w:spacing w:after="160" w:line="259" w:lineRule="auto"/>
    </w:pPr>
  </w:style>
  <w:style w:type="paragraph" w:customStyle="1" w:styleId="BCF1394D55234E07BBE850739339B8C8">
    <w:name w:val="BCF1394D55234E07BBE850739339B8C8"/>
    <w:rsid w:val="00C353A4"/>
    <w:pPr>
      <w:spacing w:after="160" w:line="259" w:lineRule="auto"/>
    </w:pPr>
  </w:style>
  <w:style w:type="paragraph" w:customStyle="1" w:styleId="97DFAAD55EE346D181A6197332C9EFC3">
    <w:name w:val="97DFAAD55EE346D181A6197332C9EFC3"/>
    <w:rsid w:val="00C353A4"/>
    <w:pPr>
      <w:spacing w:after="160" w:line="259" w:lineRule="auto"/>
    </w:pPr>
  </w:style>
  <w:style w:type="paragraph" w:customStyle="1" w:styleId="8CC5B600424446CBA6BA45A5ACBCC2CD">
    <w:name w:val="8CC5B600424446CBA6BA45A5ACBCC2CD"/>
    <w:rsid w:val="00C353A4"/>
    <w:pPr>
      <w:spacing w:after="160" w:line="259" w:lineRule="auto"/>
    </w:pPr>
  </w:style>
  <w:style w:type="paragraph" w:customStyle="1" w:styleId="44E5EB290B374608AD2BAE7596C80FD1">
    <w:name w:val="44E5EB290B374608AD2BAE7596C80FD1"/>
    <w:rsid w:val="00C353A4"/>
    <w:pPr>
      <w:spacing w:after="160" w:line="259" w:lineRule="auto"/>
    </w:pPr>
  </w:style>
  <w:style w:type="paragraph" w:customStyle="1" w:styleId="E573EE1A3E4D4F0896D95AAD99E8B8DF">
    <w:name w:val="E573EE1A3E4D4F0896D95AAD99E8B8DF"/>
    <w:rsid w:val="00C353A4"/>
    <w:pPr>
      <w:spacing w:after="160" w:line="259" w:lineRule="auto"/>
    </w:pPr>
  </w:style>
  <w:style w:type="paragraph" w:customStyle="1" w:styleId="DC1D5D180CD54A1D9088627E9C1699C2">
    <w:name w:val="DC1D5D180CD54A1D9088627E9C1699C2"/>
    <w:rsid w:val="00C353A4"/>
    <w:pPr>
      <w:spacing w:after="160" w:line="259" w:lineRule="auto"/>
    </w:pPr>
  </w:style>
  <w:style w:type="paragraph" w:customStyle="1" w:styleId="E9741224DF0944CAAD6A8B34FD94A99E">
    <w:name w:val="E9741224DF0944CAAD6A8B34FD94A99E"/>
    <w:rsid w:val="00C353A4"/>
    <w:pPr>
      <w:spacing w:after="160" w:line="259" w:lineRule="auto"/>
    </w:pPr>
  </w:style>
  <w:style w:type="paragraph" w:customStyle="1" w:styleId="14A55650678140E19C1A1A617502254F">
    <w:name w:val="14A55650678140E19C1A1A617502254F"/>
    <w:rsid w:val="00C353A4"/>
    <w:pPr>
      <w:spacing w:after="160" w:line="259" w:lineRule="auto"/>
    </w:pPr>
  </w:style>
  <w:style w:type="paragraph" w:customStyle="1" w:styleId="107F5FD1015F48948A7275BEFE3AE197">
    <w:name w:val="107F5FD1015F48948A7275BEFE3AE197"/>
    <w:rsid w:val="00C353A4"/>
    <w:pPr>
      <w:spacing w:after="160" w:line="259" w:lineRule="auto"/>
    </w:pPr>
  </w:style>
  <w:style w:type="paragraph" w:customStyle="1" w:styleId="D238C85517054F0E8EC4CEA50B0B84B5">
    <w:name w:val="D238C85517054F0E8EC4CEA50B0B84B5"/>
    <w:rsid w:val="00C353A4"/>
    <w:pPr>
      <w:spacing w:after="160" w:line="259" w:lineRule="auto"/>
    </w:pPr>
  </w:style>
  <w:style w:type="paragraph" w:customStyle="1" w:styleId="98B7A9BAF51C486C928FA20249F2AC5D">
    <w:name w:val="98B7A9BAF51C486C928FA20249F2AC5D"/>
    <w:rsid w:val="00C353A4"/>
    <w:pPr>
      <w:spacing w:after="160" w:line="259" w:lineRule="auto"/>
    </w:pPr>
  </w:style>
  <w:style w:type="paragraph" w:customStyle="1" w:styleId="6A4F6701952D431C81E7079C21A2BFB4">
    <w:name w:val="6A4F6701952D431C81E7079C21A2BFB4"/>
    <w:rsid w:val="00C353A4"/>
    <w:pPr>
      <w:spacing w:after="160" w:line="259" w:lineRule="auto"/>
    </w:pPr>
  </w:style>
  <w:style w:type="paragraph" w:customStyle="1" w:styleId="D370C7CCDA20496C8E60E40F8ACCA89F">
    <w:name w:val="D370C7CCDA20496C8E60E40F8ACCA89F"/>
    <w:rsid w:val="00C353A4"/>
    <w:pPr>
      <w:spacing w:after="160" w:line="259" w:lineRule="auto"/>
    </w:pPr>
  </w:style>
  <w:style w:type="paragraph" w:customStyle="1" w:styleId="60C4EA5988E14426901B691D4D5286BB">
    <w:name w:val="60C4EA5988E14426901B691D4D5286BB"/>
    <w:rsid w:val="00C353A4"/>
    <w:pPr>
      <w:spacing w:after="160" w:line="259" w:lineRule="auto"/>
    </w:pPr>
  </w:style>
  <w:style w:type="paragraph" w:customStyle="1" w:styleId="F55BD180AC5F4CEA89DCAA730B0EB407">
    <w:name w:val="F55BD180AC5F4CEA89DCAA730B0EB407"/>
    <w:rsid w:val="00C353A4"/>
    <w:pPr>
      <w:spacing w:after="160" w:line="259" w:lineRule="auto"/>
    </w:pPr>
  </w:style>
  <w:style w:type="paragraph" w:customStyle="1" w:styleId="12F8238469054529BD0A773ADEBD69ED">
    <w:name w:val="12F8238469054529BD0A773ADEBD69ED"/>
    <w:rsid w:val="00F1319A"/>
    <w:pPr>
      <w:spacing w:after="160" w:line="259" w:lineRule="auto"/>
    </w:pPr>
    <w:rPr>
      <w:lang w:val="fr-CA" w:eastAsia="fr-CA"/>
    </w:rPr>
  </w:style>
  <w:style w:type="paragraph" w:customStyle="1" w:styleId="EAEAF0325AB04419BB7F5D8B7CAB93D1">
    <w:name w:val="EAEAF0325AB04419BB7F5D8B7CAB93D1"/>
    <w:rsid w:val="00F1319A"/>
    <w:pPr>
      <w:spacing w:after="160" w:line="259" w:lineRule="auto"/>
    </w:pPr>
    <w:rPr>
      <w:lang w:val="fr-CA" w:eastAsia="fr-CA"/>
    </w:rPr>
  </w:style>
  <w:style w:type="paragraph" w:customStyle="1" w:styleId="61A302BF0A724DBF89C509FB3E787728">
    <w:name w:val="61A302BF0A724DBF89C509FB3E787728"/>
    <w:rsid w:val="00F1319A"/>
    <w:pPr>
      <w:spacing w:after="160" w:line="259" w:lineRule="auto"/>
    </w:pPr>
    <w:rPr>
      <w:lang w:val="fr-CA" w:eastAsia="fr-CA"/>
    </w:rPr>
  </w:style>
  <w:style w:type="paragraph" w:customStyle="1" w:styleId="E53BAFCEE6B34760AF6AD76EAFB92C6D">
    <w:name w:val="E53BAFCEE6B34760AF6AD76EAFB92C6D"/>
    <w:rsid w:val="00F1319A"/>
    <w:pPr>
      <w:spacing w:after="160" w:line="259" w:lineRule="auto"/>
    </w:pPr>
    <w:rPr>
      <w:lang w:val="fr-CA" w:eastAsia="fr-CA"/>
    </w:rPr>
  </w:style>
  <w:style w:type="paragraph" w:customStyle="1" w:styleId="A24678CAB26844CEB5136D4847CAE2DF">
    <w:name w:val="A24678CAB26844CEB5136D4847CAE2DF"/>
    <w:rsid w:val="00F1319A"/>
    <w:pPr>
      <w:spacing w:after="160" w:line="259" w:lineRule="auto"/>
    </w:pPr>
    <w:rPr>
      <w:lang w:val="fr-CA" w:eastAsia="fr-CA"/>
    </w:rPr>
  </w:style>
  <w:style w:type="paragraph" w:customStyle="1" w:styleId="31E3464E699649BD965F5DCD56C5541B">
    <w:name w:val="31E3464E699649BD965F5DCD56C5541B"/>
    <w:rsid w:val="00F1319A"/>
    <w:pPr>
      <w:spacing w:after="160" w:line="259" w:lineRule="auto"/>
    </w:pPr>
    <w:rPr>
      <w:lang w:val="fr-CA" w:eastAsia="fr-CA"/>
    </w:rPr>
  </w:style>
  <w:style w:type="paragraph" w:customStyle="1" w:styleId="06726E96DC97DE49B0A808EAE133E520">
    <w:name w:val="06726E96DC97DE49B0A808EAE133E520"/>
    <w:rsid w:val="00B309F4"/>
    <w:pPr>
      <w:spacing w:after="0" w:line="240" w:lineRule="auto"/>
    </w:pPr>
    <w:rPr>
      <w:sz w:val="24"/>
      <w:szCs w:val="24"/>
      <w:lang w:eastAsia="en-US"/>
    </w:rPr>
  </w:style>
  <w:style w:type="paragraph" w:customStyle="1" w:styleId="B3AC445C0E3D6847A16416F4A18D28E0">
    <w:name w:val="B3AC445C0E3D6847A16416F4A18D28E0"/>
    <w:rsid w:val="00B309F4"/>
    <w:pPr>
      <w:spacing w:after="0" w:line="240" w:lineRule="auto"/>
    </w:pPr>
    <w:rPr>
      <w:sz w:val="24"/>
      <w:szCs w:val="24"/>
      <w:lang w:eastAsia="en-US"/>
    </w:rPr>
  </w:style>
  <w:style w:type="paragraph" w:customStyle="1" w:styleId="1AB75EC3DDA51245915AAA1A336F7A2C">
    <w:name w:val="1AB75EC3DDA51245915AAA1A336F7A2C"/>
    <w:rsid w:val="00B309F4"/>
    <w:pPr>
      <w:spacing w:after="0" w:line="240" w:lineRule="auto"/>
    </w:pPr>
    <w:rPr>
      <w:sz w:val="24"/>
      <w:szCs w:val="24"/>
      <w:lang w:eastAsia="en-US"/>
    </w:rPr>
  </w:style>
  <w:style w:type="paragraph" w:customStyle="1" w:styleId="9FF26CD106ECE84E8DC30055035E3476">
    <w:name w:val="9FF26CD106ECE84E8DC30055035E3476"/>
    <w:rsid w:val="00B309F4"/>
    <w:pPr>
      <w:spacing w:after="0" w:line="240" w:lineRule="auto"/>
    </w:pPr>
    <w:rPr>
      <w:sz w:val="24"/>
      <w:szCs w:val="24"/>
      <w:lang w:eastAsia="en-US"/>
    </w:rPr>
  </w:style>
  <w:style w:type="paragraph" w:customStyle="1" w:styleId="F1966766F613384690853B6EDD7E0B33">
    <w:name w:val="F1966766F613384690853B6EDD7E0B33"/>
    <w:rsid w:val="00B309F4"/>
    <w:pPr>
      <w:spacing w:after="0" w:line="240" w:lineRule="auto"/>
    </w:pPr>
    <w:rPr>
      <w:sz w:val="24"/>
      <w:szCs w:val="24"/>
      <w:lang w:eastAsia="en-US"/>
    </w:rPr>
  </w:style>
  <w:style w:type="paragraph" w:customStyle="1" w:styleId="6FA42A984687014E8AD288F94FCABD67">
    <w:name w:val="6FA42A984687014E8AD288F94FCABD67"/>
    <w:rsid w:val="00B309F4"/>
    <w:pPr>
      <w:spacing w:after="0" w:line="240" w:lineRule="auto"/>
    </w:pPr>
    <w:rPr>
      <w:sz w:val="24"/>
      <w:szCs w:val="24"/>
      <w:lang w:eastAsia="en-US"/>
    </w:rPr>
  </w:style>
  <w:style w:type="paragraph" w:customStyle="1" w:styleId="B32AE9C6C761B54D989F52F767AA95B6">
    <w:name w:val="B32AE9C6C761B54D989F52F767AA95B6"/>
    <w:rsid w:val="00B309F4"/>
    <w:pPr>
      <w:spacing w:after="0" w:line="240" w:lineRule="auto"/>
    </w:pPr>
    <w:rPr>
      <w:sz w:val="24"/>
      <w:szCs w:val="24"/>
      <w:lang w:eastAsia="en-US"/>
    </w:rPr>
  </w:style>
  <w:style w:type="paragraph" w:customStyle="1" w:styleId="7F66B4406435F543BCC3ABBA92F10407">
    <w:name w:val="7F66B4406435F543BCC3ABBA92F10407"/>
    <w:rsid w:val="00B309F4"/>
    <w:pPr>
      <w:spacing w:after="0" w:line="240" w:lineRule="auto"/>
    </w:pPr>
    <w:rPr>
      <w:sz w:val="24"/>
      <w:szCs w:val="24"/>
      <w:lang w:eastAsia="en-US"/>
    </w:rPr>
  </w:style>
  <w:style w:type="paragraph" w:customStyle="1" w:styleId="A9C3F90C904CA2478AADF2C29A685DBF">
    <w:name w:val="A9C3F90C904CA2478AADF2C29A685DBF"/>
    <w:rsid w:val="00B309F4"/>
    <w:pPr>
      <w:spacing w:after="0" w:line="240" w:lineRule="auto"/>
    </w:pPr>
    <w:rPr>
      <w:sz w:val="24"/>
      <w:szCs w:val="24"/>
      <w:lang w:eastAsia="en-US"/>
    </w:rPr>
  </w:style>
  <w:style w:type="paragraph" w:customStyle="1" w:styleId="528E2635283459479289141C8F9E96A5">
    <w:name w:val="528E2635283459479289141C8F9E96A5"/>
    <w:rsid w:val="00B309F4"/>
    <w:pPr>
      <w:spacing w:after="0" w:line="240" w:lineRule="auto"/>
    </w:pPr>
    <w:rPr>
      <w:sz w:val="24"/>
      <w:szCs w:val="24"/>
      <w:lang w:eastAsia="en-US"/>
    </w:rPr>
  </w:style>
  <w:style w:type="paragraph" w:customStyle="1" w:styleId="381EA57344391A4F89F6F6D2E6BD6ACE">
    <w:name w:val="381EA57344391A4F89F6F6D2E6BD6ACE"/>
    <w:rsid w:val="00B309F4"/>
    <w:pPr>
      <w:spacing w:after="0" w:line="240" w:lineRule="auto"/>
    </w:pPr>
    <w:rPr>
      <w:sz w:val="24"/>
      <w:szCs w:val="24"/>
      <w:lang w:eastAsia="en-US"/>
    </w:rPr>
  </w:style>
  <w:style w:type="paragraph" w:customStyle="1" w:styleId="4A1153C375BBB942A07D41C448FC4F0C">
    <w:name w:val="4A1153C375BBB942A07D41C448FC4F0C"/>
    <w:rsid w:val="00B309F4"/>
    <w:pPr>
      <w:spacing w:after="0" w:line="240" w:lineRule="auto"/>
    </w:pPr>
    <w:rPr>
      <w:sz w:val="24"/>
      <w:szCs w:val="24"/>
      <w:lang w:eastAsia="en-US"/>
    </w:rPr>
  </w:style>
  <w:style w:type="paragraph" w:customStyle="1" w:styleId="940727095163C045954FE49291C5D1F3">
    <w:name w:val="940727095163C045954FE49291C5D1F3"/>
    <w:rsid w:val="00B309F4"/>
    <w:pPr>
      <w:spacing w:after="0" w:line="240" w:lineRule="auto"/>
    </w:pPr>
    <w:rPr>
      <w:sz w:val="24"/>
      <w:szCs w:val="24"/>
      <w:lang w:eastAsia="en-US"/>
    </w:rPr>
  </w:style>
  <w:style w:type="paragraph" w:customStyle="1" w:styleId="FAFD69D22FAD874196A92CC80D2E05D8">
    <w:name w:val="FAFD69D22FAD874196A92CC80D2E05D8"/>
    <w:rsid w:val="00B309F4"/>
    <w:pPr>
      <w:spacing w:after="0" w:line="240" w:lineRule="auto"/>
    </w:pPr>
    <w:rPr>
      <w:sz w:val="24"/>
      <w:szCs w:val="24"/>
      <w:lang w:eastAsia="en-US"/>
    </w:rPr>
  </w:style>
  <w:style w:type="paragraph" w:customStyle="1" w:styleId="1A660378B6D48644914CB07D97B30CA9">
    <w:name w:val="1A660378B6D48644914CB07D97B30CA9"/>
    <w:rsid w:val="00B309F4"/>
    <w:pPr>
      <w:spacing w:after="0" w:line="240" w:lineRule="auto"/>
    </w:pPr>
    <w:rPr>
      <w:sz w:val="24"/>
      <w:szCs w:val="24"/>
      <w:lang w:eastAsia="en-US"/>
    </w:rPr>
  </w:style>
  <w:style w:type="paragraph" w:customStyle="1" w:styleId="36F321D0168B95419E2FE51168E51B06">
    <w:name w:val="36F321D0168B95419E2FE51168E51B06"/>
    <w:rsid w:val="00B309F4"/>
    <w:pPr>
      <w:spacing w:after="0" w:line="240" w:lineRule="auto"/>
    </w:pPr>
    <w:rPr>
      <w:sz w:val="24"/>
      <w:szCs w:val="24"/>
      <w:lang w:eastAsia="en-US"/>
    </w:rPr>
  </w:style>
  <w:style w:type="paragraph" w:customStyle="1" w:styleId="BBB24C368122514C8CFA5ADC1DEC213F">
    <w:name w:val="BBB24C368122514C8CFA5ADC1DEC213F"/>
    <w:rsid w:val="00B309F4"/>
    <w:pPr>
      <w:spacing w:after="0" w:line="240" w:lineRule="auto"/>
    </w:pPr>
    <w:rPr>
      <w:sz w:val="24"/>
      <w:szCs w:val="24"/>
      <w:lang w:eastAsia="en-US"/>
    </w:rPr>
  </w:style>
  <w:style w:type="paragraph" w:customStyle="1" w:styleId="75DDFD8B6628984EB29089BD332AB9D2">
    <w:name w:val="75DDFD8B6628984EB29089BD332AB9D2"/>
    <w:rsid w:val="00B309F4"/>
    <w:pPr>
      <w:spacing w:after="0" w:line="240" w:lineRule="auto"/>
    </w:pPr>
    <w:rPr>
      <w:sz w:val="24"/>
      <w:szCs w:val="24"/>
      <w:lang w:eastAsia="en-US"/>
    </w:rPr>
  </w:style>
  <w:style w:type="paragraph" w:customStyle="1" w:styleId="40E9C17D15B52E41B1D7A1D5A03A23DA">
    <w:name w:val="40E9C17D15B52E41B1D7A1D5A03A23DA"/>
    <w:rsid w:val="00B309F4"/>
    <w:pPr>
      <w:spacing w:after="0" w:line="240" w:lineRule="auto"/>
    </w:pPr>
    <w:rPr>
      <w:sz w:val="24"/>
      <w:szCs w:val="24"/>
      <w:lang w:eastAsia="en-US"/>
    </w:rPr>
  </w:style>
  <w:style w:type="paragraph" w:customStyle="1" w:styleId="E3B6C63B9E619746A965EB5F00D48603">
    <w:name w:val="E3B6C63B9E619746A965EB5F00D48603"/>
    <w:rsid w:val="00B309F4"/>
    <w:pPr>
      <w:spacing w:after="0" w:line="240" w:lineRule="auto"/>
    </w:pPr>
    <w:rPr>
      <w:sz w:val="24"/>
      <w:szCs w:val="24"/>
      <w:lang w:eastAsia="en-US"/>
    </w:rPr>
  </w:style>
  <w:style w:type="paragraph" w:customStyle="1" w:styleId="0AB96AF11C260C4C9E4A492728D7CEF9">
    <w:name w:val="0AB96AF11C260C4C9E4A492728D7CEF9"/>
    <w:rsid w:val="00B309F4"/>
    <w:pPr>
      <w:spacing w:after="0" w:line="240" w:lineRule="auto"/>
    </w:pPr>
    <w:rPr>
      <w:sz w:val="24"/>
      <w:szCs w:val="24"/>
      <w:lang w:eastAsia="en-US"/>
    </w:rPr>
  </w:style>
  <w:style w:type="paragraph" w:customStyle="1" w:styleId="7243F2922C888B4A9D67BF019FBDEC9B">
    <w:name w:val="7243F2922C888B4A9D67BF019FBDEC9B"/>
    <w:rsid w:val="00B309F4"/>
    <w:pPr>
      <w:spacing w:after="0" w:line="240" w:lineRule="auto"/>
    </w:pPr>
    <w:rPr>
      <w:sz w:val="24"/>
      <w:szCs w:val="24"/>
      <w:lang w:eastAsia="en-US"/>
    </w:rPr>
  </w:style>
  <w:style w:type="paragraph" w:customStyle="1" w:styleId="E948E8E7A0176142B6BACF2071D17C0E">
    <w:name w:val="E948E8E7A0176142B6BACF2071D17C0E"/>
    <w:rsid w:val="00B309F4"/>
    <w:pPr>
      <w:spacing w:after="0" w:line="240" w:lineRule="auto"/>
    </w:pPr>
    <w:rPr>
      <w:sz w:val="24"/>
      <w:szCs w:val="24"/>
      <w:lang w:eastAsia="en-US"/>
    </w:rPr>
  </w:style>
  <w:style w:type="paragraph" w:customStyle="1" w:styleId="3E0D4D6B28268F44993E3390496E755A">
    <w:name w:val="3E0D4D6B28268F44993E3390496E755A"/>
    <w:rsid w:val="00B309F4"/>
    <w:pPr>
      <w:spacing w:after="0" w:line="240" w:lineRule="auto"/>
    </w:pPr>
    <w:rPr>
      <w:sz w:val="24"/>
      <w:szCs w:val="24"/>
      <w:lang w:eastAsia="en-US"/>
    </w:rPr>
  </w:style>
  <w:style w:type="paragraph" w:customStyle="1" w:styleId="A39ADDEE127FDF42A38CF488D5B0D6F9">
    <w:name w:val="A39ADDEE127FDF42A38CF488D5B0D6F9"/>
    <w:rsid w:val="00B309F4"/>
    <w:pPr>
      <w:spacing w:after="0" w:line="240" w:lineRule="auto"/>
    </w:pPr>
    <w:rPr>
      <w:sz w:val="24"/>
      <w:szCs w:val="24"/>
      <w:lang w:eastAsia="en-US"/>
    </w:rPr>
  </w:style>
  <w:style w:type="paragraph" w:customStyle="1" w:styleId="AEADE1BBDDCC134D97445547D3214B52">
    <w:name w:val="AEADE1BBDDCC134D97445547D3214B52"/>
    <w:rsid w:val="00B309F4"/>
    <w:pPr>
      <w:spacing w:after="0" w:line="240" w:lineRule="auto"/>
    </w:pPr>
    <w:rPr>
      <w:sz w:val="24"/>
      <w:szCs w:val="24"/>
      <w:lang w:eastAsia="en-US"/>
    </w:rPr>
  </w:style>
  <w:style w:type="paragraph" w:customStyle="1" w:styleId="759110A4EDCCE341916E384F15670080">
    <w:name w:val="759110A4EDCCE341916E384F15670080"/>
    <w:rsid w:val="00B309F4"/>
    <w:pPr>
      <w:spacing w:after="0" w:line="240" w:lineRule="auto"/>
    </w:pPr>
    <w:rPr>
      <w:sz w:val="24"/>
      <w:szCs w:val="24"/>
      <w:lang w:eastAsia="en-US"/>
    </w:rPr>
  </w:style>
  <w:style w:type="paragraph" w:customStyle="1" w:styleId="663F793769B1AC46B190335F7993EFD8">
    <w:name w:val="663F793769B1AC46B190335F7993EFD8"/>
    <w:rsid w:val="00B309F4"/>
    <w:pPr>
      <w:spacing w:after="0" w:line="240" w:lineRule="auto"/>
    </w:pPr>
    <w:rPr>
      <w:sz w:val="24"/>
      <w:szCs w:val="24"/>
      <w:lang w:eastAsia="en-US"/>
    </w:rPr>
  </w:style>
  <w:style w:type="paragraph" w:customStyle="1" w:styleId="086FC15AF899444890718CDFD7E0BA3E">
    <w:name w:val="086FC15AF899444890718CDFD7E0BA3E"/>
    <w:rsid w:val="00B309F4"/>
    <w:pPr>
      <w:spacing w:after="0" w:line="240" w:lineRule="auto"/>
    </w:pPr>
    <w:rPr>
      <w:sz w:val="24"/>
      <w:szCs w:val="24"/>
      <w:lang w:eastAsia="en-US"/>
    </w:rPr>
  </w:style>
  <w:style w:type="paragraph" w:customStyle="1" w:styleId="0099E7018E94D34AA19D12A313CB6919">
    <w:name w:val="0099E7018E94D34AA19D12A313CB6919"/>
    <w:rsid w:val="00B309F4"/>
    <w:pPr>
      <w:spacing w:after="0" w:line="240" w:lineRule="auto"/>
    </w:pPr>
    <w:rPr>
      <w:sz w:val="24"/>
      <w:szCs w:val="24"/>
      <w:lang w:eastAsia="en-US"/>
    </w:rPr>
  </w:style>
  <w:style w:type="paragraph" w:customStyle="1" w:styleId="E194B0BCBE01D04BBF08F35668393F00">
    <w:name w:val="E194B0BCBE01D04BBF08F35668393F00"/>
    <w:rsid w:val="00B309F4"/>
    <w:pPr>
      <w:spacing w:after="0" w:line="240" w:lineRule="auto"/>
    </w:pPr>
    <w:rPr>
      <w:sz w:val="24"/>
      <w:szCs w:val="24"/>
      <w:lang w:eastAsia="en-US"/>
    </w:rPr>
  </w:style>
  <w:style w:type="paragraph" w:customStyle="1" w:styleId="974BA404BAE430499D6ACB0A98B2DCB5">
    <w:name w:val="974BA404BAE430499D6ACB0A98B2DCB5"/>
    <w:rsid w:val="00B309F4"/>
    <w:pPr>
      <w:spacing w:after="0" w:line="240" w:lineRule="auto"/>
    </w:pPr>
    <w:rPr>
      <w:sz w:val="24"/>
      <w:szCs w:val="24"/>
      <w:lang w:eastAsia="en-US"/>
    </w:rPr>
  </w:style>
  <w:style w:type="paragraph" w:customStyle="1" w:styleId="C76B0ECFD8670E4BB224D89704840B8D">
    <w:name w:val="C76B0ECFD8670E4BB224D89704840B8D"/>
    <w:rsid w:val="00B309F4"/>
    <w:pPr>
      <w:spacing w:after="0" w:line="240" w:lineRule="auto"/>
    </w:pPr>
    <w:rPr>
      <w:sz w:val="24"/>
      <w:szCs w:val="24"/>
      <w:lang w:eastAsia="en-US"/>
    </w:rPr>
  </w:style>
  <w:style w:type="paragraph" w:customStyle="1" w:styleId="5A0498FBDC68FE42939F485A74B0C42D">
    <w:name w:val="5A0498FBDC68FE42939F485A74B0C42D"/>
    <w:rsid w:val="00B309F4"/>
    <w:pPr>
      <w:spacing w:after="0" w:line="240" w:lineRule="auto"/>
    </w:pPr>
    <w:rPr>
      <w:sz w:val="24"/>
      <w:szCs w:val="24"/>
      <w:lang w:eastAsia="en-US"/>
    </w:rPr>
  </w:style>
  <w:style w:type="paragraph" w:customStyle="1" w:styleId="64986E0970A20F48A8ED39769D875895">
    <w:name w:val="64986E0970A20F48A8ED39769D875895"/>
    <w:rsid w:val="00B309F4"/>
    <w:pPr>
      <w:spacing w:after="0" w:line="240" w:lineRule="auto"/>
    </w:pPr>
    <w:rPr>
      <w:sz w:val="24"/>
      <w:szCs w:val="24"/>
      <w:lang w:eastAsia="en-US"/>
    </w:rPr>
  </w:style>
  <w:style w:type="paragraph" w:customStyle="1" w:styleId="EC0330CEFA4DD5409853D72A3EE665F2">
    <w:name w:val="EC0330CEFA4DD5409853D72A3EE665F2"/>
    <w:rsid w:val="00B309F4"/>
    <w:pPr>
      <w:spacing w:after="0" w:line="240" w:lineRule="auto"/>
    </w:pPr>
    <w:rPr>
      <w:sz w:val="24"/>
      <w:szCs w:val="24"/>
      <w:lang w:eastAsia="en-US"/>
    </w:rPr>
  </w:style>
  <w:style w:type="paragraph" w:customStyle="1" w:styleId="C939FFD321166F4683280EFDBB7288BB">
    <w:name w:val="C939FFD321166F4683280EFDBB7288BB"/>
    <w:rsid w:val="00B309F4"/>
    <w:pPr>
      <w:spacing w:after="0" w:line="240" w:lineRule="auto"/>
    </w:pPr>
    <w:rPr>
      <w:sz w:val="24"/>
      <w:szCs w:val="24"/>
      <w:lang w:eastAsia="en-US"/>
    </w:rPr>
  </w:style>
  <w:style w:type="paragraph" w:customStyle="1" w:styleId="B96D127551F4684AB7F26AD57AC90ECD">
    <w:name w:val="B96D127551F4684AB7F26AD57AC90ECD"/>
    <w:rsid w:val="00B309F4"/>
    <w:pPr>
      <w:spacing w:after="0" w:line="240" w:lineRule="auto"/>
    </w:pPr>
    <w:rPr>
      <w:sz w:val="24"/>
      <w:szCs w:val="24"/>
      <w:lang w:eastAsia="en-US"/>
    </w:rPr>
  </w:style>
  <w:style w:type="paragraph" w:customStyle="1" w:styleId="F6412CE3BAAEF34A920668AD7F392688">
    <w:name w:val="F6412CE3BAAEF34A920668AD7F392688"/>
    <w:rsid w:val="00B309F4"/>
    <w:pPr>
      <w:spacing w:after="0" w:line="240" w:lineRule="auto"/>
    </w:pPr>
    <w:rPr>
      <w:sz w:val="24"/>
      <w:szCs w:val="24"/>
      <w:lang w:eastAsia="en-US"/>
    </w:rPr>
  </w:style>
  <w:style w:type="paragraph" w:customStyle="1" w:styleId="499C93149DDED04FA1E73CBEC7CB79DB">
    <w:name w:val="499C93149DDED04FA1E73CBEC7CB79DB"/>
    <w:rsid w:val="00B309F4"/>
    <w:pPr>
      <w:spacing w:after="0" w:line="240" w:lineRule="auto"/>
    </w:pPr>
    <w:rPr>
      <w:sz w:val="24"/>
      <w:szCs w:val="24"/>
      <w:lang w:eastAsia="en-US"/>
    </w:rPr>
  </w:style>
  <w:style w:type="paragraph" w:customStyle="1" w:styleId="66FA27F9A7382B488707D35C2813C186">
    <w:name w:val="66FA27F9A7382B488707D35C2813C186"/>
    <w:rsid w:val="00B309F4"/>
    <w:pPr>
      <w:spacing w:after="0" w:line="240" w:lineRule="auto"/>
    </w:pPr>
    <w:rPr>
      <w:sz w:val="24"/>
      <w:szCs w:val="24"/>
      <w:lang w:eastAsia="en-US"/>
    </w:rPr>
  </w:style>
  <w:style w:type="paragraph" w:customStyle="1" w:styleId="DC73C271E86206448E652A4192BA3315">
    <w:name w:val="DC73C271E86206448E652A4192BA3315"/>
    <w:rsid w:val="00B309F4"/>
    <w:pPr>
      <w:spacing w:after="0" w:line="240" w:lineRule="auto"/>
    </w:pPr>
    <w:rPr>
      <w:sz w:val="24"/>
      <w:szCs w:val="24"/>
      <w:lang w:eastAsia="en-US"/>
    </w:rPr>
  </w:style>
  <w:style w:type="paragraph" w:customStyle="1" w:styleId="A4E692E3B1F4BD4189313C493BD593A3">
    <w:name w:val="A4E692E3B1F4BD4189313C493BD593A3"/>
    <w:rsid w:val="00B309F4"/>
    <w:pPr>
      <w:spacing w:after="0" w:line="240" w:lineRule="auto"/>
    </w:pPr>
    <w:rPr>
      <w:sz w:val="24"/>
      <w:szCs w:val="24"/>
      <w:lang w:eastAsia="en-US"/>
    </w:rPr>
  </w:style>
  <w:style w:type="paragraph" w:customStyle="1" w:styleId="4EC8EA93BF07BD4CBE65BD9439583C1C">
    <w:name w:val="4EC8EA93BF07BD4CBE65BD9439583C1C"/>
    <w:rsid w:val="00B309F4"/>
    <w:pPr>
      <w:spacing w:after="0" w:line="240" w:lineRule="auto"/>
    </w:pPr>
    <w:rPr>
      <w:sz w:val="24"/>
      <w:szCs w:val="24"/>
      <w:lang w:eastAsia="en-US"/>
    </w:rPr>
  </w:style>
  <w:style w:type="paragraph" w:customStyle="1" w:styleId="894DA945DDDCA145AE83C7C9006C38EC">
    <w:name w:val="894DA945DDDCA145AE83C7C9006C38EC"/>
    <w:rsid w:val="00B309F4"/>
    <w:pPr>
      <w:spacing w:after="0" w:line="240" w:lineRule="auto"/>
    </w:pPr>
    <w:rPr>
      <w:sz w:val="24"/>
      <w:szCs w:val="24"/>
      <w:lang w:eastAsia="en-US"/>
    </w:rPr>
  </w:style>
  <w:style w:type="paragraph" w:customStyle="1" w:styleId="C056A76C5AB82548A86690BEF517EE9A">
    <w:name w:val="C056A76C5AB82548A86690BEF517EE9A"/>
    <w:rsid w:val="00B309F4"/>
    <w:pPr>
      <w:spacing w:after="0" w:line="240" w:lineRule="auto"/>
    </w:pPr>
    <w:rPr>
      <w:sz w:val="24"/>
      <w:szCs w:val="24"/>
      <w:lang w:eastAsia="en-US"/>
    </w:rPr>
  </w:style>
  <w:style w:type="paragraph" w:customStyle="1" w:styleId="981AD59592E67C42983648FD39BBB2ED">
    <w:name w:val="981AD59592E67C42983648FD39BBB2ED"/>
    <w:rsid w:val="00B309F4"/>
    <w:pPr>
      <w:spacing w:after="0" w:line="240" w:lineRule="auto"/>
    </w:pPr>
    <w:rPr>
      <w:sz w:val="24"/>
      <w:szCs w:val="24"/>
      <w:lang w:eastAsia="en-US"/>
    </w:rPr>
  </w:style>
  <w:style w:type="paragraph" w:customStyle="1" w:styleId="EDE30C8969506E4CB251CD42071DEC71">
    <w:name w:val="EDE30C8969506E4CB251CD42071DEC71"/>
    <w:rsid w:val="00B309F4"/>
    <w:pPr>
      <w:spacing w:after="0" w:line="240" w:lineRule="auto"/>
    </w:pPr>
    <w:rPr>
      <w:sz w:val="24"/>
      <w:szCs w:val="24"/>
      <w:lang w:eastAsia="en-US"/>
    </w:rPr>
  </w:style>
  <w:style w:type="paragraph" w:customStyle="1" w:styleId="3284AD0C264D154FA616C9C496782A10">
    <w:name w:val="3284AD0C264D154FA616C9C496782A10"/>
    <w:rsid w:val="00B309F4"/>
    <w:pPr>
      <w:spacing w:after="0" w:line="240" w:lineRule="auto"/>
    </w:pPr>
    <w:rPr>
      <w:sz w:val="24"/>
      <w:szCs w:val="24"/>
      <w:lang w:eastAsia="en-US"/>
    </w:rPr>
  </w:style>
  <w:style w:type="paragraph" w:customStyle="1" w:styleId="0F42AD2CD77DAA47A7B1F689A7E928C8">
    <w:name w:val="0F42AD2CD77DAA47A7B1F689A7E928C8"/>
    <w:rsid w:val="00B309F4"/>
    <w:pPr>
      <w:spacing w:after="0" w:line="240" w:lineRule="auto"/>
    </w:pPr>
    <w:rPr>
      <w:sz w:val="24"/>
      <w:szCs w:val="24"/>
      <w:lang w:eastAsia="en-US"/>
    </w:rPr>
  </w:style>
  <w:style w:type="paragraph" w:customStyle="1" w:styleId="BC9098B0BBBBEC4CB9E32DE7AD4663E5">
    <w:name w:val="BC9098B0BBBBEC4CB9E32DE7AD4663E5"/>
    <w:rsid w:val="00B309F4"/>
    <w:pPr>
      <w:spacing w:after="0" w:line="240" w:lineRule="auto"/>
    </w:pPr>
    <w:rPr>
      <w:sz w:val="24"/>
      <w:szCs w:val="24"/>
      <w:lang w:eastAsia="en-US"/>
    </w:rPr>
  </w:style>
  <w:style w:type="paragraph" w:customStyle="1" w:styleId="E6B9006218DF7444B19ED8D71E20B252">
    <w:name w:val="E6B9006218DF7444B19ED8D71E20B252"/>
    <w:rsid w:val="00B309F4"/>
    <w:pPr>
      <w:spacing w:after="0" w:line="240" w:lineRule="auto"/>
    </w:pPr>
    <w:rPr>
      <w:sz w:val="24"/>
      <w:szCs w:val="24"/>
      <w:lang w:eastAsia="en-US"/>
    </w:rPr>
  </w:style>
  <w:style w:type="paragraph" w:customStyle="1" w:styleId="290484E50589154985B65FB7854D8DAC">
    <w:name w:val="290484E50589154985B65FB7854D8DAC"/>
    <w:rsid w:val="00B309F4"/>
    <w:pPr>
      <w:spacing w:after="0" w:line="240" w:lineRule="auto"/>
    </w:pPr>
    <w:rPr>
      <w:sz w:val="24"/>
      <w:szCs w:val="24"/>
      <w:lang w:eastAsia="en-US"/>
    </w:rPr>
  </w:style>
  <w:style w:type="paragraph" w:customStyle="1" w:styleId="0C7D7EF5EA3286478B3339EA2FA9A5DB">
    <w:name w:val="0C7D7EF5EA3286478B3339EA2FA9A5DB"/>
    <w:rsid w:val="00B309F4"/>
    <w:pPr>
      <w:spacing w:after="0" w:line="240" w:lineRule="auto"/>
    </w:pPr>
    <w:rPr>
      <w:sz w:val="24"/>
      <w:szCs w:val="24"/>
      <w:lang w:eastAsia="en-US"/>
    </w:rPr>
  </w:style>
  <w:style w:type="paragraph" w:customStyle="1" w:styleId="C54388CF64D77C4EB0F4CD1296FAA827">
    <w:name w:val="C54388CF64D77C4EB0F4CD1296FAA827"/>
    <w:rsid w:val="00B309F4"/>
    <w:pPr>
      <w:spacing w:after="0" w:line="240" w:lineRule="auto"/>
    </w:pPr>
    <w:rPr>
      <w:sz w:val="24"/>
      <w:szCs w:val="24"/>
      <w:lang w:eastAsia="en-US"/>
    </w:rPr>
  </w:style>
  <w:style w:type="paragraph" w:customStyle="1" w:styleId="D3ED2E675AF56F47966410609D49ED66">
    <w:name w:val="D3ED2E675AF56F47966410609D49ED66"/>
    <w:rsid w:val="00B309F4"/>
    <w:pPr>
      <w:spacing w:after="0" w:line="240" w:lineRule="auto"/>
    </w:pPr>
    <w:rPr>
      <w:sz w:val="24"/>
      <w:szCs w:val="24"/>
      <w:lang w:eastAsia="en-US"/>
    </w:rPr>
  </w:style>
  <w:style w:type="paragraph" w:customStyle="1" w:styleId="B2C5DDB0EA71AA4282DFE350171DB156">
    <w:name w:val="B2C5DDB0EA71AA4282DFE350171DB156"/>
    <w:rsid w:val="00B309F4"/>
    <w:pPr>
      <w:spacing w:after="0" w:line="240" w:lineRule="auto"/>
    </w:pPr>
    <w:rPr>
      <w:sz w:val="24"/>
      <w:szCs w:val="24"/>
      <w:lang w:eastAsia="en-US"/>
    </w:rPr>
  </w:style>
  <w:style w:type="paragraph" w:customStyle="1" w:styleId="99346C09F831C44AAA92137F5270855D">
    <w:name w:val="99346C09F831C44AAA92137F5270855D"/>
    <w:rsid w:val="00B309F4"/>
    <w:pPr>
      <w:spacing w:after="0" w:line="240" w:lineRule="auto"/>
    </w:pPr>
    <w:rPr>
      <w:sz w:val="24"/>
      <w:szCs w:val="24"/>
      <w:lang w:eastAsia="en-US"/>
    </w:rPr>
  </w:style>
  <w:style w:type="paragraph" w:customStyle="1" w:styleId="00BAFB0D45148945991E1F19BD380C0D">
    <w:name w:val="00BAFB0D45148945991E1F19BD380C0D"/>
    <w:rsid w:val="00B309F4"/>
    <w:pPr>
      <w:spacing w:after="0" w:line="240" w:lineRule="auto"/>
    </w:pPr>
    <w:rPr>
      <w:sz w:val="24"/>
      <w:szCs w:val="24"/>
      <w:lang w:eastAsia="en-US"/>
    </w:rPr>
  </w:style>
  <w:style w:type="paragraph" w:customStyle="1" w:styleId="798BEB1B6503CB48B4FFF1AB030794E8">
    <w:name w:val="798BEB1B6503CB48B4FFF1AB030794E8"/>
    <w:rsid w:val="00B309F4"/>
    <w:pPr>
      <w:spacing w:after="0" w:line="240" w:lineRule="auto"/>
    </w:pPr>
    <w:rPr>
      <w:sz w:val="24"/>
      <w:szCs w:val="24"/>
      <w:lang w:eastAsia="en-US"/>
    </w:rPr>
  </w:style>
  <w:style w:type="paragraph" w:customStyle="1" w:styleId="46ACDD47B42B624A9AE77D98846AB58E">
    <w:name w:val="46ACDD47B42B624A9AE77D98846AB58E"/>
    <w:rsid w:val="00B309F4"/>
    <w:pPr>
      <w:spacing w:after="0" w:line="240" w:lineRule="auto"/>
    </w:pPr>
    <w:rPr>
      <w:sz w:val="24"/>
      <w:szCs w:val="24"/>
      <w:lang w:eastAsia="en-US"/>
    </w:rPr>
  </w:style>
  <w:style w:type="paragraph" w:customStyle="1" w:styleId="F00059B5E0E5C646A6442CAB28F73467">
    <w:name w:val="F00059B5E0E5C646A6442CAB28F73467"/>
    <w:rsid w:val="00B309F4"/>
    <w:pPr>
      <w:spacing w:after="0" w:line="240" w:lineRule="auto"/>
    </w:pPr>
    <w:rPr>
      <w:sz w:val="24"/>
      <w:szCs w:val="24"/>
      <w:lang w:eastAsia="en-US"/>
    </w:rPr>
  </w:style>
  <w:style w:type="paragraph" w:customStyle="1" w:styleId="DCA390F526A90F4A8C903EAC01D44A6E">
    <w:name w:val="DCA390F526A90F4A8C903EAC01D44A6E"/>
    <w:rsid w:val="00B309F4"/>
    <w:pPr>
      <w:spacing w:after="0" w:line="240" w:lineRule="auto"/>
    </w:pPr>
    <w:rPr>
      <w:sz w:val="24"/>
      <w:szCs w:val="24"/>
      <w:lang w:eastAsia="en-US"/>
    </w:rPr>
  </w:style>
  <w:style w:type="paragraph" w:customStyle="1" w:styleId="B3A5CA4499EF1E4A8354048A50D00E0C">
    <w:name w:val="B3A5CA4499EF1E4A8354048A50D00E0C"/>
    <w:rsid w:val="00B309F4"/>
    <w:pPr>
      <w:spacing w:after="0" w:line="240" w:lineRule="auto"/>
    </w:pPr>
    <w:rPr>
      <w:sz w:val="24"/>
      <w:szCs w:val="24"/>
      <w:lang w:eastAsia="en-US"/>
    </w:rPr>
  </w:style>
  <w:style w:type="paragraph" w:customStyle="1" w:styleId="9DA5FF52B1FAB444AF52C27C320BF88C">
    <w:name w:val="9DA5FF52B1FAB444AF52C27C320BF88C"/>
    <w:rsid w:val="00B309F4"/>
    <w:pPr>
      <w:spacing w:after="0" w:line="240" w:lineRule="auto"/>
    </w:pPr>
    <w:rPr>
      <w:sz w:val="24"/>
      <w:szCs w:val="24"/>
      <w:lang w:eastAsia="en-US"/>
    </w:rPr>
  </w:style>
  <w:style w:type="paragraph" w:customStyle="1" w:styleId="883E98F1577A78439BA63FD937C99ACF">
    <w:name w:val="883E98F1577A78439BA63FD937C99ACF"/>
    <w:rsid w:val="00B309F4"/>
    <w:pPr>
      <w:spacing w:after="0" w:line="240" w:lineRule="auto"/>
    </w:pPr>
    <w:rPr>
      <w:sz w:val="24"/>
      <w:szCs w:val="24"/>
      <w:lang w:eastAsia="en-US"/>
    </w:rPr>
  </w:style>
  <w:style w:type="paragraph" w:customStyle="1" w:styleId="B96FB52645180943BDD33CD0152DF70C">
    <w:name w:val="B96FB52645180943BDD33CD0152DF70C"/>
    <w:rsid w:val="00B309F4"/>
    <w:pPr>
      <w:spacing w:after="0" w:line="240" w:lineRule="auto"/>
    </w:pPr>
    <w:rPr>
      <w:sz w:val="24"/>
      <w:szCs w:val="24"/>
      <w:lang w:eastAsia="en-US"/>
    </w:rPr>
  </w:style>
  <w:style w:type="paragraph" w:customStyle="1" w:styleId="9BBCA26D61545E41B9C865E0B3DED6F9">
    <w:name w:val="9BBCA26D61545E41B9C865E0B3DED6F9"/>
    <w:rsid w:val="00B309F4"/>
    <w:pPr>
      <w:spacing w:after="0" w:line="240" w:lineRule="auto"/>
    </w:pPr>
    <w:rPr>
      <w:sz w:val="24"/>
      <w:szCs w:val="24"/>
      <w:lang w:eastAsia="en-US"/>
    </w:rPr>
  </w:style>
  <w:style w:type="paragraph" w:customStyle="1" w:styleId="971D26B2EB7F184DA1E4511EFAC794E2">
    <w:name w:val="971D26B2EB7F184DA1E4511EFAC794E2"/>
    <w:rsid w:val="00B309F4"/>
    <w:pPr>
      <w:spacing w:after="0" w:line="240" w:lineRule="auto"/>
    </w:pPr>
    <w:rPr>
      <w:sz w:val="24"/>
      <w:szCs w:val="24"/>
      <w:lang w:eastAsia="en-US"/>
    </w:rPr>
  </w:style>
  <w:style w:type="paragraph" w:customStyle="1" w:styleId="60945D05B9857C47B3C125DCD9DB122A">
    <w:name w:val="60945D05B9857C47B3C125DCD9DB122A"/>
    <w:rsid w:val="00B309F4"/>
    <w:pPr>
      <w:spacing w:after="0" w:line="240" w:lineRule="auto"/>
    </w:pPr>
    <w:rPr>
      <w:sz w:val="24"/>
      <w:szCs w:val="24"/>
      <w:lang w:eastAsia="en-US"/>
    </w:rPr>
  </w:style>
  <w:style w:type="paragraph" w:customStyle="1" w:styleId="505F8C149F99D340ABD4BB55233F275F">
    <w:name w:val="505F8C149F99D340ABD4BB55233F275F"/>
    <w:rsid w:val="00B309F4"/>
    <w:pPr>
      <w:spacing w:after="0" w:line="240" w:lineRule="auto"/>
    </w:pPr>
    <w:rPr>
      <w:sz w:val="24"/>
      <w:szCs w:val="24"/>
      <w:lang w:eastAsia="en-US"/>
    </w:rPr>
  </w:style>
  <w:style w:type="paragraph" w:customStyle="1" w:styleId="6DEABDE0F6026343BA6C06C4C684ED54">
    <w:name w:val="6DEABDE0F6026343BA6C06C4C684ED54"/>
    <w:rsid w:val="00B309F4"/>
    <w:pPr>
      <w:spacing w:after="0" w:line="240" w:lineRule="auto"/>
    </w:pPr>
    <w:rPr>
      <w:sz w:val="24"/>
      <w:szCs w:val="24"/>
      <w:lang w:eastAsia="en-US"/>
    </w:rPr>
  </w:style>
  <w:style w:type="paragraph" w:customStyle="1" w:styleId="978E387A6204CF42ABD9AE79D4591A88">
    <w:name w:val="978E387A6204CF42ABD9AE79D4591A88"/>
    <w:rsid w:val="00B309F4"/>
    <w:pPr>
      <w:spacing w:after="0" w:line="240" w:lineRule="auto"/>
    </w:pPr>
    <w:rPr>
      <w:sz w:val="24"/>
      <w:szCs w:val="24"/>
      <w:lang w:eastAsia="en-US"/>
    </w:rPr>
  </w:style>
  <w:style w:type="paragraph" w:customStyle="1" w:styleId="48AADC99E05DE940B58229612BA0A50E">
    <w:name w:val="48AADC99E05DE940B58229612BA0A50E"/>
    <w:rsid w:val="00B309F4"/>
    <w:pPr>
      <w:spacing w:after="0" w:line="240" w:lineRule="auto"/>
    </w:pPr>
    <w:rPr>
      <w:sz w:val="24"/>
      <w:szCs w:val="24"/>
      <w:lang w:eastAsia="en-US"/>
    </w:rPr>
  </w:style>
  <w:style w:type="paragraph" w:customStyle="1" w:styleId="0E763719E9017D4CB80C001D21BDA158">
    <w:name w:val="0E763719E9017D4CB80C001D21BDA158"/>
    <w:rsid w:val="00B309F4"/>
    <w:pPr>
      <w:spacing w:after="0" w:line="240" w:lineRule="auto"/>
    </w:pPr>
    <w:rPr>
      <w:sz w:val="24"/>
      <w:szCs w:val="24"/>
      <w:lang w:eastAsia="en-US"/>
    </w:rPr>
  </w:style>
  <w:style w:type="paragraph" w:customStyle="1" w:styleId="E1FB833F4A62334F85659455A60F23E1">
    <w:name w:val="E1FB833F4A62334F85659455A60F23E1"/>
    <w:rsid w:val="00B309F4"/>
    <w:pPr>
      <w:spacing w:after="0" w:line="240" w:lineRule="auto"/>
    </w:pPr>
    <w:rPr>
      <w:sz w:val="24"/>
      <w:szCs w:val="24"/>
      <w:lang w:eastAsia="en-US"/>
    </w:rPr>
  </w:style>
  <w:style w:type="paragraph" w:customStyle="1" w:styleId="957AD27AC132094EB46A5E9F604522A9">
    <w:name w:val="957AD27AC132094EB46A5E9F604522A9"/>
    <w:rsid w:val="00B309F4"/>
    <w:pPr>
      <w:spacing w:after="0" w:line="240" w:lineRule="auto"/>
    </w:pPr>
    <w:rPr>
      <w:sz w:val="24"/>
      <w:szCs w:val="24"/>
      <w:lang w:eastAsia="en-US"/>
    </w:rPr>
  </w:style>
  <w:style w:type="paragraph" w:customStyle="1" w:styleId="5D50D805DAF52B429FD333DD624FEE13">
    <w:name w:val="5D50D805DAF52B429FD333DD624FEE13"/>
    <w:rsid w:val="00B309F4"/>
    <w:pPr>
      <w:spacing w:after="0" w:line="240" w:lineRule="auto"/>
    </w:pPr>
    <w:rPr>
      <w:sz w:val="24"/>
      <w:szCs w:val="24"/>
      <w:lang w:eastAsia="en-US"/>
    </w:rPr>
  </w:style>
  <w:style w:type="paragraph" w:customStyle="1" w:styleId="99A69D481E110A4CA2F547C59FC87F0E">
    <w:name w:val="99A69D481E110A4CA2F547C59FC87F0E"/>
    <w:rsid w:val="00B309F4"/>
    <w:pPr>
      <w:spacing w:after="0" w:line="240" w:lineRule="auto"/>
    </w:pPr>
    <w:rPr>
      <w:sz w:val="24"/>
      <w:szCs w:val="24"/>
      <w:lang w:eastAsia="en-US"/>
    </w:rPr>
  </w:style>
  <w:style w:type="paragraph" w:customStyle="1" w:styleId="06440B1851DCBC44BEF75E32121F4AFB">
    <w:name w:val="06440B1851DCBC44BEF75E32121F4AFB"/>
    <w:rsid w:val="00B309F4"/>
    <w:pPr>
      <w:spacing w:after="0" w:line="240" w:lineRule="auto"/>
    </w:pPr>
    <w:rPr>
      <w:sz w:val="24"/>
      <w:szCs w:val="24"/>
      <w:lang w:eastAsia="en-US"/>
    </w:rPr>
  </w:style>
  <w:style w:type="paragraph" w:customStyle="1" w:styleId="4BE48B9DE9C69A4B901E6FFC9DDAC95D">
    <w:name w:val="4BE48B9DE9C69A4B901E6FFC9DDAC95D"/>
    <w:rsid w:val="00B309F4"/>
    <w:pPr>
      <w:spacing w:after="0" w:line="240" w:lineRule="auto"/>
    </w:pPr>
    <w:rPr>
      <w:sz w:val="24"/>
      <w:szCs w:val="24"/>
      <w:lang w:eastAsia="en-US"/>
    </w:rPr>
  </w:style>
  <w:style w:type="paragraph" w:customStyle="1" w:styleId="709A224BABC1DC4883352E2BC038D918">
    <w:name w:val="709A224BABC1DC4883352E2BC038D918"/>
    <w:rsid w:val="00B309F4"/>
    <w:pPr>
      <w:spacing w:after="0" w:line="240" w:lineRule="auto"/>
    </w:pPr>
    <w:rPr>
      <w:sz w:val="24"/>
      <w:szCs w:val="24"/>
      <w:lang w:eastAsia="en-US"/>
    </w:rPr>
  </w:style>
  <w:style w:type="paragraph" w:customStyle="1" w:styleId="35D97E54D5502041A8958162AD53F53F">
    <w:name w:val="35D97E54D5502041A8958162AD53F53F"/>
    <w:rsid w:val="00B309F4"/>
    <w:pPr>
      <w:spacing w:after="0" w:line="240" w:lineRule="auto"/>
    </w:pPr>
    <w:rPr>
      <w:sz w:val="24"/>
      <w:szCs w:val="24"/>
      <w:lang w:eastAsia="en-US"/>
    </w:rPr>
  </w:style>
  <w:style w:type="paragraph" w:customStyle="1" w:styleId="322DFB6EC0922B45BB10063001064020">
    <w:name w:val="322DFB6EC0922B45BB10063001064020"/>
    <w:rsid w:val="00B309F4"/>
    <w:pPr>
      <w:spacing w:after="0" w:line="240" w:lineRule="auto"/>
    </w:pPr>
    <w:rPr>
      <w:sz w:val="24"/>
      <w:szCs w:val="24"/>
      <w:lang w:eastAsia="en-US"/>
    </w:rPr>
  </w:style>
  <w:style w:type="paragraph" w:customStyle="1" w:styleId="14C6B1C1C2CC1D49B2A1027C526A86F0">
    <w:name w:val="14C6B1C1C2CC1D49B2A1027C526A86F0"/>
    <w:rsid w:val="00B309F4"/>
    <w:pPr>
      <w:spacing w:after="0" w:line="240" w:lineRule="auto"/>
    </w:pPr>
    <w:rPr>
      <w:sz w:val="24"/>
      <w:szCs w:val="24"/>
      <w:lang w:eastAsia="en-US"/>
    </w:rPr>
  </w:style>
  <w:style w:type="paragraph" w:customStyle="1" w:styleId="2F688613441C634289D8F71C56DB31EE">
    <w:name w:val="2F688613441C634289D8F71C56DB31EE"/>
    <w:rsid w:val="00B309F4"/>
    <w:pPr>
      <w:spacing w:after="0" w:line="240" w:lineRule="auto"/>
    </w:pPr>
    <w:rPr>
      <w:sz w:val="24"/>
      <w:szCs w:val="24"/>
      <w:lang w:eastAsia="en-US"/>
    </w:rPr>
  </w:style>
  <w:style w:type="paragraph" w:customStyle="1" w:styleId="C6A41BC1DE72F1418B32F21B50751C00">
    <w:name w:val="C6A41BC1DE72F1418B32F21B50751C00"/>
    <w:rsid w:val="00B309F4"/>
    <w:pPr>
      <w:spacing w:after="0" w:line="240" w:lineRule="auto"/>
    </w:pPr>
    <w:rPr>
      <w:sz w:val="24"/>
      <w:szCs w:val="24"/>
      <w:lang w:eastAsia="en-US"/>
    </w:rPr>
  </w:style>
  <w:style w:type="paragraph" w:customStyle="1" w:styleId="4D265D4A71E5A04FB752F67DB0DE5B2E">
    <w:name w:val="4D265D4A71E5A04FB752F67DB0DE5B2E"/>
    <w:rsid w:val="00B309F4"/>
    <w:pPr>
      <w:spacing w:after="0" w:line="240" w:lineRule="auto"/>
    </w:pPr>
    <w:rPr>
      <w:sz w:val="24"/>
      <w:szCs w:val="24"/>
      <w:lang w:eastAsia="en-US"/>
    </w:rPr>
  </w:style>
  <w:style w:type="paragraph" w:customStyle="1" w:styleId="D0B2519476BB7845B803CF805B034B1B">
    <w:name w:val="D0B2519476BB7845B803CF805B034B1B"/>
    <w:rsid w:val="00B309F4"/>
    <w:pPr>
      <w:spacing w:after="0" w:line="240" w:lineRule="auto"/>
    </w:pPr>
    <w:rPr>
      <w:sz w:val="24"/>
      <w:szCs w:val="24"/>
      <w:lang w:eastAsia="en-US"/>
    </w:rPr>
  </w:style>
  <w:style w:type="paragraph" w:customStyle="1" w:styleId="84A7ABDD9FDF3B44B820D78898BF0728">
    <w:name w:val="84A7ABDD9FDF3B44B820D78898BF0728"/>
    <w:rsid w:val="00B309F4"/>
    <w:pPr>
      <w:spacing w:after="0" w:line="240" w:lineRule="auto"/>
    </w:pPr>
    <w:rPr>
      <w:sz w:val="24"/>
      <w:szCs w:val="24"/>
      <w:lang w:eastAsia="en-US"/>
    </w:rPr>
  </w:style>
  <w:style w:type="paragraph" w:customStyle="1" w:styleId="E59D1FDCB8C8BA44B199D709A4E60D6D">
    <w:name w:val="E59D1FDCB8C8BA44B199D709A4E60D6D"/>
    <w:rsid w:val="00B309F4"/>
    <w:pPr>
      <w:spacing w:after="0" w:line="240" w:lineRule="auto"/>
    </w:pPr>
    <w:rPr>
      <w:sz w:val="24"/>
      <w:szCs w:val="24"/>
      <w:lang w:eastAsia="en-US"/>
    </w:rPr>
  </w:style>
  <w:style w:type="paragraph" w:customStyle="1" w:styleId="F9E6B9D6A330894C91A9340D366CB9E0">
    <w:name w:val="F9E6B9D6A330894C91A9340D366CB9E0"/>
    <w:rsid w:val="00B309F4"/>
    <w:pPr>
      <w:spacing w:after="0" w:line="240" w:lineRule="auto"/>
    </w:pPr>
    <w:rPr>
      <w:sz w:val="24"/>
      <w:szCs w:val="24"/>
      <w:lang w:eastAsia="en-US"/>
    </w:rPr>
  </w:style>
  <w:style w:type="paragraph" w:customStyle="1" w:styleId="457AA32FA1CF244C8F6CDA3FF2A9C761">
    <w:name w:val="457AA32FA1CF244C8F6CDA3FF2A9C761"/>
    <w:rsid w:val="00B309F4"/>
    <w:pPr>
      <w:spacing w:after="0" w:line="240" w:lineRule="auto"/>
    </w:pPr>
    <w:rPr>
      <w:sz w:val="24"/>
      <w:szCs w:val="24"/>
      <w:lang w:eastAsia="en-US"/>
    </w:rPr>
  </w:style>
  <w:style w:type="paragraph" w:customStyle="1" w:styleId="B5EF2209DC1C0649915C2FE05EE8AEED">
    <w:name w:val="B5EF2209DC1C0649915C2FE05EE8AEED"/>
    <w:rsid w:val="00B309F4"/>
    <w:pPr>
      <w:spacing w:after="0" w:line="240" w:lineRule="auto"/>
    </w:pPr>
    <w:rPr>
      <w:sz w:val="24"/>
      <w:szCs w:val="24"/>
      <w:lang w:eastAsia="en-US"/>
    </w:rPr>
  </w:style>
  <w:style w:type="paragraph" w:customStyle="1" w:styleId="CEF9DDFF55143940B59ECE436BB72ABC">
    <w:name w:val="CEF9DDFF55143940B59ECE436BB72ABC"/>
    <w:rsid w:val="00B309F4"/>
    <w:pPr>
      <w:spacing w:after="0" w:line="240" w:lineRule="auto"/>
    </w:pPr>
    <w:rPr>
      <w:sz w:val="24"/>
      <w:szCs w:val="24"/>
      <w:lang w:eastAsia="en-US"/>
    </w:rPr>
  </w:style>
  <w:style w:type="paragraph" w:customStyle="1" w:styleId="EA3723A308C5C248A9336AFAB1D2910E">
    <w:name w:val="EA3723A308C5C248A9336AFAB1D2910E"/>
    <w:rsid w:val="00B309F4"/>
    <w:pPr>
      <w:spacing w:after="0" w:line="240" w:lineRule="auto"/>
    </w:pPr>
    <w:rPr>
      <w:sz w:val="24"/>
      <w:szCs w:val="24"/>
      <w:lang w:eastAsia="en-US"/>
    </w:rPr>
  </w:style>
  <w:style w:type="paragraph" w:customStyle="1" w:styleId="C8C8C45DFB95514E9FE8AEAA79EE1464">
    <w:name w:val="C8C8C45DFB95514E9FE8AEAA79EE1464"/>
    <w:rsid w:val="00B309F4"/>
    <w:pPr>
      <w:spacing w:after="0" w:line="240" w:lineRule="auto"/>
    </w:pPr>
    <w:rPr>
      <w:sz w:val="24"/>
      <w:szCs w:val="24"/>
      <w:lang w:eastAsia="en-US"/>
    </w:rPr>
  </w:style>
  <w:style w:type="paragraph" w:customStyle="1" w:styleId="28369DF7590FF44985E39677343E45BA">
    <w:name w:val="28369DF7590FF44985E39677343E45BA"/>
    <w:rsid w:val="00B309F4"/>
    <w:pPr>
      <w:spacing w:after="0" w:line="240" w:lineRule="auto"/>
    </w:pPr>
    <w:rPr>
      <w:sz w:val="24"/>
      <w:szCs w:val="24"/>
      <w:lang w:eastAsia="en-US"/>
    </w:rPr>
  </w:style>
  <w:style w:type="paragraph" w:customStyle="1" w:styleId="D84E373F6C902240904EE8C3754EEA3B">
    <w:name w:val="D84E373F6C902240904EE8C3754EEA3B"/>
    <w:rsid w:val="00B309F4"/>
    <w:pPr>
      <w:spacing w:after="0" w:line="240" w:lineRule="auto"/>
    </w:pPr>
    <w:rPr>
      <w:sz w:val="24"/>
      <w:szCs w:val="24"/>
      <w:lang w:eastAsia="en-US"/>
    </w:rPr>
  </w:style>
  <w:style w:type="paragraph" w:customStyle="1" w:styleId="99CE818B421CF347826854FFDDB17CAA">
    <w:name w:val="99CE818B421CF347826854FFDDB17CAA"/>
    <w:rsid w:val="00B309F4"/>
    <w:pPr>
      <w:spacing w:after="0" w:line="240" w:lineRule="auto"/>
    </w:pPr>
    <w:rPr>
      <w:sz w:val="24"/>
      <w:szCs w:val="24"/>
      <w:lang w:eastAsia="en-US"/>
    </w:rPr>
  </w:style>
  <w:style w:type="paragraph" w:customStyle="1" w:styleId="6B77C0D88023A84CAD5B9F06D8250764">
    <w:name w:val="6B77C0D88023A84CAD5B9F06D8250764"/>
    <w:rsid w:val="00B309F4"/>
    <w:pPr>
      <w:spacing w:after="0" w:line="240" w:lineRule="auto"/>
    </w:pPr>
    <w:rPr>
      <w:sz w:val="24"/>
      <w:szCs w:val="24"/>
      <w:lang w:eastAsia="en-US"/>
    </w:rPr>
  </w:style>
  <w:style w:type="paragraph" w:customStyle="1" w:styleId="09B291CD1056734884CAF4373298B046">
    <w:name w:val="09B291CD1056734884CAF4373298B046"/>
    <w:rsid w:val="00B309F4"/>
    <w:pPr>
      <w:spacing w:after="0" w:line="240" w:lineRule="auto"/>
    </w:pPr>
    <w:rPr>
      <w:sz w:val="24"/>
      <w:szCs w:val="24"/>
      <w:lang w:eastAsia="en-US"/>
    </w:rPr>
  </w:style>
  <w:style w:type="paragraph" w:customStyle="1" w:styleId="392B804A8A55AF4AAD688A5A78E4518D">
    <w:name w:val="392B804A8A55AF4AAD688A5A78E4518D"/>
    <w:rsid w:val="00B309F4"/>
    <w:pPr>
      <w:spacing w:after="0" w:line="240" w:lineRule="auto"/>
    </w:pPr>
    <w:rPr>
      <w:sz w:val="24"/>
      <w:szCs w:val="24"/>
      <w:lang w:eastAsia="en-US"/>
    </w:rPr>
  </w:style>
  <w:style w:type="paragraph" w:customStyle="1" w:styleId="4A064F66BE201744864CA1B37613A58A">
    <w:name w:val="4A064F66BE201744864CA1B37613A58A"/>
    <w:rsid w:val="00B309F4"/>
    <w:pPr>
      <w:spacing w:after="0" w:line="240" w:lineRule="auto"/>
    </w:pPr>
    <w:rPr>
      <w:sz w:val="24"/>
      <w:szCs w:val="24"/>
      <w:lang w:eastAsia="en-US"/>
    </w:rPr>
  </w:style>
  <w:style w:type="paragraph" w:customStyle="1" w:styleId="7B1711B33494374CBFE1D5A9C64C0033">
    <w:name w:val="7B1711B33494374CBFE1D5A9C64C0033"/>
    <w:rsid w:val="00B309F4"/>
    <w:pPr>
      <w:spacing w:after="0" w:line="240" w:lineRule="auto"/>
    </w:pPr>
    <w:rPr>
      <w:sz w:val="24"/>
      <w:szCs w:val="24"/>
      <w:lang w:eastAsia="en-US"/>
    </w:rPr>
  </w:style>
  <w:style w:type="paragraph" w:customStyle="1" w:styleId="58CA50FFC0AC894EAB4FCF5185433AE7">
    <w:name w:val="58CA50FFC0AC894EAB4FCF5185433AE7"/>
    <w:rsid w:val="00B309F4"/>
    <w:pPr>
      <w:spacing w:after="0" w:line="240" w:lineRule="auto"/>
    </w:pPr>
    <w:rPr>
      <w:sz w:val="24"/>
      <w:szCs w:val="24"/>
      <w:lang w:eastAsia="en-US"/>
    </w:rPr>
  </w:style>
  <w:style w:type="paragraph" w:customStyle="1" w:styleId="54D757201863924B9336B8BD6965B20E">
    <w:name w:val="54D757201863924B9336B8BD6965B20E"/>
    <w:rsid w:val="00B309F4"/>
    <w:pPr>
      <w:spacing w:after="0" w:line="240" w:lineRule="auto"/>
    </w:pPr>
    <w:rPr>
      <w:sz w:val="24"/>
      <w:szCs w:val="24"/>
      <w:lang w:eastAsia="en-US"/>
    </w:rPr>
  </w:style>
  <w:style w:type="paragraph" w:customStyle="1" w:styleId="7FBFC73B2DB3A84CAB2AE596F6D4562C">
    <w:name w:val="7FBFC73B2DB3A84CAB2AE596F6D4562C"/>
    <w:rsid w:val="00B309F4"/>
    <w:pPr>
      <w:spacing w:after="0" w:line="240" w:lineRule="auto"/>
    </w:pPr>
    <w:rPr>
      <w:sz w:val="24"/>
      <w:szCs w:val="24"/>
      <w:lang w:eastAsia="en-US"/>
    </w:rPr>
  </w:style>
  <w:style w:type="paragraph" w:customStyle="1" w:styleId="1B9F790FD818234C828DA1E7CC321379">
    <w:name w:val="1B9F790FD818234C828DA1E7CC321379"/>
    <w:rsid w:val="00B309F4"/>
    <w:pPr>
      <w:spacing w:after="0" w:line="240" w:lineRule="auto"/>
    </w:pPr>
    <w:rPr>
      <w:sz w:val="24"/>
      <w:szCs w:val="24"/>
      <w:lang w:eastAsia="en-US"/>
    </w:rPr>
  </w:style>
  <w:style w:type="paragraph" w:customStyle="1" w:styleId="BB12AAE556E60F45A2EC913CA9C796B0">
    <w:name w:val="BB12AAE556E60F45A2EC913CA9C796B0"/>
    <w:rsid w:val="00B309F4"/>
    <w:pPr>
      <w:spacing w:after="0" w:line="240" w:lineRule="auto"/>
    </w:pPr>
    <w:rPr>
      <w:sz w:val="24"/>
      <w:szCs w:val="24"/>
      <w:lang w:eastAsia="en-US"/>
    </w:rPr>
  </w:style>
  <w:style w:type="paragraph" w:customStyle="1" w:styleId="509A55EA96A04F4BB8295496443DC883">
    <w:name w:val="509A55EA96A04F4BB8295496443DC883"/>
    <w:rsid w:val="00B309F4"/>
    <w:pPr>
      <w:spacing w:after="0" w:line="240" w:lineRule="auto"/>
    </w:pPr>
    <w:rPr>
      <w:sz w:val="24"/>
      <w:szCs w:val="24"/>
      <w:lang w:eastAsia="en-US"/>
    </w:rPr>
  </w:style>
  <w:style w:type="paragraph" w:customStyle="1" w:styleId="0915B39B8F875444B041143F08704F56">
    <w:name w:val="0915B39B8F875444B041143F08704F56"/>
    <w:rsid w:val="00B309F4"/>
    <w:pPr>
      <w:spacing w:after="0" w:line="240" w:lineRule="auto"/>
    </w:pPr>
    <w:rPr>
      <w:sz w:val="24"/>
      <w:szCs w:val="24"/>
      <w:lang w:eastAsia="en-US"/>
    </w:rPr>
  </w:style>
  <w:style w:type="paragraph" w:customStyle="1" w:styleId="677D55FA52BA404A9568F10E31FA43B7">
    <w:name w:val="677D55FA52BA404A9568F10E31FA43B7"/>
    <w:rsid w:val="00B309F4"/>
    <w:pPr>
      <w:spacing w:after="0" w:line="240" w:lineRule="auto"/>
    </w:pPr>
    <w:rPr>
      <w:sz w:val="24"/>
      <w:szCs w:val="24"/>
      <w:lang w:eastAsia="en-US"/>
    </w:rPr>
  </w:style>
  <w:style w:type="paragraph" w:customStyle="1" w:styleId="DF7A98213ED9764B8477A28A0EA015EF">
    <w:name w:val="DF7A98213ED9764B8477A28A0EA015EF"/>
    <w:rsid w:val="00B309F4"/>
    <w:pPr>
      <w:spacing w:after="0" w:line="240" w:lineRule="auto"/>
    </w:pPr>
    <w:rPr>
      <w:sz w:val="24"/>
      <w:szCs w:val="24"/>
      <w:lang w:eastAsia="en-US"/>
    </w:rPr>
  </w:style>
  <w:style w:type="paragraph" w:customStyle="1" w:styleId="0D4D38E279E147478FEF3DB7E73321C7">
    <w:name w:val="0D4D38E279E147478FEF3DB7E73321C7"/>
    <w:rsid w:val="00B309F4"/>
    <w:pPr>
      <w:spacing w:after="0" w:line="240" w:lineRule="auto"/>
    </w:pPr>
    <w:rPr>
      <w:sz w:val="24"/>
      <w:szCs w:val="24"/>
      <w:lang w:eastAsia="en-US"/>
    </w:rPr>
  </w:style>
  <w:style w:type="paragraph" w:customStyle="1" w:styleId="BFF094B68BFC5F4BACABE18B3D51C240">
    <w:name w:val="BFF094B68BFC5F4BACABE18B3D51C240"/>
    <w:rsid w:val="00B309F4"/>
    <w:pPr>
      <w:spacing w:after="0" w:line="240" w:lineRule="auto"/>
    </w:pPr>
    <w:rPr>
      <w:sz w:val="24"/>
      <w:szCs w:val="24"/>
      <w:lang w:eastAsia="en-US"/>
    </w:rPr>
  </w:style>
  <w:style w:type="paragraph" w:customStyle="1" w:styleId="54F7780A2C55AE43A5EBC78147779CFD">
    <w:name w:val="54F7780A2C55AE43A5EBC78147779CFD"/>
    <w:rsid w:val="00B309F4"/>
    <w:pPr>
      <w:spacing w:after="0" w:line="240" w:lineRule="auto"/>
    </w:pPr>
    <w:rPr>
      <w:sz w:val="24"/>
      <w:szCs w:val="24"/>
      <w:lang w:eastAsia="en-US"/>
    </w:rPr>
  </w:style>
  <w:style w:type="paragraph" w:customStyle="1" w:styleId="78053C5A0B386D449D3F873AB0679EC9">
    <w:name w:val="78053C5A0B386D449D3F873AB0679EC9"/>
    <w:rsid w:val="00B309F4"/>
    <w:pPr>
      <w:spacing w:after="0" w:line="240" w:lineRule="auto"/>
    </w:pPr>
    <w:rPr>
      <w:sz w:val="24"/>
      <w:szCs w:val="24"/>
      <w:lang w:eastAsia="en-US"/>
    </w:rPr>
  </w:style>
  <w:style w:type="paragraph" w:customStyle="1" w:styleId="DE9DE166D6C6BC4EB75E77256EB8C35A">
    <w:name w:val="DE9DE166D6C6BC4EB75E77256EB8C35A"/>
    <w:rsid w:val="00B309F4"/>
    <w:pPr>
      <w:spacing w:after="0" w:line="240" w:lineRule="auto"/>
    </w:pPr>
    <w:rPr>
      <w:sz w:val="24"/>
      <w:szCs w:val="24"/>
      <w:lang w:eastAsia="en-US"/>
    </w:rPr>
  </w:style>
  <w:style w:type="paragraph" w:customStyle="1" w:styleId="3E319FEA0532C64EAD2B98CCE70A7AA5">
    <w:name w:val="3E319FEA0532C64EAD2B98CCE70A7AA5"/>
    <w:rsid w:val="00B309F4"/>
    <w:pPr>
      <w:spacing w:after="0" w:line="240" w:lineRule="auto"/>
    </w:pPr>
    <w:rPr>
      <w:sz w:val="24"/>
      <w:szCs w:val="24"/>
      <w:lang w:eastAsia="en-US"/>
    </w:rPr>
  </w:style>
  <w:style w:type="paragraph" w:customStyle="1" w:styleId="C53695ACDCBB8A469EEF7560996769D1">
    <w:name w:val="C53695ACDCBB8A469EEF7560996769D1"/>
    <w:rsid w:val="00B309F4"/>
    <w:pPr>
      <w:spacing w:after="0" w:line="240" w:lineRule="auto"/>
    </w:pPr>
    <w:rPr>
      <w:sz w:val="24"/>
      <w:szCs w:val="24"/>
      <w:lang w:eastAsia="en-US"/>
    </w:rPr>
  </w:style>
  <w:style w:type="paragraph" w:customStyle="1" w:styleId="605A48C8668C5046ACABB85AD586350C">
    <w:name w:val="605A48C8668C5046ACABB85AD586350C"/>
    <w:rsid w:val="00B309F4"/>
    <w:pPr>
      <w:spacing w:after="0" w:line="240" w:lineRule="auto"/>
    </w:pPr>
    <w:rPr>
      <w:sz w:val="24"/>
      <w:szCs w:val="24"/>
      <w:lang w:eastAsia="en-US"/>
    </w:rPr>
  </w:style>
  <w:style w:type="paragraph" w:customStyle="1" w:styleId="7F9517585220824F98F3DA34807A9A27">
    <w:name w:val="7F9517585220824F98F3DA34807A9A27"/>
    <w:rsid w:val="00B309F4"/>
    <w:pPr>
      <w:spacing w:after="0" w:line="240" w:lineRule="auto"/>
    </w:pPr>
    <w:rPr>
      <w:sz w:val="24"/>
      <w:szCs w:val="24"/>
      <w:lang w:eastAsia="en-US"/>
    </w:rPr>
  </w:style>
  <w:style w:type="paragraph" w:customStyle="1" w:styleId="66E909D99A66924C8BD4C0ECF97BA8D7">
    <w:name w:val="66E909D99A66924C8BD4C0ECF97BA8D7"/>
    <w:rsid w:val="00B309F4"/>
    <w:pPr>
      <w:spacing w:after="0" w:line="240" w:lineRule="auto"/>
    </w:pPr>
    <w:rPr>
      <w:sz w:val="24"/>
      <w:szCs w:val="24"/>
      <w:lang w:eastAsia="en-US"/>
    </w:rPr>
  </w:style>
  <w:style w:type="paragraph" w:customStyle="1" w:styleId="B22F12543B40C94AA83EF152F6CEF860">
    <w:name w:val="B22F12543B40C94AA83EF152F6CEF860"/>
    <w:rsid w:val="00B309F4"/>
    <w:pPr>
      <w:spacing w:after="0" w:line="240" w:lineRule="auto"/>
    </w:pPr>
    <w:rPr>
      <w:sz w:val="24"/>
      <w:szCs w:val="24"/>
      <w:lang w:eastAsia="en-US"/>
    </w:rPr>
  </w:style>
  <w:style w:type="paragraph" w:customStyle="1" w:styleId="00016098314474468F27E7AFF4EE1F6D">
    <w:name w:val="00016098314474468F27E7AFF4EE1F6D"/>
    <w:rsid w:val="00B309F4"/>
    <w:pPr>
      <w:spacing w:after="0" w:line="240" w:lineRule="auto"/>
    </w:pPr>
    <w:rPr>
      <w:sz w:val="24"/>
      <w:szCs w:val="24"/>
      <w:lang w:eastAsia="en-US"/>
    </w:rPr>
  </w:style>
  <w:style w:type="paragraph" w:customStyle="1" w:styleId="CC31B8035A48364E8BEDE610E0A4FB83">
    <w:name w:val="CC31B8035A48364E8BEDE610E0A4FB83"/>
    <w:rsid w:val="00B309F4"/>
    <w:pPr>
      <w:spacing w:after="0" w:line="240" w:lineRule="auto"/>
    </w:pPr>
    <w:rPr>
      <w:sz w:val="24"/>
      <w:szCs w:val="24"/>
      <w:lang w:eastAsia="en-US"/>
    </w:rPr>
  </w:style>
  <w:style w:type="paragraph" w:customStyle="1" w:styleId="33AA6E00EE49C54E9335D8374DE732FF">
    <w:name w:val="33AA6E00EE49C54E9335D8374DE732FF"/>
    <w:rsid w:val="00B309F4"/>
    <w:pPr>
      <w:spacing w:after="0" w:line="240" w:lineRule="auto"/>
    </w:pPr>
    <w:rPr>
      <w:sz w:val="24"/>
      <w:szCs w:val="24"/>
      <w:lang w:eastAsia="en-US"/>
    </w:rPr>
  </w:style>
  <w:style w:type="paragraph" w:customStyle="1" w:styleId="1695F69BF9BB5B4BB7129333B729690C">
    <w:name w:val="1695F69BF9BB5B4BB7129333B729690C"/>
    <w:rsid w:val="00B309F4"/>
    <w:pPr>
      <w:spacing w:after="0" w:line="240" w:lineRule="auto"/>
    </w:pPr>
    <w:rPr>
      <w:sz w:val="24"/>
      <w:szCs w:val="24"/>
      <w:lang w:eastAsia="en-US"/>
    </w:rPr>
  </w:style>
  <w:style w:type="paragraph" w:customStyle="1" w:styleId="ABAFA8E206B87849B1254E24540EA338">
    <w:name w:val="ABAFA8E206B87849B1254E24540EA338"/>
    <w:rsid w:val="00B309F4"/>
    <w:pPr>
      <w:spacing w:after="0" w:line="240" w:lineRule="auto"/>
    </w:pPr>
    <w:rPr>
      <w:sz w:val="24"/>
      <w:szCs w:val="24"/>
      <w:lang w:eastAsia="en-US"/>
    </w:rPr>
  </w:style>
  <w:style w:type="paragraph" w:customStyle="1" w:styleId="279B95E0BF42D244804520AB4E979DD0">
    <w:name w:val="279B95E0BF42D244804520AB4E979DD0"/>
    <w:rsid w:val="00B309F4"/>
    <w:pPr>
      <w:spacing w:after="0" w:line="240" w:lineRule="auto"/>
    </w:pPr>
    <w:rPr>
      <w:sz w:val="24"/>
      <w:szCs w:val="24"/>
      <w:lang w:eastAsia="en-US"/>
    </w:rPr>
  </w:style>
  <w:style w:type="paragraph" w:customStyle="1" w:styleId="BCF1F93168864442A4B4141D9302D806">
    <w:name w:val="BCF1F93168864442A4B4141D9302D806"/>
    <w:rsid w:val="00B309F4"/>
    <w:pPr>
      <w:spacing w:after="0" w:line="240" w:lineRule="auto"/>
    </w:pPr>
    <w:rPr>
      <w:sz w:val="24"/>
      <w:szCs w:val="24"/>
      <w:lang w:eastAsia="en-US"/>
    </w:rPr>
  </w:style>
  <w:style w:type="paragraph" w:customStyle="1" w:styleId="05B716FEE466AD468BE72E48DD04AE1F">
    <w:name w:val="05B716FEE466AD468BE72E48DD04AE1F"/>
    <w:rsid w:val="00B309F4"/>
    <w:pPr>
      <w:spacing w:after="0" w:line="240" w:lineRule="auto"/>
    </w:pPr>
    <w:rPr>
      <w:sz w:val="24"/>
      <w:szCs w:val="24"/>
      <w:lang w:eastAsia="en-US"/>
    </w:rPr>
  </w:style>
  <w:style w:type="paragraph" w:customStyle="1" w:styleId="F7EC43FFBF92AF4D846B618CEE287178">
    <w:name w:val="F7EC43FFBF92AF4D846B618CEE287178"/>
    <w:rsid w:val="00B309F4"/>
    <w:pPr>
      <w:spacing w:after="0" w:line="240" w:lineRule="auto"/>
    </w:pPr>
    <w:rPr>
      <w:sz w:val="24"/>
      <w:szCs w:val="24"/>
      <w:lang w:eastAsia="en-US"/>
    </w:rPr>
  </w:style>
  <w:style w:type="paragraph" w:customStyle="1" w:styleId="72C89BEB9A255245A01202CCA40D2651">
    <w:name w:val="72C89BEB9A255245A01202CCA40D2651"/>
    <w:rsid w:val="00B309F4"/>
    <w:pPr>
      <w:spacing w:after="0" w:line="240" w:lineRule="auto"/>
    </w:pPr>
    <w:rPr>
      <w:sz w:val="24"/>
      <w:szCs w:val="24"/>
      <w:lang w:eastAsia="en-US"/>
    </w:rPr>
  </w:style>
  <w:style w:type="paragraph" w:customStyle="1" w:styleId="278AA92001E98D419FEDC2E942AA85E7">
    <w:name w:val="278AA92001E98D419FEDC2E942AA85E7"/>
    <w:rsid w:val="00B309F4"/>
    <w:pPr>
      <w:spacing w:after="0" w:line="240" w:lineRule="auto"/>
    </w:pPr>
    <w:rPr>
      <w:sz w:val="24"/>
      <w:szCs w:val="24"/>
      <w:lang w:eastAsia="en-US"/>
    </w:rPr>
  </w:style>
  <w:style w:type="paragraph" w:customStyle="1" w:styleId="519A3CDF88126A4B9111FDA87627E7AE">
    <w:name w:val="519A3CDF88126A4B9111FDA87627E7AE"/>
    <w:rsid w:val="00B309F4"/>
    <w:pPr>
      <w:spacing w:after="0" w:line="240" w:lineRule="auto"/>
    </w:pPr>
    <w:rPr>
      <w:sz w:val="24"/>
      <w:szCs w:val="24"/>
      <w:lang w:eastAsia="en-US"/>
    </w:rPr>
  </w:style>
  <w:style w:type="paragraph" w:customStyle="1" w:styleId="3209C34BB8E3F84294FE8EA62C046B0E">
    <w:name w:val="3209C34BB8E3F84294FE8EA62C046B0E"/>
    <w:rsid w:val="00B309F4"/>
    <w:pPr>
      <w:spacing w:after="0" w:line="240" w:lineRule="auto"/>
    </w:pPr>
    <w:rPr>
      <w:sz w:val="24"/>
      <w:szCs w:val="24"/>
      <w:lang w:eastAsia="en-US"/>
    </w:rPr>
  </w:style>
  <w:style w:type="paragraph" w:customStyle="1" w:styleId="987133CFCF4EF947BDAC6B91424FB1E1">
    <w:name w:val="987133CFCF4EF947BDAC6B91424FB1E1"/>
    <w:rsid w:val="00B309F4"/>
    <w:pPr>
      <w:spacing w:after="0" w:line="240" w:lineRule="auto"/>
    </w:pPr>
    <w:rPr>
      <w:sz w:val="24"/>
      <w:szCs w:val="24"/>
      <w:lang w:eastAsia="en-US"/>
    </w:rPr>
  </w:style>
  <w:style w:type="paragraph" w:customStyle="1" w:styleId="2D05E38B7E7A8148BBF80B3C62C06AC0">
    <w:name w:val="2D05E38B7E7A8148BBF80B3C62C06AC0"/>
    <w:rsid w:val="00B309F4"/>
    <w:pPr>
      <w:spacing w:after="0" w:line="240" w:lineRule="auto"/>
    </w:pPr>
    <w:rPr>
      <w:sz w:val="24"/>
      <w:szCs w:val="24"/>
      <w:lang w:eastAsia="en-US"/>
    </w:rPr>
  </w:style>
  <w:style w:type="paragraph" w:customStyle="1" w:styleId="4D831B23645707449639DD35855A4D81">
    <w:name w:val="4D831B23645707449639DD35855A4D81"/>
    <w:rsid w:val="00B309F4"/>
    <w:pPr>
      <w:spacing w:after="0" w:line="240" w:lineRule="auto"/>
    </w:pPr>
    <w:rPr>
      <w:sz w:val="24"/>
      <w:szCs w:val="24"/>
      <w:lang w:eastAsia="en-US"/>
    </w:rPr>
  </w:style>
  <w:style w:type="paragraph" w:customStyle="1" w:styleId="3A627AB1054EC14B8D90095F4CEBD057">
    <w:name w:val="3A627AB1054EC14B8D90095F4CEBD057"/>
    <w:rsid w:val="00B309F4"/>
    <w:pPr>
      <w:spacing w:after="0" w:line="240" w:lineRule="auto"/>
    </w:pPr>
    <w:rPr>
      <w:sz w:val="24"/>
      <w:szCs w:val="24"/>
      <w:lang w:eastAsia="en-US"/>
    </w:rPr>
  </w:style>
  <w:style w:type="paragraph" w:customStyle="1" w:styleId="9276BA06B7D52345816EEB6B92C47ED9">
    <w:name w:val="9276BA06B7D52345816EEB6B92C47ED9"/>
    <w:rsid w:val="00B309F4"/>
    <w:pPr>
      <w:spacing w:after="0" w:line="240" w:lineRule="auto"/>
    </w:pPr>
    <w:rPr>
      <w:sz w:val="24"/>
      <w:szCs w:val="24"/>
      <w:lang w:eastAsia="en-US"/>
    </w:rPr>
  </w:style>
  <w:style w:type="paragraph" w:customStyle="1" w:styleId="BDBEC74E7DF3A747B0CF6F2092768BD5">
    <w:name w:val="BDBEC74E7DF3A747B0CF6F2092768BD5"/>
    <w:rsid w:val="00B309F4"/>
    <w:pPr>
      <w:spacing w:after="0" w:line="240" w:lineRule="auto"/>
    </w:pPr>
    <w:rPr>
      <w:sz w:val="24"/>
      <w:szCs w:val="24"/>
      <w:lang w:eastAsia="en-US"/>
    </w:rPr>
  </w:style>
  <w:style w:type="paragraph" w:customStyle="1" w:styleId="67F6C35B5A776440A547DFD29EA1CF73">
    <w:name w:val="67F6C35B5A776440A547DFD29EA1CF73"/>
    <w:rsid w:val="00B309F4"/>
    <w:pPr>
      <w:spacing w:after="0" w:line="240" w:lineRule="auto"/>
    </w:pPr>
    <w:rPr>
      <w:sz w:val="24"/>
      <w:szCs w:val="24"/>
      <w:lang w:eastAsia="en-US"/>
    </w:rPr>
  </w:style>
  <w:style w:type="paragraph" w:customStyle="1" w:styleId="92148A905F207443BBB79E0A1062D213">
    <w:name w:val="92148A905F207443BBB79E0A1062D213"/>
    <w:rsid w:val="00B309F4"/>
    <w:pPr>
      <w:spacing w:after="0" w:line="240" w:lineRule="auto"/>
    </w:pPr>
    <w:rPr>
      <w:sz w:val="24"/>
      <w:szCs w:val="24"/>
      <w:lang w:eastAsia="en-US"/>
    </w:rPr>
  </w:style>
  <w:style w:type="paragraph" w:customStyle="1" w:styleId="001BE9EAC70AE843A4687935D009E312">
    <w:name w:val="001BE9EAC70AE843A4687935D009E312"/>
    <w:rsid w:val="00B309F4"/>
    <w:pPr>
      <w:spacing w:after="0" w:line="240" w:lineRule="auto"/>
    </w:pPr>
    <w:rPr>
      <w:sz w:val="24"/>
      <w:szCs w:val="24"/>
      <w:lang w:eastAsia="en-US"/>
    </w:rPr>
  </w:style>
  <w:style w:type="paragraph" w:customStyle="1" w:styleId="9B67D9E92B25074196898082AD4E7C6F">
    <w:name w:val="9B67D9E92B25074196898082AD4E7C6F"/>
    <w:rsid w:val="00B309F4"/>
    <w:pPr>
      <w:spacing w:after="0" w:line="240" w:lineRule="auto"/>
    </w:pPr>
    <w:rPr>
      <w:sz w:val="24"/>
      <w:szCs w:val="24"/>
      <w:lang w:eastAsia="en-US"/>
    </w:rPr>
  </w:style>
  <w:style w:type="paragraph" w:customStyle="1" w:styleId="11EC54AF1407064CB168B8DC894DA4E4">
    <w:name w:val="11EC54AF1407064CB168B8DC894DA4E4"/>
    <w:rsid w:val="00B309F4"/>
    <w:pPr>
      <w:spacing w:after="0" w:line="240" w:lineRule="auto"/>
    </w:pPr>
    <w:rPr>
      <w:sz w:val="24"/>
      <w:szCs w:val="24"/>
      <w:lang w:eastAsia="en-US"/>
    </w:rPr>
  </w:style>
  <w:style w:type="paragraph" w:customStyle="1" w:styleId="E8CA5E022A04DA4E9F2DB584AA800F1F">
    <w:name w:val="E8CA5E022A04DA4E9F2DB584AA800F1F"/>
    <w:rsid w:val="00B309F4"/>
    <w:pPr>
      <w:spacing w:after="0" w:line="240" w:lineRule="auto"/>
    </w:pPr>
    <w:rPr>
      <w:sz w:val="24"/>
      <w:szCs w:val="24"/>
      <w:lang w:eastAsia="en-US"/>
    </w:rPr>
  </w:style>
  <w:style w:type="paragraph" w:customStyle="1" w:styleId="0D2E5DDDDE33ED48929F9C1AC15DA1C6">
    <w:name w:val="0D2E5DDDDE33ED48929F9C1AC15DA1C6"/>
    <w:rsid w:val="00B309F4"/>
    <w:pPr>
      <w:spacing w:after="0" w:line="240" w:lineRule="auto"/>
    </w:pPr>
    <w:rPr>
      <w:sz w:val="24"/>
      <w:szCs w:val="24"/>
      <w:lang w:eastAsia="en-US"/>
    </w:rPr>
  </w:style>
  <w:style w:type="paragraph" w:customStyle="1" w:styleId="898B2E096B22C642A196A2387E5FDA51">
    <w:name w:val="898B2E096B22C642A196A2387E5FDA51"/>
    <w:rsid w:val="00B309F4"/>
    <w:pPr>
      <w:spacing w:after="0" w:line="240" w:lineRule="auto"/>
    </w:pPr>
    <w:rPr>
      <w:sz w:val="24"/>
      <w:szCs w:val="24"/>
      <w:lang w:eastAsia="en-US"/>
    </w:rPr>
  </w:style>
  <w:style w:type="paragraph" w:customStyle="1" w:styleId="BAEC35EA577126419BE2E1023F24D703">
    <w:name w:val="BAEC35EA577126419BE2E1023F24D703"/>
    <w:rsid w:val="00B309F4"/>
    <w:pPr>
      <w:spacing w:after="0" w:line="240" w:lineRule="auto"/>
    </w:pPr>
    <w:rPr>
      <w:sz w:val="24"/>
      <w:szCs w:val="24"/>
      <w:lang w:eastAsia="en-US"/>
    </w:rPr>
  </w:style>
  <w:style w:type="paragraph" w:customStyle="1" w:styleId="D54C5CC8008F8C46B34AD34671E66AA6">
    <w:name w:val="D54C5CC8008F8C46B34AD34671E66AA6"/>
    <w:rsid w:val="00B309F4"/>
    <w:pPr>
      <w:spacing w:after="0" w:line="240" w:lineRule="auto"/>
    </w:pPr>
    <w:rPr>
      <w:sz w:val="24"/>
      <w:szCs w:val="24"/>
      <w:lang w:eastAsia="en-US"/>
    </w:rPr>
  </w:style>
  <w:style w:type="paragraph" w:customStyle="1" w:styleId="91DBABA66B2068449B149146EA7BA9A5">
    <w:name w:val="91DBABA66B2068449B149146EA7BA9A5"/>
    <w:rsid w:val="00B309F4"/>
    <w:pPr>
      <w:spacing w:after="0" w:line="240" w:lineRule="auto"/>
    </w:pPr>
    <w:rPr>
      <w:sz w:val="24"/>
      <w:szCs w:val="24"/>
      <w:lang w:eastAsia="en-US"/>
    </w:rPr>
  </w:style>
  <w:style w:type="paragraph" w:customStyle="1" w:styleId="EFE4C0FC4D866C40B6830C3ABC14CA15">
    <w:name w:val="EFE4C0FC4D866C40B6830C3ABC14CA15"/>
    <w:rsid w:val="00B309F4"/>
    <w:pPr>
      <w:spacing w:after="0" w:line="240" w:lineRule="auto"/>
    </w:pPr>
    <w:rPr>
      <w:sz w:val="24"/>
      <w:szCs w:val="24"/>
      <w:lang w:eastAsia="en-US"/>
    </w:rPr>
  </w:style>
  <w:style w:type="paragraph" w:customStyle="1" w:styleId="E6C58CBD027AC5488A3AB22A35DE1391">
    <w:name w:val="E6C58CBD027AC5488A3AB22A35DE1391"/>
    <w:rsid w:val="00B309F4"/>
    <w:pPr>
      <w:spacing w:after="0" w:line="240" w:lineRule="auto"/>
    </w:pPr>
    <w:rPr>
      <w:sz w:val="24"/>
      <w:szCs w:val="24"/>
      <w:lang w:eastAsia="en-US"/>
    </w:rPr>
  </w:style>
  <w:style w:type="paragraph" w:customStyle="1" w:styleId="AFE3ACF04ADB5E40885E6240828118BA">
    <w:name w:val="AFE3ACF04ADB5E40885E6240828118BA"/>
    <w:rsid w:val="00B309F4"/>
    <w:pPr>
      <w:spacing w:after="0" w:line="240" w:lineRule="auto"/>
    </w:pPr>
    <w:rPr>
      <w:sz w:val="24"/>
      <w:szCs w:val="24"/>
      <w:lang w:eastAsia="en-US"/>
    </w:rPr>
  </w:style>
  <w:style w:type="paragraph" w:customStyle="1" w:styleId="777F2BEC66103F4EA03419A29D656388">
    <w:name w:val="777F2BEC66103F4EA03419A29D656388"/>
    <w:rsid w:val="00B309F4"/>
    <w:pPr>
      <w:spacing w:after="0" w:line="240" w:lineRule="auto"/>
    </w:pPr>
    <w:rPr>
      <w:sz w:val="24"/>
      <w:szCs w:val="24"/>
      <w:lang w:eastAsia="en-US"/>
    </w:rPr>
  </w:style>
  <w:style w:type="paragraph" w:customStyle="1" w:styleId="E3C9AF95B7D1484B8FA3DA1BEE353C9A">
    <w:name w:val="E3C9AF95B7D1484B8FA3DA1BEE353C9A"/>
    <w:rsid w:val="00B309F4"/>
    <w:pPr>
      <w:spacing w:after="0" w:line="240" w:lineRule="auto"/>
    </w:pPr>
    <w:rPr>
      <w:sz w:val="24"/>
      <w:szCs w:val="24"/>
      <w:lang w:eastAsia="en-US"/>
    </w:rPr>
  </w:style>
  <w:style w:type="paragraph" w:customStyle="1" w:styleId="5F9BC5E1D819874A96930BCC3CBD16F9">
    <w:name w:val="5F9BC5E1D819874A96930BCC3CBD16F9"/>
    <w:rsid w:val="00B309F4"/>
    <w:pPr>
      <w:spacing w:after="0" w:line="240" w:lineRule="auto"/>
    </w:pPr>
    <w:rPr>
      <w:sz w:val="24"/>
      <w:szCs w:val="24"/>
      <w:lang w:eastAsia="en-US"/>
    </w:rPr>
  </w:style>
  <w:style w:type="paragraph" w:customStyle="1" w:styleId="0B24F8AB0D935D439A95151C787022B7">
    <w:name w:val="0B24F8AB0D935D439A95151C787022B7"/>
    <w:rsid w:val="00B309F4"/>
    <w:pPr>
      <w:spacing w:after="0" w:line="240" w:lineRule="auto"/>
    </w:pPr>
    <w:rPr>
      <w:sz w:val="24"/>
      <w:szCs w:val="24"/>
      <w:lang w:eastAsia="en-US"/>
    </w:rPr>
  </w:style>
  <w:style w:type="paragraph" w:customStyle="1" w:styleId="4A41CA0086FE7A4381E288775E0FEBE9">
    <w:name w:val="4A41CA0086FE7A4381E288775E0FEBE9"/>
    <w:rsid w:val="00B309F4"/>
    <w:pPr>
      <w:spacing w:after="0" w:line="240" w:lineRule="auto"/>
    </w:pPr>
    <w:rPr>
      <w:sz w:val="24"/>
      <w:szCs w:val="24"/>
      <w:lang w:eastAsia="en-US"/>
    </w:rPr>
  </w:style>
  <w:style w:type="paragraph" w:customStyle="1" w:styleId="0628E7D61FFD1140BC3C5D5EFE8CDBA9">
    <w:name w:val="0628E7D61FFD1140BC3C5D5EFE8CDBA9"/>
    <w:rsid w:val="00B309F4"/>
    <w:pPr>
      <w:spacing w:after="0" w:line="240" w:lineRule="auto"/>
    </w:pPr>
    <w:rPr>
      <w:sz w:val="24"/>
      <w:szCs w:val="24"/>
      <w:lang w:eastAsia="en-US"/>
    </w:rPr>
  </w:style>
  <w:style w:type="paragraph" w:customStyle="1" w:styleId="EE0E66B98F6D8843899164C7D8A2160D">
    <w:name w:val="EE0E66B98F6D8843899164C7D8A2160D"/>
    <w:rsid w:val="00B309F4"/>
    <w:pPr>
      <w:spacing w:after="0" w:line="240" w:lineRule="auto"/>
    </w:pPr>
    <w:rPr>
      <w:sz w:val="24"/>
      <w:szCs w:val="24"/>
      <w:lang w:eastAsia="en-US"/>
    </w:rPr>
  </w:style>
  <w:style w:type="paragraph" w:customStyle="1" w:styleId="B6F2BEF89D257E438426D0860B322FF2">
    <w:name w:val="B6F2BEF89D257E438426D0860B322FF2"/>
    <w:rsid w:val="00B309F4"/>
    <w:pPr>
      <w:spacing w:after="0" w:line="240" w:lineRule="auto"/>
    </w:pPr>
    <w:rPr>
      <w:sz w:val="24"/>
      <w:szCs w:val="24"/>
      <w:lang w:eastAsia="en-US"/>
    </w:rPr>
  </w:style>
  <w:style w:type="paragraph" w:customStyle="1" w:styleId="E3E9092DC91E8B44B59FA4671BB67023">
    <w:name w:val="E3E9092DC91E8B44B59FA4671BB67023"/>
    <w:rsid w:val="00B309F4"/>
    <w:pPr>
      <w:spacing w:after="0" w:line="240" w:lineRule="auto"/>
    </w:pPr>
    <w:rPr>
      <w:sz w:val="24"/>
      <w:szCs w:val="24"/>
      <w:lang w:eastAsia="en-US"/>
    </w:rPr>
  </w:style>
  <w:style w:type="paragraph" w:customStyle="1" w:styleId="6EE1BDB10F5F684D9A6DD2937B648C42">
    <w:name w:val="6EE1BDB10F5F684D9A6DD2937B648C42"/>
    <w:rsid w:val="00B309F4"/>
    <w:pPr>
      <w:spacing w:after="0" w:line="240" w:lineRule="auto"/>
    </w:pPr>
    <w:rPr>
      <w:sz w:val="24"/>
      <w:szCs w:val="24"/>
      <w:lang w:eastAsia="en-US"/>
    </w:rPr>
  </w:style>
  <w:style w:type="paragraph" w:customStyle="1" w:styleId="45F476B1536E824B81BDBCA9ABFEBD13">
    <w:name w:val="45F476B1536E824B81BDBCA9ABFEBD13"/>
    <w:rsid w:val="00B309F4"/>
    <w:pPr>
      <w:spacing w:after="0" w:line="240" w:lineRule="auto"/>
    </w:pPr>
    <w:rPr>
      <w:sz w:val="24"/>
      <w:szCs w:val="24"/>
      <w:lang w:eastAsia="en-US"/>
    </w:rPr>
  </w:style>
  <w:style w:type="paragraph" w:customStyle="1" w:styleId="2C9C5502389F164AA37DA447E287DC11">
    <w:name w:val="2C9C5502389F164AA37DA447E287DC11"/>
    <w:rsid w:val="00B309F4"/>
    <w:pPr>
      <w:spacing w:after="0" w:line="240" w:lineRule="auto"/>
    </w:pPr>
    <w:rPr>
      <w:sz w:val="24"/>
      <w:szCs w:val="24"/>
      <w:lang w:eastAsia="en-US"/>
    </w:rPr>
  </w:style>
  <w:style w:type="paragraph" w:customStyle="1" w:styleId="74BF814061966E488BF1F6EC65A54831">
    <w:name w:val="74BF814061966E488BF1F6EC65A54831"/>
    <w:rsid w:val="00B309F4"/>
    <w:pPr>
      <w:spacing w:after="0" w:line="240" w:lineRule="auto"/>
    </w:pPr>
    <w:rPr>
      <w:sz w:val="24"/>
      <w:szCs w:val="24"/>
      <w:lang w:eastAsia="en-US"/>
    </w:rPr>
  </w:style>
  <w:style w:type="paragraph" w:customStyle="1" w:styleId="56CC9A8B8639DD4DBC6CEA864886F12E">
    <w:name w:val="56CC9A8B8639DD4DBC6CEA864886F12E"/>
    <w:rsid w:val="00B309F4"/>
    <w:pPr>
      <w:spacing w:after="0" w:line="240" w:lineRule="auto"/>
    </w:pPr>
    <w:rPr>
      <w:sz w:val="24"/>
      <w:szCs w:val="24"/>
      <w:lang w:eastAsia="en-US"/>
    </w:rPr>
  </w:style>
  <w:style w:type="paragraph" w:customStyle="1" w:styleId="9312E2271D6EF7418CBF4380774775DC">
    <w:name w:val="9312E2271D6EF7418CBF4380774775DC"/>
    <w:rsid w:val="00B309F4"/>
    <w:pPr>
      <w:spacing w:after="0" w:line="240" w:lineRule="auto"/>
    </w:pPr>
    <w:rPr>
      <w:sz w:val="24"/>
      <w:szCs w:val="24"/>
      <w:lang w:eastAsia="en-US"/>
    </w:rPr>
  </w:style>
  <w:style w:type="paragraph" w:customStyle="1" w:styleId="C0B89FD9F0BFAB429E235E8092C3AD34">
    <w:name w:val="C0B89FD9F0BFAB429E235E8092C3AD34"/>
    <w:rsid w:val="00B309F4"/>
    <w:pPr>
      <w:spacing w:after="0" w:line="240" w:lineRule="auto"/>
    </w:pPr>
    <w:rPr>
      <w:sz w:val="24"/>
      <w:szCs w:val="24"/>
      <w:lang w:eastAsia="en-US"/>
    </w:rPr>
  </w:style>
  <w:style w:type="paragraph" w:customStyle="1" w:styleId="58ED55F7A72FA14E95137E1AE5916410">
    <w:name w:val="58ED55F7A72FA14E95137E1AE5916410"/>
    <w:rsid w:val="00B309F4"/>
    <w:pPr>
      <w:spacing w:after="0" w:line="240" w:lineRule="auto"/>
    </w:pPr>
    <w:rPr>
      <w:sz w:val="24"/>
      <w:szCs w:val="24"/>
      <w:lang w:eastAsia="en-US"/>
    </w:rPr>
  </w:style>
  <w:style w:type="paragraph" w:customStyle="1" w:styleId="684B90193F226A4B936DD1A695105F31">
    <w:name w:val="684B90193F226A4B936DD1A695105F31"/>
    <w:rsid w:val="00B309F4"/>
    <w:pPr>
      <w:spacing w:after="0" w:line="240" w:lineRule="auto"/>
    </w:pPr>
    <w:rPr>
      <w:sz w:val="24"/>
      <w:szCs w:val="24"/>
      <w:lang w:eastAsia="en-US"/>
    </w:rPr>
  </w:style>
  <w:style w:type="paragraph" w:customStyle="1" w:styleId="A974EB600B0AD44F9D1237916B4EC3E1">
    <w:name w:val="A974EB600B0AD44F9D1237916B4EC3E1"/>
    <w:rsid w:val="00B309F4"/>
    <w:pPr>
      <w:spacing w:after="0" w:line="240" w:lineRule="auto"/>
    </w:pPr>
    <w:rPr>
      <w:sz w:val="24"/>
      <w:szCs w:val="24"/>
      <w:lang w:eastAsia="en-US"/>
    </w:rPr>
  </w:style>
  <w:style w:type="paragraph" w:customStyle="1" w:styleId="038C4A917523744AA6B60F1879A14E2D">
    <w:name w:val="038C4A917523744AA6B60F1879A14E2D"/>
    <w:rsid w:val="00B309F4"/>
    <w:pPr>
      <w:spacing w:after="0" w:line="240" w:lineRule="auto"/>
    </w:pPr>
    <w:rPr>
      <w:sz w:val="24"/>
      <w:szCs w:val="24"/>
      <w:lang w:eastAsia="en-US"/>
    </w:rPr>
  </w:style>
  <w:style w:type="paragraph" w:customStyle="1" w:styleId="9FE1E800257E7D44999D237DF3D391C2">
    <w:name w:val="9FE1E800257E7D44999D237DF3D391C2"/>
    <w:rsid w:val="00B309F4"/>
    <w:pPr>
      <w:spacing w:after="0" w:line="240" w:lineRule="auto"/>
    </w:pPr>
    <w:rPr>
      <w:sz w:val="24"/>
      <w:szCs w:val="24"/>
      <w:lang w:eastAsia="en-US"/>
    </w:rPr>
  </w:style>
  <w:style w:type="paragraph" w:customStyle="1" w:styleId="2994B222B16CD0449C6FB50C4C182ABB">
    <w:name w:val="2994B222B16CD0449C6FB50C4C182ABB"/>
    <w:rsid w:val="00B309F4"/>
    <w:pPr>
      <w:spacing w:after="0" w:line="240" w:lineRule="auto"/>
    </w:pPr>
    <w:rPr>
      <w:sz w:val="24"/>
      <w:szCs w:val="24"/>
      <w:lang w:eastAsia="en-US"/>
    </w:rPr>
  </w:style>
  <w:style w:type="paragraph" w:customStyle="1" w:styleId="0911D5FF072C6747AC9ED6EECF24BEB4">
    <w:name w:val="0911D5FF072C6747AC9ED6EECF24BEB4"/>
    <w:rsid w:val="00B309F4"/>
    <w:pPr>
      <w:spacing w:after="0" w:line="240" w:lineRule="auto"/>
    </w:pPr>
    <w:rPr>
      <w:sz w:val="24"/>
      <w:szCs w:val="24"/>
      <w:lang w:eastAsia="en-US"/>
    </w:rPr>
  </w:style>
  <w:style w:type="paragraph" w:customStyle="1" w:styleId="D0125512C501BA4D943D43114FF79341">
    <w:name w:val="D0125512C501BA4D943D43114FF79341"/>
    <w:rsid w:val="00B309F4"/>
    <w:pPr>
      <w:spacing w:after="0" w:line="240" w:lineRule="auto"/>
    </w:pPr>
    <w:rPr>
      <w:sz w:val="24"/>
      <w:szCs w:val="24"/>
      <w:lang w:eastAsia="en-US"/>
    </w:rPr>
  </w:style>
  <w:style w:type="paragraph" w:customStyle="1" w:styleId="9019FBC67AC478429F9A2E1A7F8CBFB9">
    <w:name w:val="9019FBC67AC478429F9A2E1A7F8CBFB9"/>
    <w:rsid w:val="00B309F4"/>
    <w:pPr>
      <w:spacing w:after="0" w:line="240" w:lineRule="auto"/>
    </w:pPr>
    <w:rPr>
      <w:sz w:val="24"/>
      <w:szCs w:val="24"/>
      <w:lang w:eastAsia="en-US"/>
    </w:rPr>
  </w:style>
  <w:style w:type="paragraph" w:customStyle="1" w:styleId="391CEC6A0F15044AAFD4B27B92B0E86C">
    <w:name w:val="391CEC6A0F15044AAFD4B27B92B0E86C"/>
    <w:rsid w:val="00B309F4"/>
    <w:pPr>
      <w:spacing w:after="0" w:line="240" w:lineRule="auto"/>
    </w:pPr>
    <w:rPr>
      <w:sz w:val="24"/>
      <w:szCs w:val="24"/>
      <w:lang w:eastAsia="en-US"/>
    </w:rPr>
  </w:style>
  <w:style w:type="paragraph" w:customStyle="1" w:styleId="CE57E87583692D4C973E27304CE5701C">
    <w:name w:val="CE57E87583692D4C973E27304CE5701C"/>
    <w:rsid w:val="00B309F4"/>
    <w:pPr>
      <w:spacing w:after="0" w:line="240" w:lineRule="auto"/>
    </w:pPr>
    <w:rPr>
      <w:sz w:val="24"/>
      <w:szCs w:val="24"/>
      <w:lang w:eastAsia="en-US"/>
    </w:rPr>
  </w:style>
  <w:style w:type="paragraph" w:customStyle="1" w:styleId="82C1055423404340AF34EF4A3FFD16B3">
    <w:name w:val="82C1055423404340AF34EF4A3FFD16B3"/>
    <w:rsid w:val="00B309F4"/>
    <w:pPr>
      <w:spacing w:after="0" w:line="240" w:lineRule="auto"/>
    </w:pPr>
    <w:rPr>
      <w:sz w:val="24"/>
      <w:szCs w:val="24"/>
      <w:lang w:eastAsia="en-US"/>
    </w:rPr>
  </w:style>
  <w:style w:type="paragraph" w:customStyle="1" w:styleId="910D2D7A76174D48A3604B52A3CDFE66">
    <w:name w:val="910D2D7A76174D48A3604B52A3CDFE66"/>
    <w:rsid w:val="00B309F4"/>
    <w:pPr>
      <w:spacing w:after="0" w:line="240" w:lineRule="auto"/>
    </w:pPr>
    <w:rPr>
      <w:sz w:val="24"/>
      <w:szCs w:val="24"/>
      <w:lang w:eastAsia="en-US"/>
    </w:rPr>
  </w:style>
  <w:style w:type="paragraph" w:customStyle="1" w:styleId="83029914705F5549B242F756DEE02832">
    <w:name w:val="83029914705F5549B242F756DEE02832"/>
    <w:rsid w:val="00B309F4"/>
    <w:pPr>
      <w:spacing w:after="0" w:line="240" w:lineRule="auto"/>
    </w:pPr>
    <w:rPr>
      <w:sz w:val="24"/>
      <w:szCs w:val="24"/>
      <w:lang w:eastAsia="en-US"/>
    </w:rPr>
  </w:style>
  <w:style w:type="paragraph" w:customStyle="1" w:styleId="337056A9C7517F46B8FBEBA4EB3D1055">
    <w:name w:val="337056A9C7517F46B8FBEBA4EB3D1055"/>
    <w:rsid w:val="00B309F4"/>
    <w:pPr>
      <w:spacing w:after="0" w:line="240" w:lineRule="auto"/>
    </w:pPr>
    <w:rPr>
      <w:sz w:val="24"/>
      <w:szCs w:val="24"/>
      <w:lang w:eastAsia="en-US"/>
    </w:rPr>
  </w:style>
  <w:style w:type="paragraph" w:customStyle="1" w:styleId="F26551A69D4C624790DCB39E463FFD2C">
    <w:name w:val="F26551A69D4C624790DCB39E463FFD2C"/>
    <w:rsid w:val="00B309F4"/>
    <w:pPr>
      <w:spacing w:after="0" w:line="240" w:lineRule="auto"/>
    </w:pPr>
    <w:rPr>
      <w:sz w:val="24"/>
      <w:szCs w:val="24"/>
      <w:lang w:eastAsia="en-US"/>
    </w:rPr>
  </w:style>
  <w:style w:type="paragraph" w:customStyle="1" w:styleId="42CD591995150347ADDB1F07D4EB1321">
    <w:name w:val="42CD591995150347ADDB1F07D4EB1321"/>
    <w:rsid w:val="00B309F4"/>
    <w:pPr>
      <w:spacing w:after="0" w:line="240" w:lineRule="auto"/>
    </w:pPr>
    <w:rPr>
      <w:sz w:val="24"/>
      <w:szCs w:val="24"/>
      <w:lang w:eastAsia="en-US"/>
    </w:rPr>
  </w:style>
  <w:style w:type="paragraph" w:customStyle="1" w:styleId="535398A2E0FE334783C1627E758FB25C">
    <w:name w:val="535398A2E0FE334783C1627E758FB25C"/>
    <w:rsid w:val="00B309F4"/>
    <w:pPr>
      <w:spacing w:after="0" w:line="240" w:lineRule="auto"/>
    </w:pPr>
    <w:rPr>
      <w:sz w:val="24"/>
      <w:szCs w:val="24"/>
      <w:lang w:eastAsia="en-US"/>
    </w:rPr>
  </w:style>
  <w:style w:type="paragraph" w:customStyle="1" w:styleId="F78F3C2354505545A0DA16557545D3D0">
    <w:name w:val="F78F3C2354505545A0DA16557545D3D0"/>
    <w:rsid w:val="00B309F4"/>
    <w:pPr>
      <w:spacing w:after="0" w:line="240" w:lineRule="auto"/>
    </w:pPr>
    <w:rPr>
      <w:sz w:val="24"/>
      <w:szCs w:val="24"/>
      <w:lang w:eastAsia="en-US"/>
    </w:rPr>
  </w:style>
  <w:style w:type="paragraph" w:customStyle="1" w:styleId="309313EF8D9ED84D89BA46EC2B7D1643">
    <w:name w:val="309313EF8D9ED84D89BA46EC2B7D1643"/>
    <w:rsid w:val="00B309F4"/>
    <w:pPr>
      <w:spacing w:after="0" w:line="240" w:lineRule="auto"/>
    </w:pPr>
    <w:rPr>
      <w:sz w:val="24"/>
      <w:szCs w:val="24"/>
      <w:lang w:eastAsia="en-US"/>
    </w:rPr>
  </w:style>
  <w:style w:type="paragraph" w:customStyle="1" w:styleId="79A99AFC53506247A51EA6D180CDCF52">
    <w:name w:val="79A99AFC53506247A51EA6D180CDCF52"/>
    <w:rsid w:val="00B309F4"/>
    <w:pPr>
      <w:spacing w:after="0" w:line="240" w:lineRule="auto"/>
    </w:pPr>
    <w:rPr>
      <w:sz w:val="24"/>
      <w:szCs w:val="24"/>
      <w:lang w:eastAsia="en-US"/>
    </w:rPr>
  </w:style>
  <w:style w:type="paragraph" w:customStyle="1" w:styleId="2F09832A59F42540A39E78D22BD07A37">
    <w:name w:val="2F09832A59F42540A39E78D22BD07A37"/>
    <w:rsid w:val="00B309F4"/>
    <w:pPr>
      <w:spacing w:after="0" w:line="240" w:lineRule="auto"/>
    </w:pPr>
    <w:rPr>
      <w:sz w:val="24"/>
      <w:szCs w:val="24"/>
      <w:lang w:eastAsia="en-US"/>
    </w:rPr>
  </w:style>
  <w:style w:type="paragraph" w:customStyle="1" w:styleId="2B6B5AC7238F274B889B8BB1636E420E">
    <w:name w:val="2B6B5AC7238F274B889B8BB1636E420E"/>
    <w:rsid w:val="00B309F4"/>
    <w:pPr>
      <w:spacing w:after="0" w:line="240" w:lineRule="auto"/>
    </w:pPr>
    <w:rPr>
      <w:sz w:val="24"/>
      <w:szCs w:val="24"/>
      <w:lang w:eastAsia="en-US"/>
    </w:rPr>
  </w:style>
  <w:style w:type="paragraph" w:customStyle="1" w:styleId="255BF899C5E81C489C9958BEC040B786">
    <w:name w:val="255BF899C5E81C489C9958BEC040B786"/>
    <w:rsid w:val="00B309F4"/>
    <w:pPr>
      <w:spacing w:after="0" w:line="240" w:lineRule="auto"/>
    </w:pPr>
    <w:rPr>
      <w:sz w:val="24"/>
      <w:szCs w:val="24"/>
      <w:lang w:eastAsia="en-US"/>
    </w:rPr>
  </w:style>
  <w:style w:type="paragraph" w:customStyle="1" w:styleId="8FB1CF28A7E6F5498E8B0F01572581A3">
    <w:name w:val="8FB1CF28A7E6F5498E8B0F01572581A3"/>
    <w:rsid w:val="00B309F4"/>
    <w:pPr>
      <w:spacing w:after="0" w:line="240" w:lineRule="auto"/>
    </w:pPr>
    <w:rPr>
      <w:sz w:val="24"/>
      <w:szCs w:val="24"/>
      <w:lang w:eastAsia="en-US"/>
    </w:rPr>
  </w:style>
  <w:style w:type="paragraph" w:customStyle="1" w:styleId="098671E908FD9448BA5CEB910FC05B94">
    <w:name w:val="098671E908FD9448BA5CEB910FC05B94"/>
    <w:rsid w:val="00B309F4"/>
    <w:pPr>
      <w:spacing w:after="0" w:line="240" w:lineRule="auto"/>
    </w:pPr>
    <w:rPr>
      <w:sz w:val="24"/>
      <w:szCs w:val="24"/>
      <w:lang w:eastAsia="en-US"/>
    </w:rPr>
  </w:style>
  <w:style w:type="paragraph" w:customStyle="1" w:styleId="5E6F64C6AE70F14C92B572310B75BB49">
    <w:name w:val="5E6F64C6AE70F14C92B572310B75BB49"/>
    <w:rsid w:val="00B309F4"/>
    <w:pPr>
      <w:spacing w:after="0" w:line="240" w:lineRule="auto"/>
    </w:pPr>
    <w:rPr>
      <w:sz w:val="24"/>
      <w:szCs w:val="24"/>
      <w:lang w:eastAsia="en-US"/>
    </w:rPr>
  </w:style>
  <w:style w:type="paragraph" w:customStyle="1" w:styleId="876E6600DED4C340A7E2D18A50F0A810">
    <w:name w:val="876E6600DED4C340A7E2D18A50F0A810"/>
    <w:rsid w:val="00B309F4"/>
    <w:pPr>
      <w:spacing w:after="0" w:line="240" w:lineRule="auto"/>
    </w:pPr>
    <w:rPr>
      <w:sz w:val="24"/>
      <w:szCs w:val="24"/>
      <w:lang w:eastAsia="en-US"/>
    </w:rPr>
  </w:style>
  <w:style w:type="paragraph" w:customStyle="1" w:styleId="89AE583D8F818644A7C04F73B5841E79">
    <w:name w:val="89AE583D8F818644A7C04F73B5841E79"/>
    <w:rsid w:val="00B309F4"/>
    <w:pPr>
      <w:spacing w:after="0" w:line="240" w:lineRule="auto"/>
    </w:pPr>
    <w:rPr>
      <w:sz w:val="24"/>
      <w:szCs w:val="24"/>
      <w:lang w:eastAsia="en-US"/>
    </w:rPr>
  </w:style>
  <w:style w:type="paragraph" w:customStyle="1" w:styleId="DE4D7B3D5F87134F8AC1C899AFB340CC">
    <w:name w:val="DE4D7B3D5F87134F8AC1C899AFB340CC"/>
    <w:rsid w:val="00B309F4"/>
    <w:pPr>
      <w:spacing w:after="0" w:line="240" w:lineRule="auto"/>
    </w:pPr>
    <w:rPr>
      <w:sz w:val="24"/>
      <w:szCs w:val="24"/>
      <w:lang w:eastAsia="en-US"/>
    </w:rPr>
  </w:style>
  <w:style w:type="paragraph" w:customStyle="1" w:styleId="64E63EA9E946324FBCF7B831E0F890D4">
    <w:name w:val="64E63EA9E946324FBCF7B831E0F890D4"/>
    <w:rsid w:val="00B309F4"/>
    <w:pPr>
      <w:spacing w:after="0" w:line="240" w:lineRule="auto"/>
    </w:pPr>
    <w:rPr>
      <w:sz w:val="24"/>
      <w:szCs w:val="24"/>
      <w:lang w:eastAsia="en-US"/>
    </w:rPr>
  </w:style>
  <w:style w:type="paragraph" w:customStyle="1" w:styleId="FE1A07BEA73B7347845B1B16F22BF88F">
    <w:name w:val="FE1A07BEA73B7347845B1B16F22BF88F"/>
    <w:rsid w:val="00B309F4"/>
    <w:pPr>
      <w:spacing w:after="0" w:line="240" w:lineRule="auto"/>
    </w:pPr>
    <w:rPr>
      <w:sz w:val="24"/>
      <w:szCs w:val="24"/>
      <w:lang w:eastAsia="en-US"/>
    </w:rPr>
  </w:style>
  <w:style w:type="paragraph" w:customStyle="1" w:styleId="2C6EEC04C21E9F4EB1F7709F4CCC1CC8">
    <w:name w:val="2C6EEC04C21E9F4EB1F7709F4CCC1CC8"/>
    <w:rsid w:val="00B309F4"/>
    <w:pPr>
      <w:spacing w:after="0" w:line="240" w:lineRule="auto"/>
    </w:pPr>
    <w:rPr>
      <w:sz w:val="24"/>
      <w:szCs w:val="24"/>
      <w:lang w:eastAsia="en-US"/>
    </w:rPr>
  </w:style>
  <w:style w:type="paragraph" w:customStyle="1" w:styleId="9EBA579BE58910489A739A207F4B6D47">
    <w:name w:val="9EBA579BE58910489A739A207F4B6D47"/>
    <w:rsid w:val="00B309F4"/>
    <w:pPr>
      <w:spacing w:after="0" w:line="240" w:lineRule="auto"/>
    </w:pPr>
    <w:rPr>
      <w:sz w:val="24"/>
      <w:szCs w:val="24"/>
      <w:lang w:eastAsia="en-US"/>
    </w:rPr>
  </w:style>
  <w:style w:type="paragraph" w:customStyle="1" w:styleId="C05BB8D5A4D3CF4C895668387456802D">
    <w:name w:val="C05BB8D5A4D3CF4C895668387456802D"/>
    <w:rsid w:val="00B309F4"/>
    <w:pPr>
      <w:spacing w:after="0" w:line="240" w:lineRule="auto"/>
    </w:pPr>
    <w:rPr>
      <w:sz w:val="24"/>
      <w:szCs w:val="24"/>
      <w:lang w:eastAsia="en-US"/>
    </w:rPr>
  </w:style>
  <w:style w:type="paragraph" w:customStyle="1" w:styleId="62390236C9873946949A902BF7B9074F">
    <w:name w:val="62390236C9873946949A902BF7B9074F"/>
    <w:rsid w:val="00B309F4"/>
    <w:pPr>
      <w:spacing w:after="0" w:line="240" w:lineRule="auto"/>
    </w:pPr>
    <w:rPr>
      <w:sz w:val="24"/>
      <w:szCs w:val="24"/>
      <w:lang w:eastAsia="en-US"/>
    </w:rPr>
  </w:style>
  <w:style w:type="paragraph" w:customStyle="1" w:styleId="982B4AE34CBDD54B8D6F82EF92BEE92D">
    <w:name w:val="982B4AE34CBDD54B8D6F82EF92BEE92D"/>
    <w:rsid w:val="00B309F4"/>
    <w:pPr>
      <w:spacing w:after="0" w:line="240" w:lineRule="auto"/>
    </w:pPr>
    <w:rPr>
      <w:sz w:val="24"/>
      <w:szCs w:val="24"/>
      <w:lang w:eastAsia="en-US"/>
    </w:rPr>
  </w:style>
  <w:style w:type="paragraph" w:customStyle="1" w:styleId="C19426D5D268DB44A15079D093B6A0F0">
    <w:name w:val="C19426D5D268DB44A15079D093B6A0F0"/>
    <w:rsid w:val="00B309F4"/>
    <w:pPr>
      <w:spacing w:after="0" w:line="240" w:lineRule="auto"/>
    </w:pPr>
    <w:rPr>
      <w:sz w:val="24"/>
      <w:szCs w:val="24"/>
      <w:lang w:eastAsia="en-US"/>
    </w:rPr>
  </w:style>
  <w:style w:type="paragraph" w:customStyle="1" w:styleId="A4BDE057E8F54F4087841AA80A803B7C">
    <w:name w:val="A4BDE057E8F54F4087841AA80A803B7C"/>
    <w:rsid w:val="00B309F4"/>
    <w:pPr>
      <w:spacing w:after="0" w:line="240" w:lineRule="auto"/>
    </w:pPr>
    <w:rPr>
      <w:sz w:val="24"/>
      <w:szCs w:val="24"/>
      <w:lang w:eastAsia="en-US"/>
    </w:rPr>
  </w:style>
  <w:style w:type="paragraph" w:customStyle="1" w:styleId="FCC36CDE6FA86F49A2B29071C21120F1">
    <w:name w:val="FCC36CDE6FA86F49A2B29071C21120F1"/>
    <w:rsid w:val="00B309F4"/>
    <w:pPr>
      <w:spacing w:after="0" w:line="240" w:lineRule="auto"/>
    </w:pPr>
    <w:rPr>
      <w:sz w:val="24"/>
      <w:szCs w:val="24"/>
      <w:lang w:eastAsia="en-US"/>
    </w:rPr>
  </w:style>
  <w:style w:type="paragraph" w:customStyle="1" w:styleId="277C7541DA18ED458E89B82E935504C3">
    <w:name w:val="277C7541DA18ED458E89B82E935504C3"/>
    <w:rsid w:val="00B309F4"/>
    <w:pPr>
      <w:spacing w:after="0" w:line="240" w:lineRule="auto"/>
    </w:pPr>
    <w:rPr>
      <w:sz w:val="24"/>
      <w:szCs w:val="24"/>
      <w:lang w:eastAsia="en-US"/>
    </w:rPr>
  </w:style>
  <w:style w:type="paragraph" w:customStyle="1" w:styleId="9218BECD902AAA44A7D028A433A6D5BF">
    <w:name w:val="9218BECD902AAA44A7D028A433A6D5BF"/>
    <w:rsid w:val="00B309F4"/>
    <w:pPr>
      <w:spacing w:after="0" w:line="240" w:lineRule="auto"/>
    </w:pPr>
    <w:rPr>
      <w:sz w:val="24"/>
      <w:szCs w:val="24"/>
      <w:lang w:eastAsia="en-US"/>
    </w:rPr>
  </w:style>
  <w:style w:type="paragraph" w:customStyle="1" w:styleId="BF3B96A013DAD44DA45BAF60CBD00848">
    <w:name w:val="BF3B96A013DAD44DA45BAF60CBD00848"/>
    <w:rsid w:val="00B309F4"/>
    <w:pPr>
      <w:spacing w:after="0" w:line="240" w:lineRule="auto"/>
    </w:pPr>
    <w:rPr>
      <w:sz w:val="24"/>
      <w:szCs w:val="24"/>
      <w:lang w:eastAsia="en-US"/>
    </w:rPr>
  </w:style>
  <w:style w:type="paragraph" w:customStyle="1" w:styleId="951879B9E7BCB7468692634A0ABB05D3">
    <w:name w:val="951879B9E7BCB7468692634A0ABB05D3"/>
    <w:rsid w:val="00B309F4"/>
    <w:pPr>
      <w:spacing w:after="0" w:line="240" w:lineRule="auto"/>
    </w:pPr>
    <w:rPr>
      <w:sz w:val="24"/>
      <w:szCs w:val="24"/>
      <w:lang w:eastAsia="en-US"/>
    </w:rPr>
  </w:style>
  <w:style w:type="paragraph" w:customStyle="1" w:styleId="D7EF42129DBB354FA6F04456EC2D9085">
    <w:name w:val="D7EF42129DBB354FA6F04456EC2D9085"/>
    <w:rsid w:val="00B309F4"/>
    <w:pPr>
      <w:spacing w:after="0" w:line="240" w:lineRule="auto"/>
    </w:pPr>
    <w:rPr>
      <w:sz w:val="24"/>
      <w:szCs w:val="24"/>
      <w:lang w:eastAsia="en-US"/>
    </w:rPr>
  </w:style>
  <w:style w:type="paragraph" w:customStyle="1" w:styleId="65B8DAED37052C48BADD3D9A0402454A">
    <w:name w:val="65B8DAED37052C48BADD3D9A0402454A"/>
    <w:rsid w:val="00B309F4"/>
    <w:pPr>
      <w:spacing w:after="0" w:line="240" w:lineRule="auto"/>
    </w:pPr>
    <w:rPr>
      <w:sz w:val="24"/>
      <w:szCs w:val="24"/>
      <w:lang w:eastAsia="en-US"/>
    </w:rPr>
  </w:style>
  <w:style w:type="paragraph" w:customStyle="1" w:styleId="26B7BF664109A8479699181C454556D4">
    <w:name w:val="26B7BF664109A8479699181C454556D4"/>
    <w:rsid w:val="00B309F4"/>
    <w:pPr>
      <w:spacing w:after="0" w:line="240" w:lineRule="auto"/>
    </w:pPr>
    <w:rPr>
      <w:sz w:val="24"/>
      <w:szCs w:val="24"/>
      <w:lang w:eastAsia="en-US"/>
    </w:rPr>
  </w:style>
  <w:style w:type="paragraph" w:customStyle="1" w:styleId="16BD8D372B6ACE4999804302CC94A482">
    <w:name w:val="16BD8D372B6ACE4999804302CC94A482"/>
    <w:rsid w:val="00B309F4"/>
    <w:pPr>
      <w:spacing w:after="0" w:line="240" w:lineRule="auto"/>
    </w:pPr>
    <w:rPr>
      <w:sz w:val="24"/>
      <w:szCs w:val="24"/>
      <w:lang w:eastAsia="en-US"/>
    </w:rPr>
  </w:style>
  <w:style w:type="paragraph" w:customStyle="1" w:styleId="17A532D265A82E48A6B74860C90D10A8">
    <w:name w:val="17A532D265A82E48A6B74860C90D10A8"/>
    <w:rsid w:val="00B309F4"/>
    <w:pPr>
      <w:spacing w:after="0" w:line="240" w:lineRule="auto"/>
    </w:pPr>
    <w:rPr>
      <w:sz w:val="24"/>
      <w:szCs w:val="24"/>
      <w:lang w:eastAsia="en-US"/>
    </w:rPr>
  </w:style>
  <w:style w:type="paragraph" w:customStyle="1" w:styleId="3EDBDC63E2D1E14EA469008E4092E410">
    <w:name w:val="3EDBDC63E2D1E14EA469008E4092E410"/>
    <w:rsid w:val="00B309F4"/>
    <w:pPr>
      <w:spacing w:after="0" w:line="240" w:lineRule="auto"/>
    </w:pPr>
    <w:rPr>
      <w:sz w:val="24"/>
      <w:szCs w:val="24"/>
      <w:lang w:eastAsia="en-US"/>
    </w:rPr>
  </w:style>
  <w:style w:type="paragraph" w:customStyle="1" w:styleId="301411C2344426469FCCD3A8E52B59CD">
    <w:name w:val="301411C2344426469FCCD3A8E52B59CD"/>
    <w:rsid w:val="00B309F4"/>
    <w:pPr>
      <w:spacing w:after="0" w:line="240" w:lineRule="auto"/>
    </w:pPr>
    <w:rPr>
      <w:sz w:val="24"/>
      <w:szCs w:val="24"/>
      <w:lang w:eastAsia="en-US"/>
    </w:rPr>
  </w:style>
  <w:style w:type="paragraph" w:customStyle="1" w:styleId="1CB961E45137B145AE9A55437A3AE941">
    <w:name w:val="1CB961E45137B145AE9A55437A3AE941"/>
    <w:rsid w:val="00B309F4"/>
    <w:pPr>
      <w:spacing w:after="0" w:line="240" w:lineRule="auto"/>
    </w:pPr>
    <w:rPr>
      <w:sz w:val="24"/>
      <w:szCs w:val="24"/>
      <w:lang w:eastAsia="en-US"/>
    </w:rPr>
  </w:style>
  <w:style w:type="paragraph" w:customStyle="1" w:styleId="09C00C937120954DA6DCA98C4683A81C">
    <w:name w:val="09C00C937120954DA6DCA98C4683A81C"/>
    <w:rsid w:val="00B309F4"/>
    <w:pPr>
      <w:spacing w:after="0" w:line="240" w:lineRule="auto"/>
    </w:pPr>
    <w:rPr>
      <w:sz w:val="24"/>
      <w:szCs w:val="24"/>
      <w:lang w:eastAsia="en-US"/>
    </w:rPr>
  </w:style>
  <w:style w:type="paragraph" w:customStyle="1" w:styleId="29AD762728D8194EAD23E70F5C9120D0">
    <w:name w:val="29AD762728D8194EAD23E70F5C9120D0"/>
    <w:rsid w:val="00B309F4"/>
    <w:pPr>
      <w:spacing w:after="0" w:line="240" w:lineRule="auto"/>
    </w:pPr>
    <w:rPr>
      <w:sz w:val="24"/>
      <w:szCs w:val="24"/>
      <w:lang w:eastAsia="en-US"/>
    </w:rPr>
  </w:style>
  <w:style w:type="paragraph" w:customStyle="1" w:styleId="5D31A44E81E3894D90FD707F957AA71E">
    <w:name w:val="5D31A44E81E3894D90FD707F957AA71E"/>
    <w:rsid w:val="00B309F4"/>
    <w:pPr>
      <w:spacing w:after="0" w:line="240" w:lineRule="auto"/>
    </w:pPr>
    <w:rPr>
      <w:sz w:val="24"/>
      <w:szCs w:val="24"/>
      <w:lang w:eastAsia="en-US"/>
    </w:rPr>
  </w:style>
  <w:style w:type="paragraph" w:customStyle="1" w:styleId="B8EEEBE603AD394ABDE1F26EE607D7E2">
    <w:name w:val="B8EEEBE603AD394ABDE1F26EE607D7E2"/>
    <w:rsid w:val="00B309F4"/>
    <w:pPr>
      <w:spacing w:after="0" w:line="240" w:lineRule="auto"/>
    </w:pPr>
    <w:rPr>
      <w:sz w:val="24"/>
      <w:szCs w:val="24"/>
      <w:lang w:eastAsia="en-US"/>
    </w:rPr>
  </w:style>
  <w:style w:type="paragraph" w:customStyle="1" w:styleId="2196BBDF1E484F46AD54CCDECABE20B1">
    <w:name w:val="2196BBDF1E484F46AD54CCDECABE20B1"/>
    <w:rsid w:val="00B309F4"/>
    <w:pPr>
      <w:spacing w:after="0" w:line="240" w:lineRule="auto"/>
    </w:pPr>
    <w:rPr>
      <w:sz w:val="24"/>
      <w:szCs w:val="24"/>
      <w:lang w:eastAsia="en-US"/>
    </w:rPr>
  </w:style>
  <w:style w:type="paragraph" w:customStyle="1" w:styleId="13294DD06EF43F4396436D7E401D8612">
    <w:name w:val="13294DD06EF43F4396436D7E401D8612"/>
    <w:rsid w:val="00B309F4"/>
    <w:pPr>
      <w:spacing w:after="0" w:line="240" w:lineRule="auto"/>
    </w:pPr>
    <w:rPr>
      <w:sz w:val="24"/>
      <w:szCs w:val="24"/>
      <w:lang w:eastAsia="en-US"/>
    </w:rPr>
  </w:style>
  <w:style w:type="paragraph" w:customStyle="1" w:styleId="C1BEAB4E4619C5469F35E7735C543389">
    <w:name w:val="C1BEAB4E4619C5469F35E7735C543389"/>
    <w:rsid w:val="00B309F4"/>
    <w:pPr>
      <w:spacing w:after="0" w:line="240" w:lineRule="auto"/>
    </w:pPr>
    <w:rPr>
      <w:sz w:val="24"/>
      <w:szCs w:val="24"/>
      <w:lang w:eastAsia="en-US"/>
    </w:rPr>
  </w:style>
  <w:style w:type="paragraph" w:customStyle="1" w:styleId="2BD72C1F59F6F4408E18EBCF06DB77E4">
    <w:name w:val="2BD72C1F59F6F4408E18EBCF06DB77E4"/>
    <w:rsid w:val="00B309F4"/>
    <w:pPr>
      <w:spacing w:after="0" w:line="240" w:lineRule="auto"/>
    </w:pPr>
    <w:rPr>
      <w:sz w:val="24"/>
      <w:szCs w:val="24"/>
      <w:lang w:eastAsia="en-US"/>
    </w:rPr>
  </w:style>
  <w:style w:type="paragraph" w:customStyle="1" w:styleId="2324293610C0904C9E465462FA1C5855">
    <w:name w:val="2324293610C0904C9E465462FA1C5855"/>
    <w:rsid w:val="00B309F4"/>
    <w:pPr>
      <w:spacing w:after="0" w:line="240" w:lineRule="auto"/>
    </w:pPr>
    <w:rPr>
      <w:sz w:val="24"/>
      <w:szCs w:val="24"/>
      <w:lang w:eastAsia="en-US"/>
    </w:rPr>
  </w:style>
  <w:style w:type="paragraph" w:customStyle="1" w:styleId="C5531EA1F2416F46B85ECD6D5014C5F0">
    <w:name w:val="C5531EA1F2416F46B85ECD6D5014C5F0"/>
    <w:rsid w:val="00B309F4"/>
    <w:pPr>
      <w:spacing w:after="0" w:line="240" w:lineRule="auto"/>
    </w:pPr>
    <w:rPr>
      <w:sz w:val="24"/>
      <w:szCs w:val="24"/>
      <w:lang w:eastAsia="en-US"/>
    </w:rPr>
  </w:style>
  <w:style w:type="paragraph" w:customStyle="1" w:styleId="0DE802C1F2137F4E90BE73ED4A198C9E">
    <w:name w:val="0DE802C1F2137F4E90BE73ED4A198C9E"/>
    <w:rsid w:val="00B309F4"/>
    <w:pPr>
      <w:spacing w:after="0" w:line="240" w:lineRule="auto"/>
    </w:pPr>
    <w:rPr>
      <w:sz w:val="24"/>
      <w:szCs w:val="24"/>
      <w:lang w:eastAsia="en-US"/>
    </w:rPr>
  </w:style>
  <w:style w:type="paragraph" w:customStyle="1" w:styleId="4BDE573B7C0B064996E53EB32622DB17">
    <w:name w:val="4BDE573B7C0B064996E53EB32622DB17"/>
    <w:rsid w:val="00B309F4"/>
    <w:pPr>
      <w:spacing w:after="0" w:line="240" w:lineRule="auto"/>
    </w:pPr>
    <w:rPr>
      <w:sz w:val="24"/>
      <w:szCs w:val="24"/>
      <w:lang w:eastAsia="en-US"/>
    </w:rPr>
  </w:style>
  <w:style w:type="paragraph" w:customStyle="1" w:styleId="DA2A30DDB2C85F4580028DAA8B9DD1AF">
    <w:name w:val="DA2A30DDB2C85F4580028DAA8B9DD1AF"/>
    <w:rsid w:val="00B309F4"/>
    <w:pPr>
      <w:spacing w:after="0" w:line="240" w:lineRule="auto"/>
    </w:pPr>
    <w:rPr>
      <w:sz w:val="24"/>
      <w:szCs w:val="24"/>
      <w:lang w:eastAsia="en-US"/>
    </w:rPr>
  </w:style>
  <w:style w:type="paragraph" w:customStyle="1" w:styleId="287837356FDB6E4DAD1E5870B07C9AAF">
    <w:name w:val="287837356FDB6E4DAD1E5870B07C9AAF"/>
    <w:rsid w:val="00B309F4"/>
    <w:pPr>
      <w:spacing w:after="0" w:line="240" w:lineRule="auto"/>
    </w:pPr>
    <w:rPr>
      <w:sz w:val="24"/>
      <w:szCs w:val="24"/>
      <w:lang w:eastAsia="en-US"/>
    </w:rPr>
  </w:style>
  <w:style w:type="paragraph" w:customStyle="1" w:styleId="EE0E57D49F5B7549857AC3C1BFDC2CC9">
    <w:name w:val="EE0E57D49F5B7549857AC3C1BFDC2CC9"/>
    <w:rsid w:val="00B309F4"/>
    <w:pPr>
      <w:spacing w:after="0" w:line="240" w:lineRule="auto"/>
    </w:pPr>
    <w:rPr>
      <w:sz w:val="24"/>
      <w:szCs w:val="24"/>
      <w:lang w:eastAsia="en-US"/>
    </w:rPr>
  </w:style>
  <w:style w:type="paragraph" w:customStyle="1" w:styleId="3F06514BE0F12349803B3780D0675EA2">
    <w:name w:val="3F06514BE0F12349803B3780D0675EA2"/>
    <w:rsid w:val="00B309F4"/>
    <w:pPr>
      <w:spacing w:after="0" w:line="240" w:lineRule="auto"/>
    </w:pPr>
    <w:rPr>
      <w:sz w:val="24"/>
      <w:szCs w:val="24"/>
      <w:lang w:eastAsia="en-US"/>
    </w:rPr>
  </w:style>
  <w:style w:type="paragraph" w:customStyle="1" w:styleId="AF63F0E27DCDD246A520EBA7B67B4FAA">
    <w:name w:val="AF63F0E27DCDD246A520EBA7B67B4FAA"/>
    <w:rsid w:val="00B309F4"/>
    <w:pPr>
      <w:spacing w:after="0" w:line="240" w:lineRule="auto"/>
    </w:pPr>
    <w:rPr>
      <w:sz w:val="24"/>
      <w:szCs w:val="24"/>
      <w:lang w:eastAsia="en-US"/>
    </w:rPr>
  </w:style>
  <w:style w:type="paragraph" w:customStyle="1" w:styleId="823243D787ADB2479920C5A031FCA52A">
    <w:name w:val="823243D787ADB2479920C5A031FCA52A"/>
    <w:rsid w:val="00B309F4"/>
    <w:pPr>
      <w:spacing w:after="0" w:line="240" w:lineRule="auto"/>
    </w:pPr>
    <w:rPr>
      <w:sz w:val="24"/>
      <w:szCs w:val="24"/>
      <w:lang w:eastAsia="en-US"/>
    </w:rPr>
  </w:style>
  <w:style w:type="paragraph" w:customStyle="1" w:styleId="BB459B436DCE2D4E8BF7AA81C375ABD6">
    <w:name w:val="BB459B436DCE2D4E8BF7AA81C375ABD6"/>
    <w:rsid w:val="00B309F4"/>
    <w:pPr>
      <w:spacing w:after="0" w:line="240" w:lineRule="auto"/>
    </w:pPr>
    <w:rPr>
      <w:sz w:val="24"/>
      <w:szCs w:val="24"/>
      <w:lang w:eastAsia="en-US"/>
    </w:rPr>
  </w:style>
  <w:style w:type="paragraph" w:customStyle="1" w:styleId="064CCDC9EECD2A498C5AF5EBDB8D3F91">
    <w:name w:val="064CCDC9EECD2A498C5AF5EBDB8D3F91"/>
    <w:rsid w:val="00B309F4"/>
    <w:pPr>
      <w:spacing w:after="0" w:line="240" w:lineRule="auto"/>
    </w:pPr>
    <w:rPr>
      <w:sz w:val="24"/>
      <w:szCs w:val="24"/>
      <w:lang w:eastAsia="en-US"/>
    </w:rPr>
  </w:style>
  <w:style w:type="paragraph" w:customStyle="1" w:styleId="AB79D182B6DA784E84C6AC2075B4AB50">
    <w:name w:val="AB79D182B6DA784E84C6AC2075B4AB50"/>
    <w:rsid w:val="00B309F4"/>
    <w:pPr>
      <w:spacing w:after="0" w:line="240" w:lineRule="auto"/>
    </w:pPr>
    <w:rPr>
      <w:sz w:val="24"/>
      <w:szCs w:val="24"/>
      <w:lang w:eastAsia="en-US"/>
    </w:rPr>
  </w:style>
  <w:style w:type="paragraph" w:customStyle="1" w:styleId="7830AEE88EF81440A2A590B9B582509C">
    <w:name w:val="7830AEE88EF81440A2A590B9B582509C"/>
    <w:rsid w:val="00B309F4"/>
    <w:pPr>
      <w:spacing w:after="0" w:line="240" w:lineRule="auto"/>
    </w:pPr>
    <w:rPr>
      <w:sz w:val="24"/>
      <w:szCs w:val="24"/>
      <w:lang w:eastAsia="en-US"/>
    </w:rPr>
  </w:style>
  <w:style w:type="paragraph" w:customStyle="1" w:styleId="33F0B4B04C030A4AB740FC61469B1EAE">
    <w:name w:val="33F0B4B04C030A4AB740FC61469B1EAE"/>
    <w:rsid w:val="00B309F4"/>
    <w:pPr>
      <w:spacing w:after="0" w:line="240" w:lineRule="auto"/>
    </w:pPr>
    <w:rPr>
      <w:sz w:val="24"/>
      <w:szCs w:val="24"/>
      <w:lang w:eastAsia="en-US"/>
    </w:rPr>
  </w:style>
  <w:style w:type="paragraph" w:customStyle="1" w:styleId="5C9AE3F74BE8B747B185AD436195DE35">
    <w:name w:val="5C9AE3F74BE8B747B185AD436195DE35"/>
    <w:rsid w:val="00B309F4"/>
    <w:pPr>
      <w:spacing w:after="0" w:line="240" w:lineRule="auto"/>
    </w:pPr>
    <w:rPr>
      <w:sz w:val="24"/>
      <w:szCs w:val="24"/>
      <w:lang w:eastAsia="en-US"/>
    </w:rPr>
  </w:style>
  <w:style w:type="paragraph" w:customStyle="1" w:styleId="F218F1C66FB36743990CF5E8EA95935A">
    <w:name w:val="F218F1C66FB36743990CF5E8EA95935A"/>
    <w:rsid w:val="00B309F4"/>
    <w:pPr>
      <w:spacing w:after="0" w:line="240" w:lineRule="auto"/>
    </w:pPr>
    <w:rPr>
      <w:sz w:val="24"/>
      <w:szCs w:val="24"/>
      <w:lang w:eastAsia="en-US"/>
    </w:rPr>
  </w:style>
  <w:style w:type="paragraph" w:customStyle="1" w:styleId="037002ABE153CE40A448DDA5E19AE935">
    <w:name w:val="037002ABE153CE40A448DDA5E19AE935"/>
    <w:rsid w:val="00B309F4"/>
    <w:pPr>
      <w:spacing w:after="0" w:line="240" w:lineRule="auto"/>
    </w:pPr>
    <w:rPr>
      <w:sz w:val="24"/>
      <w:szCs w:val="24"/>
      <w:lang w:eastAsia="en-US"/>
    </w:rPr>
  </w:style>
  <w:style w:type="paragraph" w:customStyle="1" w:styleId="8D3B1A699E7CB34D9D5C7C0F7674C82D">
    <w:name w:val="8D3B1A699E7CB34D9D5C7C0F7674C82D"/>
    <w:rsid w:val="00B309F4"/>
    <w:pPr>
      <w:spacing w:after="0" w:line="240" w:lineRule="auto"/>
    </w:pPr>
    <w:rPr>
      <w:sz w:val="24"/>
      <w:szCs w:val="24"/>
      <w:lang w:eastAsia="en-US"/>
    </w:rPr>
  </w:style>
  <w:style w:type="paragraph" w:customStyle="1" w:styleId="8D79A88406A75B40AC3D2F9EBDAE3907">
    <w:name w:val="8D79A88406A75B40AC3D2F9EBDAE3907"/>
    <w:rsid w:val="00B309F4"/>
    <w:pPr>
      <w:spacing w:after="0" w:line="240" w:lineRule="auto"/>
    </w:pPr>
    <w:rPr>
      <w:sz w:val="24"/>
      <w:szCs w:val="24"/>
      <w:lang w:eastAsia="en-US"/>
    </w:rPr>
  </w:style>
  <w:style w:type="paragraph" w:customStyle="1" w:styleId="775A1588B4D32046836AFA210A49A42F">
    <w:name w:val="775A1588B4D32046836AFA210A49A42F"/>
    <w:rsid w:val="00B309F4"/>
    <w:pPr>
      <w:spacing w:after="0" w:line="240" w:lineRule="auto"/>
    </w:pPr>
    <w:rPr>
      <w:sz w:val="24"/>
      <w:szCs w:val="24"/>
      <w:lang w:eastAsia="en-US"/>
    </w:rPr>
  </w:style>
  <w:style w:type="paragraph" w:customStyle="1" w:styleId="AAF5F2EBF844C04D9142C347286D3F1B">
    <w:name w:val="AAF5F2EBF844C04D9142C347286D3F1B"/>
    <w:rsid w:val="00B309F4"/>
    <w:pPr>
      <w:spacing w:after="0" w:line="240" w:lineRule="auto"/>
    </w:pPr>
    <w:rPr>
      <w:sz w:val="24"/>
      <w:szCs w:val="24"/>
      <w:lang w:eastAsia="en-US"/>
    </w:rPr>
  </w:style>
  <w:style w:type="paragraph" w:customStyle="1" w:styleId="4367B816A395C8479F768A80A6096648">
    <w:name w:val="4367B816A395C8479F768A80A6096648"/>
    <w:rsid w:val="00B309F4"/>
    <w:pPr>
      <w:spacing w:after="0" w:line="240" w:lineRule="auto"/>
    </w:pPr>
    <w:rPr>
      <w:sz w:val="24"/>
      <w:szCs w:val="24"/>
      <w:lang w:eastAsia="en-US"/>
    </w:rPr>
  </w:style>
  <w:style w:type="paragraph" w:customStyle="1" w:styleId="A265589038F6BD4296B112FB0D381976">
    <w:name w:val="A265589038F6BD4296B112FB0D381976"/>
    <w:rsid w:val="00B309F4"/>
    <w:pPr>
      <w:spacing w:after="0" w:line="240" w:lineRule="auto"/>
    </w:pPr>
    <w:rPr>
      <w:sz w:val="24"/>
      <w:szCs w:val="24"/>
      <w:lang w:eastAsia="en-US"/>
    </w:rPr>
  </w:style>
  <w:style w:type="paragraph" w:customStyle="1" w:styleId="38FF634F37107D47B39F9BA066424950">
    <w:name w:val="38FF634F37107D47B39F9BA066424950"/>
    <w:rsid w:val="00B309F4"/>
    <w:pPr>
      <w:spacing w:after="0" w:line="240" w:lineRule="auto"/>
    </w:pPr>
    <w:rPr>
      <w:sz w:val="24"/>
      <w:szCs w:val="24"/>
      <w:lang w:eastAsia="en-US"/>
    </w:rPr>
  </w:style>
  <w:style w:type="paragraph" w:customStyle="1" w:styleId="1B891344D14FE84C8C79CEA264FE0ACD">
    <w:name w:val="1B891344D14FE84C8C79CEA264FE0ACD"/>
    <w:rsid w:val="00B309F4"/>
    <w:pPr>
      <w:spacing w:after="0" w:line="240" w:lineRule="auto"/>
    </w:pPr>
    <w:rPr>
      <w:sz w:val="24"/>
      <w:szCs w:val="24"/>
      <w:lang w:eastAsia="en-US"/>
    </w:rPr>
  </w:style>
  <w:style w:type="paragraph" w:customStyle="1" w:styleId="1CED53718D4613489D15906EDD7AD46F">
    <w:name w:val="1CED53718D4613489D15906EDD7AD46F"/>
    <w:rsid w:val="00B309F4"/>
    <w:pPr>
      <w:spacing w:after="0" w:line="240" w:lineRule="auto"/>
    </w:pPr>
    <w:rPr>
      <w:sz w:val="24"/>
      <w:szCs w:val="24"/>
      <w:lang w:eastAsia="en-US"/>
    </w:rPr>
  </w:style>
  <w:style w:type="paragraph" w:customStyle="1" w:styleId="38573905C67CCD4682928A2FE2BD9DAC">
    <w:name w:val="38573905C67CCD4682928A2FE2BD9DAC"/>
    <w:rsid w:val="00B309F4"/>
    <w:pPr>
      <w:spacing w:after="0" w:line="240" w:lineRule="auto"/>
    </w:pPr>
    <w:rPr>
      <w:sz w:val="24"/>
      <w:szCs w:val="24"/>
      <w:lang w:eastAsia="en-US"/>
    </w:rPr>
  </w:style>
  <w:style w:type="paragraph" w:customStyle="1" w:styleId="26938FED23643D44A2EB227DA6EAB23A">
    <w:name w:val="26938FED23643D44A2EB227DA6EAB23A"/>
    <w:rsid w:val="00B309F4"/>
    <w:pPr>
      <w:spacing w:after="0" w:line="240" w:lineRule="auto"/>
    </w:pPr>
    <w:rPr>
      <w:sz w:val="24"/>
      <w:szCs w:val="24"/>
      <w:lang w:eastAsia="en-US"/>
    </w:rPr>
  </w:style>
  <w:style w:type="paragraph" w:customStyle="1" w:styleId="EE3C7953D017C8498D07E395A11CEFF5">
    <w:name w:val="EE3C7953D017C8498D07E395A11CEFF5"/>
    <w:rsid w:val="00B309F4"/>
    <w:pPr>
      <w:spacing w:after="0" w:line="240" w:lineRule="auto"/>
    </w:pPr>
    <w:rPr>
      <w:sz w:val="24"/>
      <w:szCs w:val="24"/>
      <w:lang w:eastAsia="en-US"/>
    </w:rPr>
  </w:style>
  <w:style w:type="paragraph" w:customStyle="1" w:styleId="FC2E783766F4D048A748E7D07A06D462">
    <w:name w:val="FC2E783766F4D048A748E7D07A06D462"/>
    <w:rsid w:val="00B309F4"/>
    <w:pPr>
      <w:spacing w:after="0" w:line="240" w:lineRule="auto"/>
    </w:pPr>
    <w:rPr>
      <w:sz w:val="24"/>
      <w:szCs w:val="24"/>
      <w:lang w:eastAsia="en-US"/>
    </w:rPr>
  </w:style>
  <w:style w:type="paragraph" w:customStyle="1" w:styleId="2274E22A2B3BEB469120828D643DCC03">
    <w:name w:val="2274E22A2B3BEB469120828D643DCC03"/>
    <w:rsid w:val="00B309F4"/>
    <w:pPr>
      <w:spacing w:after="0" w:line="240" w:lineRule="auto"/>
    </w:pPr>
    <w:rPr>
      <w:sz w:val="24"/>
      <w:szCs w:val="24"/>
      <w:lang w:eastAsia="en-US"/>
    </w:rPr>
  </w:style>
  <w:style w:type="paragraph" w:customStyle="1" w:styleId="ECF5762A5C05594B80E15440E39502FF">
    <w:name w:val="ECF5762A5C05594B80E15440E39502FF"/>
    <w:rsid w:val="00B309F4"/>
    <w:pPr>
      <w:spacing w:after="0" w:line="240" w:lineRule="auto"/>
    </w:pPr>
    <w:rPr>
      <w:sz w:val="24"/>
      <w:szCs w:val="24"/>
      <w:lang w:eastAsia="en-US"/>
    </w:rPr>
  </w:style>
  <w:style w:type="paragraph" w:customStyle="1" w:styleId="3E574667A958B3468B97640D7D6CAEF9">
    <w:name w:val="3E574667A958B3468B97640D7D6CAEF9"/>
    <w:rsid w:val="00B309F4"/>
    <w:pPr>
      <w:spacing w:after="0" w:line="240" w:lineRule="auto"/>
    </w:pPr>
    <w:rPr>
      <w:sz w:val="24"/>
      <w:szCs w:val="24"/>
      <w:lang w:eastAsia="en-US"/>
    </w:rPr>
  </w:style>
  <w:style w:type="paragraph" w:customStyle="1" w:styleId="9BB05BDB7D26594CB207704BF0320BE3">
    <w:name w:val="9BB05BDB7D26594CB207704BF0320BE3"/>
    <w:rsid w:val="00B309F4"/>
    <w:pPr>
      <w:spacing w:after="0" w:line="240" w:lineRule="auto"/>
    </w:pPr>
    <w:rPr>
      <w:sz w:val="24"/>
      <w:szCs w:val="24"/>
      <w:lang w:eastAsia="en-US"/>
    </w:rPr>
  </w:style>
  <w:style w:type="paragraph" w:customStyle="1" w:styleId="707C05A86859F24CB563F6B45D5A7ACB">
    <w:name w:val="707C05A86859F24CB563F6B45D5A7ACB"/>
    <w:rsid w:val="00B309F4"/>
    <w:pPr>
      <w:spacing w:after="0" w:line="240" w:lineRule="auto"/>
    </w:pPr>
    <w:rPr>
      <w:sz w:val="24"/>
      <w:szCs w:val="24"/>
      <w:lang w:eastAsia="en-US"/>
    </w:rPr>
  </w:style>
  <w:style w:type="paragraph" w:customStyle="1" w:styleId="959D8D19C485B647BF2032829475655F">
    <w:name w:val="959D8D19C485B647BF2032829475655F"/>
    <w:rsid w:val="00B309F4"/>
    <w:pPr>
      <w:spacing w:after="0" w:line="240" w:lineRule="auto"/>
    </w:pPr>
    <w:rPr>
      <w:sz w:val="24"/>
      <w:szCs w:val="24"/>
      <w:lang w:eastAsia="en-US"/>
    </w:rPr>
  </w:style>
  <w:style w:type="paragraph" w:customStyle="1" w:styleId="96C7D713B27FF34AA25F52CE34D85BCB">
    <w:name w:val="96C7D713B27FF34AA25F52CE34D85BCB"/>
    <w:rsid w:val="00B309F4"/>
    <w:pPr>
      <w:spacing w:after="0" w:line="240" w:lineRule="auto"/>
    </w:pPr>
    <w:rPr>
      <w:sz w:val="24"/>
      <w:szCs w:val="24"/>
      <w:lang w:eastAsia="en-US"/>
    </w:rPr>
  </w:style>
  <w:style w:type="paragraph" w:customStyle="1" w:styleId="EF18974FA72E7940925F14154EA29384">
    <w:name w:val="EF18974FA72E7940925F14154EA29384"/>
    <w:rsid w:val="00B309F4"/>
    <w:pPr>
      <w:spacing w:after="0" w:line="240" w:lineRule="auto"/>
    </w:pPr>
    <w:rPr>
      <w:sz w:val="24"/>
      <w:szCs w:val="24"/>
      <w:lang w:eastAsia="en-US"/>
    </w:rPr>
  </w:style>
  <w:style w:type="paragraph" w:customStyle="1" w:styleId="DF65E35919B78F47AE95397D62D09F2F">
    <w:name w:val="DF65E35919B78F47AE95397D62D09F2F"/>
    <w:rsid w:val="00B309F4"/>
    <w:pPr>
      <w:spacing w:after="0" w:line="240" w:lineRule="auto"/>
    </w:pPr>
    <w:rPr>
      <w:sz w:val="24"/>
      <w:szCs w:val="24"/>
      <w:lang w:eastAsia="en-US"/>
    </w:rPr>
  </w:style>
  <w:style w:type="paragraph" w:customStyle="1" w:styleId="672A70F1ED1296498769EAAF5790657F">
    <w:name w:val="672A70F1ED1296498769EAAF5790657F"/>
    <w:rsid w:val="00B309F4"/>
    <w:pPr>
      <w:spacing w:after="0" w:line="240" w:lineRule="auto"/>
    </w:pPr>
    <w:rPr>
      <w:sz w:val="24"/>
      <w:szCs w:val="24"/>
      <w:lang w:eastAsia="en-US"/>
    </w:rPr>
  </w:style>
  <w:style w:type="paragraph" w:customStyle="1" w:styleId="93D5F7D0B2CA504C920E486FB1292C63">
    <w:name w:val="93D5F7D0B2CA504C920E486FB1292C63"/>
    <w:rsid w:val="00B309F4"/>
    <w:pPr>
      <w:spacing w:after="0" w:line="240" w:lineRule="auto"/>
    </w:pPr>
    <w:rPr>
      <w:sz w:val="24"/>
      <w:szCs w:val="24"/>
      <w:lang w:eastAsia="en-US"/>
    </w:rPr>
  </w:style>
  <w:style w:type="paragraph" w:customStyle="1" w:styleId="0735AB0EC47AF6458B6542C554F01361">
    <w:name w:val="0735AB0EC47AF6458B6542C554F01361"/>
    <w:rsid w:val="00B309F4"/>
    <w:pPr>
      <w:spacing w:after="0" w:line="240" w:lineRule="auto"/>
    </w:pPr>
    <w:rPr>
      <w:sz w:val="24"/>
      <w:szCs w:val="24"/>
      <w:lang w:eastAsia="en-US"/>
    </w:rPr>
  </w:style>
  <w:style w:type="paragraph" w:customStyle="1" w:styleId="E9C33CABF3F36241A18E9A794BBF7B07">
    <w:name w:val="E9C33CABF3F36241A18E9A794BBF7B07"/>
    <w:rsid w:val="00B309F4"/>
    <w:pPr>
      <w:spacing w:after="0" w:line="240" w:lineRule="auto"/>
    </w:pPr>
    <w:rPr>
      <w:sz w:val="24"/>
      <w:szCs w:val="24"/>
      <w:lang w:eastAsia="en-US"/>
    </w:rPr>
  </w:style>
  <w:style w:type="paragraph" w:customStyle="1" w:styleId="0D3CE866420A2541B6EA43CAFF1F02DB">
    <w:name w:val="0D3CE866420A2541B6EA43CAFF1F02DB"/>
    <w:rsid w:val="00B309F4"/>
    <w:pPr>
      <w:spacing w:after="0" w:line="240" w:lineRule="auto"/>
    </w:pPr>
    <w:rPr>
      <w:sz w:val="24"/>
      <w:szCs w:val="24"/>
      <w:lang w:eastAsia="en-US"/>
    </w:rPr>
  </w:style>
  <w:style w:type="paragraph" w:customStyle="1" w:styleId="B53EBC821CA5554BA86ABF49EF15E547">
    <w:name w:val="B53EBC821CA5554BA86ABF49EF15E547"/>
    <w:rsid w:val="00B309F4"/>
    <w:pPr>
      <w:spacing w:after="0" w:line="240" w:lineRule="auto"/>
    </w:pPr>
    <w:rPr>
      <w:sz w:val="24"/>
      <w:szCs w:val="24"/>
      <w:lang w:eastAsia="en-US"/>
    </w:rPr>
  </w:style>
  <w:style w:type="paragraph" w:customStyle="1" w:styleId="FAA557EBC55EAA4D82152E8461425627">
    <w:name w:val="FAA557EBC55EAA4D82152E8461425627"/>
    <w:rsid w:val="00B309F4"/>
    <w:pPr>
      <w:spacing w:after="0" w:line="240" w:lineRule="auto"/>
    </w:pPr>
    <w:rPr>
      <w:sz w:val="24"/>
      <w:szCs w:val="24"/>
      <w:lang w:eastAsia="en-US"/>
    </w:rPr>
  </w:style>
  <w:style w:type="paragraph" w:customStyle="1" w:styleId="080C9F6398D79A43880F87EB06111035">
    <w:name w:val="080C9F6398D79A43880F87EB06111035"/>
    <w:rsid w:val="00B309F4"/>
    <w:pPr>
      <w:spacing w:after="0" w:line="240" w:lineRule="auto"/>
    </w:pPr>
    <w:rPr>
      <w:sz w:val="24"/>
      <w:szCs w:val="24"/>
      <w:lang w:eastAsia="en-US"/>
    </w:rPr>
  </w:style>
  <w:style w:type="paragraph" w:customStyle="1" w:styleId="47BD4EE31128BB42BDB06083FA0F89E7">
    <w:name w:val="47BD4EE31128BB42BDB06083FA0F89E7"/>
    <w:rsid w:val="00B309F4"/>
    <w:pPr>
      <w:spacing w:after="0" w:line="240" w:lineRule="auto"/>
    </w:pPr>
    <w:rPr>
      <w:sz w:val="24"/>
      <w:szCs w:val="24"/>
      <w:lang w:eastAsia="en-US"/>
    </w:rPr>
  </w:style>
  <w:style w:type="paragraph" w:customStyle="1" w:styleId="807B8BC7CDAFC24CB9C7C4CD14E4A772">
    <w:name w:val="807B8BC7CDAFC24CB9C7C4CD14E4A772"/>
    <w:rsid w:val="00B309F4"/>
    <w:pPr>
      <w:spacing w:after="0" w:line="240" w:lineRule="auto"/>
    </w:pPr>
    <w:rPr>
      <w:sz w:val="24"/>
      <w:szCs w:val="24"/>
      <w:lang w:eastAsia="en-US"/>
    </w:rPr>
  </w:style>
  <w:style w:type="paragraph" w:customStyle="1" w:styleId="CDB45A01F8B3E946BAD823BCD147E8DE">
    <w:name w:val="CDB45A01F8B3E946BAD823BCD147E8DE"/>
    <w:rsid w:val="00B309F4"/>
    <w:pPr>
      <w:spacing w:after="0" w:line="240" w:lineRule="auto"/>
    </w:pPr>
    <w:rPr>
      <w:sz w:val="24"/>
      <w:szCs w:val="24"/>
      <w:lang w:eastAsia="en-US"/>
    </w:rPr>
  </w:style>
  <w:style w:type="paragraph" w:customStyle="1" w:styleId="17862DAB55ED3949BD06956BB8381CB3">
    <w:name w:val="17862DAB55ED3949BD06956BB8381CB3"/>
    <w:rsid w:val="00B309F4"/>
    <w:pPr>
      <w:spacing w:after="0" w:line="240" w:lineRule="auto"/>
    </w:pPr>
    <w:rPr>
      <w:sz w:val="24"/>
      <w:szCs w:val="24"/>
      <w:lang w:eastAsia="en-US"/>
    </w:rPr>
  </w:style>
  <w:style w:type="paragraph" w:customStyle="1" w:styleId="2C945C56E03B3E468A83B11100521110">
    <w:name w:val="2C945C56E03B3E468A83B11100521110"/>
    <w:rsid w:val="00B309F4"/>
    <w:pPr>
      <w:spacing w:after="0" w:line="240" w:lineRule="auto"/>
    </w:pPr>
    <w:rPr>
      <w:sz w:val="24"/>
      <w:szCs w:val="24"/>
      <w:lang w:eastAsia="en-US"/>
    </w:rPr>
  </w:style>
  <w:style w:type="paragraph" w:customStyle="1" w:styleId="191DF4B92F45924A9090271520FCA838">
    <w:name w:val="191DF4B92F45924A9090271520FCA838"/>
    <w:rsid w:val="00B309F4"/>
    <w:pPr>
      <w:spacing w:after="0" w:line="240" w:lineRule="auto"/>
    </w:pPr>
    <w:rPr>
      <w:sz w:val="24"/>
      <w:szCs w:val="24"/>
      <w:lang w:eastAsia="en-US"/>
    </w:rPr>
  </w:style>
  <w:style w:type="paragraph" w:customStyle="1" w:styleId="F496724D9A0D894798060992CA41A3F7">
    <w:name w:val="F496724D9A0D894798060992CA41A3F7"/>
    <w:rsid w:val="00B309F4"/>
    <w:pPr>
      <w:spacing w:after="0" w:line="240" w:lineRule="auto"/>
    </w:pPr>
    <w:rPr>
      <w:sz w:val="24"/>
      <w:szCs w:val="24"/>
      <w:lang w:eastAsia="en-US"/>
    </w:rPr>
  </w:style>
  <w:style w:type="paragraph" w:customStyle="1" w:styleId="9211C4154B3D3C47A2BC249B4665B3CE">
    <w:name w:val="9211C4154B3D3C47A2BC249B4665B3CE"/>
    <w:rsid w:val="00B309F4"/>
    <w:pPr>
      <w:spacing w:after="0" w:line="240" w:lineRule="auto"/>
    </w:pPr>
    <w:rPr>
      <w:sz w:val="24"/>
      <w:szCs w:val="24"/>
      <w:lang w:eastAsia="en-US"/>
    </w:rPr>
  </w:style>
  <w:style w:type="paragraph" w:customStyle="1" w:styleId="B2A72464ED3EB5468DF8021F3C9156EA">
    <w:name w:val="B2A72464ED3EB5468DF8021F3C9156EA"/>
    <w:rsid w:val="00B309F4"/>
    <w:pPr>
      <w:spacing w:after="0" w:line="240" w:lineRule="auto"/>
    </w:pPr>
    <w:rPr>
      <w:sz w:val="24"/>
      <w:szCs w:val="24"/>
      <w:lang w:eastAsia="en-US"/>
    </w:rPr>
  </w:style>
  <w:style w:type="paragraph" w:customStyle="1" w:styleId="877B455A8B9D5A4794A0457F9975181F">
    <w:name w:val="877B455A8B9D5A4794A0457F9975181F"/>
    <w:rsid w:val="00B309F4"/>
    <w:pPr>
      <w:spacing w:after="0" w:line="240" w:lineRule="auto"/>
    </w:pPr>
    <w:rPr>
      <w:sz w:val="24"/>
      <w:szCs w:val="24"/>
      <w:lang w:eastAsia="en-US"/>
    </w:rPr>
  </w:style>
  <w:style w:type="paragraph" w:customStyle="1" w:styleId="FABDD30D5F1C494CBA0551499FA0E790">
    <w:name w:val="FABDD30D5F1C494CBA0551499FA0E790"/>
    <w:rsid w:val="00B309F4"/>
    <w:pPr>
      <w:spacing w:after="0" w:line="240" w:lineRule="auto"/>
    </w:pPr>
    <w:rPr>
      <w:sz w:val="24"/>
      <w:szCs w:val="24"/>
      <w:lang w:eastAsia="en-US"/>
    </w:rPr>
  </w:style>
  <w:style w:type="paragraph" w:customStyle="1" w:styleId="E251431D4BD1814A928EA8F9DD8A58F3">
    <w:name w:val="E251431D4BD1814A928EA8F9DD8A58F3"/>
    <w:rsid w:val="00B309F4"/>
    <w:pPr>
      <w:spacing w:after="0" w:line="240" w:lineRule="auto"/>
    </w:pPr>
    <w:rPr>
      <w:sz w:val="24"/>
      <w:szCs w:val="24"/>
      <w:lang w:eastAsia="en-US"/>
    </w:rPr>
  </w:style>
  <w:style w:type="paragraph" w:customStyle="1" w:styleId="FFD44195CAA12248838C32E8C94A5126">
    <w:name w:val="FFD44195CAA12248838C32E8C94A5126"/>
    <w:rsid w:val="00B309F4"/>
    <w:pPr>
      <w:spacing w:after="0" w:line="240" w:lineRule="auto"/>
    </w:pPr>
    <w:rPr>
      <w:sz w:val="24"/>
      <w:szCs w:val="24"/>
      <w:lang w:eastAsia="en-US"/>
    </w:rPr>
  </w:style>
  <w:style w:type="paragraph" w:customStyle="1" w:styleId="2A51E57E067BE245B648136AA21B8DDB">
    <w:name w:val="2A51E57E067BE245B648136AA21B8DDB"/>
    <w:rsid w:val="00B309F4"/>
    <w:pPr>
      <w:spacing w:after="0" w:line="240" w:lineRule="auto"/>
    </w:pPr>
    <w:rPr>
      <w:sz w:val="24"/>
      <w:szCs w:val="24"/>
      <w:lang w:eastAsia="en-US"/>
    </w:rPr>
  </w:style>
  <w:style w:type="paragraph" w:customStyle="1" w:styleId="2F3105773CFD02459F0261A9920B1286">
    <w:name w:val="2F3105773CFD02459F0261A9920B1286"/>
    <w:rsid w:val="00B309F4"/>
    <w:pPr>
      <w:spacing w:after="0" w:line="240" w:lineRule="auto"/>
    </w:pPr>
    <w:rPr>
      <w:sz w:val="24"/>
      <w:szCs w:val="24"/>
      <w:lang w:eastAsia="en-US"/>
    </w:rPr>
  </w:style>
  <w:style w:type="paragraph" w:customStyle="1" w:styleId="FEE10217D6C0CB419B2D5D3A5837D8AA">
    <w:name w:val="FEE10217D6C0CB419B2D5D3A5837D8AA"/>
    <w:rsid w:val="00B309F4"/>
    <w:pPr>
      <w:spacing w:after="0" w:line="240" w:lineRule="auto"/>
    </w:pPr>
    <w:rPr>
      <w:sz w:val="24"/>
      <w:szCs w:val="24"/>
      <w:lang w:eastAsia="en-US"/>
    </w:rPr>
  </w:style>
  <w:style w:type="paragraph" w:customStyle="1" w:styleId="06F0225E7C4EEB408F4E27CE4DBAD000">
    <w:name w:val="06F0225E7C4EEB408F4E27CE4DBAD000"/>
    <w:rsid w:val="00B309F4"/>
    <w:pPr>
      <w:spacing w:after="0" w:line="240" w:lineRule="auto"/>
    </w:pPr>
    <w:rPr>
      <w:sz w:val="24"/>
      <w:szCs w:val="24"/>
      <w:lang w:eastAsia="en-US"/>
    </w:rPr>
  </w:style>
  <w:style w:type="paragraph" w:customStyle="1" w:styleId="CEA74A6EE7825C4D9D4FF3799040C06A">
    <w:name w:val="CEA74A6EE7825C4D9D4FF3799040C06A"/>
    <w:rsid w:val="00B309F4"/>
    <w:pPr>
      <w:spacing w:after="0" w:line="240" w:lineRule="auto"/>
    </w:pPr>
    <w:rPr>
      <w:sz w:val="24"/>
      <w:szCs w:val="24"/>
      <w:lang w:eastAsia="en-US"/>
    </w:rPr>
  </w:style>
  <w:style w:type="paragraph" w:customStyle="1" w:styleId="F2FD0BE3D617234D8DBC42F3F6BF3379">
    <w:name w:val="F2FD0BE3D617234D8DBC42F3F6BF3379"/>
    <w:rsid w:val="00B309F4"/>
    <w:pPr>
      <w:spacing w:after="0" w:line="240" w:lineRule="auto"/>
    </w:pPr>
    <w:rPr>
      <w:sz w:val="24"/>
      <w:szCs w:val="24"/>
      <w:lang w:eastAsia="en-US"/>
    </w:rPr>
  </w:style>
  <w:style w:type="paragraph" w:customStyle="1" w:styleId="36B03E92F75B384E964AFBDF0DA583DB">
    <w:name w:val="36B03E92F75B384E964AFBDF0DA583DB"/>
    <w:rsid w:val="00B309F4"/>
    <w:pPr>
      <w:spacing w:after="0" w:line="240" w:lineRule="auto"/>
    </w:pPr>
    <w:rPr>
      <w:sz w:val="24"/>
      <w:szCs w:val="24"/>
      <w:lang w:eastAsia="en-US"/>
    </w:rPr>
  </w:style>
  <w:style w:type="paragraph" w:customStyle="1" w:styleId="FDFF547EFD7E4E43830BA8987FF72709">
    <w:name w:val="FDFF547EFD7E4E43830BA8987FF72709"/>
    <w:rsid w:val="00B309F4"/>
    <w:pPr>
      <w:spacing w:after="0" w:line="240" w:lineRule="auto"/>
    </w:pPr>
    <w:rPr>
      <w:sz w:val="24"/>
      <w:szCs w:val="24"/>
      <w:lang w:eastAsia="en-US"/>
    </w:rPr>
  </w:style>
  <w:style w:type="paragraph" w:customStyle="1" w:styleId="6A08F141B649B044BC3F25E501BB0819">
    <w:name w:val="6A08F141B649B044BC3F25E501BB0819"/>
    <w:rsid w:val="00B309F4"/>
    <w:pPr>
      <w:spacing w:after="0" w:line="240" w:lineRule="auto"/>
    </w:pPr>
    <w:rPr>
      <w:sz w:val="24"/>
      <w:szCs w:val="24"/>
      <w:lang w:eastAsia="en-US"/>
    </w:rPr>
  </w:style>
  <w:style w:type="paragraph" w:customStyle="1" w:styleId="511F83F138285442ACC0E55F1C36E81A">
    <w:name w:val="511F83F138285442ACC0E55F1C36E81A"/>
    <w:rsid w:val="00B309F4"/>
    <w:pPr>
      <w:spacing w:after="0" w:line="240" w:lineRule="auto"/>
    </w:pPr>
    <w:rPr>
      <w:sz w:val="24"/>
      <w:szCs w:val="24"/>
      <w:lang w:eastAsia="en-US"/>
    </w:rPr>
  </w:style>
  <w:style w:type="paragraph" w:customStyle="1" w:styleId="18A30EB3CE127E4A985870C1EF760697">
    <w:name w:val="18A30EB3CE127E4A985870C1EF760697"/>
    <w:rsid w:val="00B309F4"/>
    <w:pPr>
      <w:spacing w:after="0" w:line="240" w:lineRule="auto"/>
    </w:pPr>
    <w:rPr>
      <w:sz w:val="24"/>
      <w:szCs w:val="24"/>
      <w:lang w:eastAsia="en-US"/>
    </w:rPr>
  </w:style>
  <w:style w:type="paragraph" w:customStyle="1" w:styleId="8B838FC7C33AA042ACFEB3CD242F4FC4">
    <w:name w:val="8B838FC7C33AA042ACFEB3CD242F4FC4"/>
    <w:rsid w:val="00B309F4"/>
    <w:pPr>
      <w:spacing w:after="0" w:line="240" w:lineRule="auto"/>
    </w:pPr>
    <w:rPr>
      <w:sz w:val="24"/>
      <w:szCs w:val="24"/>
      <w:lang w:eastAsia="en-US"/>
    </w:rPr>
  </w:style>
  <w:style w:type="paragraph" w:customStyle="1" w:styleId="E8D394A2EC18A043BAD196095681BFC8">
    <w:name w:val="E8D394A2EC18A043BAD196095681BFC8"/>
    <w:rsid w:val="00B309F4"/>
    <w:pPr>
      <w:spacing w:after="0" w:line="240" w:lineRule="auto"/>
    </w:pPr>
    <w:rPr>
      <w:sz w:val="24"/>
      <w:szCs w:val="24"/>
      <w:lang w:eastAsia="en-US"/>
    </w:rPr>
  </w:style>
  <w:style w:type="paragraph" w:customStyle="1" w:styleId="2F6221663478024C887629ADD4F2730E">
    <w:name w:val="2F6221663478024C887629ADD4F2730E"/>
    <w:rsid w:val="00B309F4"/>
    <w:pPr>
      <w:spacing w:after="0" w:line="240" w:lineRule="auto"/>
    </w:pPr>
    <w:rPr>
      <w:sz w:val="24"/>
      <w:szCs w:val="24"/>
      <w:lang w:eastAsia="en-US"/>
    </w:rPr>
  </w:style>
  <w:style w:type="paragraph" w:customStyle="1" w:styleId="C8E0F2043342C448A36508C7879325A9">
    <w:name w:val="C8E0F2043342C448A36508C7879325A9"/>
    <w:rsid w:val="00B309F4"/>
    <w:pPr>
      <w:spacing w:after="0" w:line="240" w:lineRule="auto"/>
    </w:pPr>
    <w:rPr>
      <w:sz w:val="24"/>
      <w:szCs w:val="24"/>
      <w:lang w:eastAsia="en-US"/>
    </w:rPr>
  </w:style>
  <w:style w:type="paragraph" w:customStyle="1" w:styleId="BA6CDD559FD0BB4CA2D29AFE3D14233E">
    <w:name w:val="BA6CDD559FD0BB4CA2D29AFE3D14233E"/>
    <w:rsid w:val="00B309F4"/>
    <w:pPr>
      <w:spacing w:after="0" w:line="240" w:lineRule="auto"/>
    </w:pPr>
    <w:rPr>
      <w:sz w:val="24"/>
      <w:szCs w:val="24"/>
      <w:lang w:eastAsia="en-US"/>
    </w:rPr>
  </w:style>
  <w:style w:type="paragraph" w:customStyle="1" w:styleId="F5F027B2F4AB79458273E601E957BC32">
    <w:name w:val="F5F027B2F4AB79458273E601E957BC32"/>
    <w:rsid w:val="00B309F4"/>
    <w:pPr>
      <w:spacing w:after="0" w:line="240" w:lineRule="auto"/>
    </w:pPr>
    <w:rPr>
      <w:sz w:val="24"/>
      <w:szCs w:val="24"/>
      <w:lang w:eastAsia="en-US"/>
    </w:rPr>
  </w:style>
  <w:style w:type="paragraph" w:customStyle="1" w:styleId="4D522CE88F72EA45B4BF44D788D4B245">
    <w:name w:val="4D522CE88F72EA45B4BF44D788D4B245"/>
    <w:rsid w:val="00B309F4"/>
    <w:pPr>
      <w:spacing w:after="0" w:line="240" w:lineRule="auto"/>
    </w:pPr>
    <w:rPr>
      <w:sz w:val="24"/>
      <w:szCs w:val="24"/>
      <w:lang w:eastAsia="en-US"/>
    </w:rPr>
  </w:style>
  <w:style w:type="paragraph" w:customStyle="1" w:styleId="0F1106F3B7E6F5468A244BBBC2137F37">
    <w:name w:val="0F1106F3B7E6F5468A244BBBC2137F37"/>
    <w:rsid w:val="00B309F4"/>
    <w:pPr>
      <w:spacing w:after="0" w:line="240" w:lineRule="auto"/>
    </w:pPr>
    <w:rPr>
      <w:sz w:val="24"/>
      <w:szCs w:val="24"/>
      <w:lang w:eastAsia="en-US"/>
    </w:rPr>
  </w:style>
  <w:style w:type="paragraph" w:customStyle="1" w:styleId="07278B590B729148AC64C148F7E2D1E2">
    <w:name w:val="07278B590B729148AC64C148F7E2D1E2"/>
    <w:rsid w:val="00B309F4"/>
    <w:pPr>
      <w:spacing w:after="0" w:line="240" w:lineRule="auto"/>
    </w:pPr>
    <w:rPr>
      <w:sz w:val="24"/>
      <w:szCs w:val="24"/>
      <w:lang w:eastAsia="en-US"/>
    </w:rPr>
  </w:style>
  <w:style w:type="paragraph" w:customStyle="1" w:styleId="D8383FDB6F97344DB55F2FC83A08C8D3">
    <w:name w:val="D8383FDB6F97344DB55F2FC83A08C8D3"/>
    <w:rsid w:val="00B309F4"/>
    <w:pPr>
      <w:spacing w:after="0" w:line="240" w:lineRule="auto"/>
    </w:pPr>
    <w:rPr>
      <w:sz w:val="24"/>
      <w:szCs w:val="24"/>
      <w:lang w:eastAsia="en-US"/>
    </w:rPr>
  </w:style>
  <w:style w:type="paragraph" w:customStyle="1" w:styleId="4EE8EB0C6044F54497F5B68A1C0AB36E">
    <w:name w:val="4EE8EB0C6044F54497F5B68A1C0AB36E"/>
    <w:rsid w:val="00B309F4"/>
    <w:pPr>
      <w:spacing w:after="0" w:line="240" w:lineRule="auto"/>
    </w:pPr>
    <w:rPr>
      <w:sz w:val="24"/>
      <w:szCs w:val="24"/>
      <w:lang w:eastAsia="en-US"/>
    </w:rPr>
  </w:style>
  <w:style w:type="paragraph" w:customStyle="1" w:styleId="C957D6691ED8FE43929240278BF3E01F">
    <w:name w:val="C957D6691ED8FE43929240278BF3E01F"/>
    <w:rsid w:val="00B309F4"/>
    <w:pPr>
      <w:spacing w:after="0" w:line="240" w:lineRule="auto"/>
    </w:pPr>
    <w:rPr>
      <w:sz w:val="24"/>
      <w:szCs w:val="24"/>
      <w:lang w:eastAsia="en-US"/>
    </w:rPr>
  </w:style>
  <w:style w:type="paragraph" w:customStyle="1" w:styleId="DA71F5C11DEA1B47A5114A19B02BB755">
    <w:name w:val="DA71F5C11DEA1B47A5114A19B02BB755"/>
    <w:rsid w:val="00B309F4"/>
    <w:pPr>
      <w:spacing w:after="0" w:line="240" w:lineRule="auto"/>
    </w:pPr>
    <w:rPr>
      <w:sz w:val="24"/>
      <w:szCs w:val="24"/>
      <w:lang w:eastAsia="en-US"/>
    </w:rPr>
  </w:style>
  <w:style w:type="paragraph" w:customStyle="1" w:styleId="76D7180C59129B4D99C65C7F54EF6C0F">
    <w:name w:val="76D7180C59129B4D99C65C7F54EF6C0F"/>
    <w:rsid w:val="00B309F4"/>
    <w:pPr>
      <w:spacing w:after="0" w:line="240" w:lineRule="auto"/>
    </w:pPr>
    <w:rPr>
      <w:sz w:val="24"/>
      <w:szCs w:val="24"/>
      <w:lang w:eastAsia="en-US"/>
    </w:rPr>
  </w:style>
  <w:style w:type="paragraph" w:customStyle="1" w:styleId="EA2A93D8945AA244B1B54C067926D28F">
    <w:name w:val="EA2A93D8945AA244B1B54C067926D28F"/>
    <w:rsid w:val="00B309F4"/>
    <w:pPr>
      <w:spacing w:after="0" w:line="240" w:lineRule="auto"/>
    </w:pPr>
    <w:rPr>
      <w:sz w:val="24"/>
      <w:szCs w:val="24"/>
      <w:lang w:eastAsia="en-US"/>
    </w:rPr>
  </w:style>
  <w:style w:type="paragraph" w:customStyle="1" w:styleId="0CCE763A6D441A4EB8233E72C6FF0F4A">
    <w:name w:val="0CCE763A6D441A4EB8233E72C6FF0F4A"/>
    <w:rsid w:val="00B309F4"/>
    <w:pPr>
      <w:spacing w:after="0" w:line="240" w:lineRule="auto"/>
    </w:pPr>
    <w:rPr>
      <w:sz w:val="24"/>
      <w:szCs w:val="24"/>
      <w:lang w:eastAsia="en-US"/>
    </w:rPr>
  </w:style>
  <w:style w:type="paragraph" w:customStyle="1" w:styleId="3BD5F887537FE146B7C4CB8923370911">
    <w:name w:val="3BD5F887537FE146B7C4CB8923370911"/>
    <w:rsid w:val="00B309F4"/>
    <w:pPr>
      <w:spacing w:after="0" w:line="240" w:lineRule="auto"/>
    </w:pPr>
    <w:rPr>
      <w:sz w:val="24"/>
      <w:szCs w:val="24"/>
      <w:lang w:eastAsia="en-US"/>
    </w:rPr>
  </w:style>
  <w:style w:type="paragraph" w:customStyle="1" w:styleId="532C395B8325A346AD3B24E37C31E7E4">
    <w:name w:val="532C395B8325A346AD3B24E37C31E7E4"/>
    <w:rsid w:val="00B309F4"/>
    <w:pPr>
      <w:spacing w:after="0" w:line="240" w:lineRule="auto"/>
    </w:pPr>
    <w:rPr>
      <w:sz w:val="24"/>
      <w:szCs w:val="24"/>
      <w:lang w:eastAsia="en-US"/>
    </w:rPr>
  </w:style>
  <w:style w:type="paragraph" w:customStyle="1" w:styleId="570520A0C7804C45BFFCEAA0EAF4DC92">
    <w:name w:val="570520A0C7804C45BFFCEAA0EAF4DC92"/>
    <w:rsid w:val="00B309F4"/>
    <w:pPr>
      <w:spacing w:after="0" w:line="240" w:lineRule="auto"/>
    </w:pPr>
    <w:rPr>
      <w:sz w:val="24"/>
      <w:szCs w:val="24"/>
      <w:lang w:eastAsia="en-US"/>
    </w:rPr>
  </w:style>
  <w:style w:type="paragraph" w:customStyle="1" w:styleId="A95CC040E012F04AB99AB29EFB0A2F07">
    <w:name w:val="A95CC040E012F04AB99AB29EFB0A2F07"/>
    <w:rsid w:val="00B309F4"/>
    <w:pPr>
      <w:spacing w:after="0" w:line="240" w:lineRule="auto"/>
    </w:pPr>
    <w:rPr>
      <w:sz w:val="24"/>
      <w:szCs w:val="24"/>
      <w:lang w:eastAsia="en-US"/>
    </w:rPr>
  </w:style>
  <w:style w:type="paragraph" w:customStyle="1" w:styleId="B302D1490FF55845BCB9B75FC24D8D6F">
    <w:name w:val="B302D1490FF55845BCB9B75FC24D8D6F"/>
    <w:rsid w:val="00B309F4"/>
    <w:pPr>
      <w:spacing w:after="0" w:line="240" w:lineRule="auto"/>
    </w:pPr>
    <w:rPr>
      <w:sz w:val="24"/>
      <w:szCs w:val="24"/>
      <w:lang w:eastAsia="en-US"/>
    </w:rPr>
  </w:style>
  <w:style w:type="paragraph" w:customStyle="1" w:styleId="CCFBF2BC9454E7438ADDD4D8114B8215">
    <w:name w:val="CCFBF2BC9454E7438ADDD4D8114B8215"/>
    <w:rsid w:val="00B309F4"/>
    <w:pPr>
      <w:spacing w:after="0" w:line="240" w:lineRule="auto"/>
    </w:pPr>
    <w:rPr>
      <w:sz w:val="24"/>
      <w:szCs w:val="24"/>
      <w:lang w:eastAsia="en-US"/>
    </w:rPr>
  </w:style>
  <w:style w:type="paragraph" w:customStyle="1" w:styleId="43ADAD4CD9D653409D59E35D4829360D">
    <w:name w:val="43ADAD4CD9D653409D59E35D4829360D"/>
    <w:rsid w:val="00B309F4"/>
    <w:pPr>
      <w:spacing w:after="0" w:line="240" w:lineRule="auto"/>
    </w:pPr>
    <w:rPr>
      <w:sz w:val="24"/>
      <w:szCs w:val="24"/>
      <w:lang w:eastAsia="en-US"/>
    </w:rPr>
  </w:style>
  <w:style w:type="paragraph" w:customStyle="1" w:styleId="99FEB728CB99C84F9973386EC7E9F68F">
    <w:name w:val="99FEB728CB99C84F9973386EC7E9F68F"/>
    <w:rsid w:val="00B309F4"/>
    <w:pPr>
      <w:spacing w:after="0" w:line="240" w:lineRule="auto"/>
    </w:pPr>
    <w:rPr>
      <w:sz w:val="24"/>
      <w:szCs w:val="24"/>
      <w:lang w:eastAsia="en-US"/>
    </w:rPr>
  </w:style>
  <w:style w:type="paragraph" w:customStyle="1" w:styleId="2D3143E4F68019429F4EEB8B693BAA2E">
    <w:name w:val="2D3143E4F68019429F4EEB8B693BAA2E"/>
    <w:rsid w:val="00B309F4"/>
    <w:pPr>
      <w:spacing w:after="0" w:line="240" w:lineRule="auto"/>
    </w:pPr>
    <w:rPr>
      <w:sz w:val="24"/>
      <w:szCs w:val="24"/>
      <w:lang w:eastAsia="en-US"/>
    </w:rPr>
  </w:style>
  <w:style w:type="paragraph" w:customStyle="1" w:styleId="A457FE81649A7C43932D9FFBB0F38A99">
    <w:name w:val="A457FE81649A7C43932D9FFBB0F38A99"/>
    <w:rsid w:val="00B309F4"/>
    <w:pPr>
      <w:spacing w:after="0" w:line="240" w:lineRule="auto"/>
    </w:pPr>
    <w:rPr>
      <w:sz w:val="24"/>
      <w:szCs w:val="24"/>
      <w:lang w:eastAsia="en-US"/>
    </w:rPr>
  </w:style>
  <w:style w:type="paragraph" w:customStyle="1" w:styleId="03D5D6662A0FC34DB5F5ECA79C595A61">
    <w:name w:val="03D5D6662A0FC34DB5F5ECA79C595A61"/>
    <w:rsid w:val="00B309F4"/>
    <w:pPr>
      <w:spacing w:after="0" w:line="240" w:lineRule="auto"/>
    </w:pPr>
    <w:rPr>
      <w:sz w:val="24"/>
      <w:szCs w:val="24"/>
      <w:lang w:eastAsia="en-US"/>
    </w:rPr>
  </w:style>
  <w:style w:type="paragraph" w:customStyle="1" w:styleId="D7150367B9E35A4CB619AC829BE74A2C">
    <w:name w:val="D7150367B9E35A4CB619AC829BE74A2C"/>
    <w:rsid w:val="00B309F4"/>
    <w:pPr>
      <w:spacing w:after="0" w:line="240" w:lineRule="auto"/>
    </w:pPr>
    <w:rPr>
      <w:sz w:val="24"/>
      <w:szCs w:val="24"/>
      <w:lang w:eastAsia="en-US"/>
    </w:rPr>
  </w:style>
  <w:style w:type="paragraph" w:customStyle="1" w:styleId="350770ECD39E664484E211A67695ABA1">
    <w:name w:val="350770ECD39E664484E211A67695ABA1"/>
    <w:rsid w:val="00B309F4"/>
    <w:pPr>
      <w:spacing w:after="0" w:line="240" w:lineRule="auto"/>
    </w:pPr>
    <w:rPr>
      <w:sz w:val="24"/>
      <w:szCs w:val="24"/>
      <w:lang w:eastAsia="en-US"/>
    </w:rPr>
  </w:style>
  <w:style w:type="paragraph" w:customStyle="1" w:styleId="D334CD285A0ABA459B76BC0B6D128F8A">
    <w:name w:val="D334CD285A0ABA459B76BC0B6D128F8A"/>
    <w:rsid w:val="00B309F4"/>
    <w:pPr>
      <w:spacing w:after="0" w:line="240" w:lineRule="auto"/>
    </w:pPr>
    <w:rPr>
      <w:sz w:val="24"/>
      <w:szCs w:val="24"/>
      <w:lang w:eastAsia="en-US"/>
    </w:rPr>
  </w:style>
  <w:style w:type="paragraph" w:customStyle="1" w:styleId="9FD68B2F0BFD4941BAE6D777926872BE">
    <w:name w:val="9FD68B2F0BFD4941BAE6D777926872BE"/>
    <w:rsid w:val="00B309F4"/>
    <w:pPr>
      <w:spacing w:after="0" w:line="240" w:lineRule="auto"/>
    </w:pPr>
    <w:rPr>
      <w:sz w:val="24"/>
      <w:szCs w:val="24"/>
      <w:lang w:eastAsia="en-US"/>
    </w:rPr>
  </w:style>
  <w:style w:type="paragraph" w:customStyle="1" w:styleId="424F7C523FE1F34695EA020F0D29F9AA">
    <w:name w:val="424F7C523FE1F34695EA020F0D29F9AA"/>
    <w:rsid w:val="00B309F4"/>
    <w:pPr>
      <w:spacing w:after="0" w:line="240" w:lineRule="auto"/>
    </w:pPr>
    <w:rPr>
      <w:sz w:val="24"/>
      <w:szCs w:val="24"/>
      <w:lang w:eastAsia="en-US"/>
    </w:rPr>
  </w:style>
  <w:style w:type="paragraph" w:customStyle="1" w:styleId="F65952DD16D52847AF65703C67451C7E">
    <w:name w:val="F65952DD16D52847AF65703C67451C7E"/>
    <w:rsid w:val="00B309F4"/>
    <w:pPr>
      <w:spacing w:after="0" w:line="240" w:lineRule="auto"/>
    </w:pPr>
    <w:rPr>
      <w:sz w:val="24"/>
      <w:szCs w:val="24"/>
      <w:lang w:eastAsia="en-US"/>
    </w:rPr>
  </w:style>
  <w:style w:type="paragraph" w:customStyle="1" w:styleId="9738F4D7C0202945A2D5A1ED779273E5">
    <w:name w:val="9738F4D7C0202945A2D5A1ED779273E5"/>
    <w:rsid w:val="00B309F4"/>
    <w:pPr>
      <w:spacing w:after="0" w:line="240" w:lineRule="auto"/>
    </w:pPr>
    <w:rPr>
      <w:sz w:val="24"/>
      <w:szCs w:val="24"/>
      <w:lang w:eastAsia="en-US"/>
    </w:rPr>
  </w:style>
  <w:style w:type="paragraph" w:customStyle="1" w:styleId="7BF558A60A3C4C468DA1F373EDF449D5">
    <w:name w:val="7BF558A60A3C4C468DA1F373EDF449D5"/>
    <w:rsid w:val="00B309F4"/>
    <w:pPr>
      <w:spacing w:after="0" w:line="240" w:lineRule="auto"/>
    </w:pPr>
    <w:rPr>
      <w:sz w:val="24"/>
      <w:szCs w:val="24"/>
      <w:lang w:eastAsia="en-US"/>
    </w:rPr>
  </w:style>
  <w:style w:type="paragraph" w:customStyle="1" w:styleId="1B41482CCB4C0142B631A3A89718F786">
    <w:name w:val="1B41482CCB4C0142B631A3A89718F786"/>
    <w:rsid w:val="00B309F4"/>
    <w:pPr>
      <w:spacing w:after="0" w:line="240" w:lineRule="auto"/>
    </w:pPr>
    <w:rPr>
      <w:sz w:val="24"/>
      <w:szCs w:val="24"/>
      <w:lang w:eastAsia="en-US"/>
    </w:rPr>
  </w:style>
  <w:style w:type="paragraph" w:customStyle="1" w:styleId="B0331439AB8445408D9B046A393D8A1F">
    <w:name w:val="B0331439AB8445408D9B046A393D8A1F"/>
    <w:rsid w:val="00B309F4"/>
    <w:pPr>
      <w:spacing w:after="0" w:line="240" w:lineRule="auto"/>
    </w:pPr>
    <w:rPr>
      <w:sz w:val="24"/>
      <w:szCs w:val="24"/>
      <w:lang w:eastAsia="en-US"/>
    </w:rPr>
  </w:style>
  <w:style w:type="paragraph" w:customStyle="1" w:styleId="D592147C977F2C4097D7E2F35CBFEF9B">
    <w:name w:val="D592147C977F2C4097D7E2F35CBFEF9B"/>
    <w:rsid w:val="00B309F4"/>
    <w:pPr>
      <w:spacing w:after="0" w:line="240" w:lineRule="auto"/>
    </w:pPr>
    <w:rPr>
      <w:sz w:val="24"/>
      <w:szCs w:val="24"/>
      <w:lang w:eastAsia="en-US"/>
    </w:rPr>
  </w:style>
  <w:style w:type="paragraph" w:customStyle="1" w:styleId="FE816172D721FF4897DDB9D09DF8D3C5">
    <w:name w:val="FE816172D721FF4897DDB9D09DF8D3C5"/>
    <w:rsid w:val="00B309F4"/>
    <w:pPr>
      <w:spacing w:after="0" w:line="240" w:lineRule="auto"/>
    </w:pPr>
    <w:rPr>
      <w:sz w:val="24"/>
      <w:szCs w:val="24"/>
      <w:lang w:eastAsia="en-US"/>
    </w:rPr>
  </w:style>
  <w:style w:type="paragraph" w:customStyle="1" w:styleId="2A2FDC0ED460334DBC2FEA5820AA56B3">
    <w:name w:val="2A2FDC0ED460334DBC2FEA5820AA56B3"/>
    <w:rsid w:val="00B309F4"/>
    <w:pPr>
      <w:spacing w:after="0" w:line="240" w:lineRule="auto"/>
    </w:pPr>
    <w:rPr>
      <w:sz w:val="24"/>
      <w:szCs w:val="24"/>
      <w:lang w:eastAsia="en-US"/>
    </w:rPr>
  </w:style>
  <w:style w:type="paragraph" w:customStyle="1" w:styleId="3CAD453B48996842BA621486C5BA3277">
    <w:name w:val="3CAD453B48996842BA621486C5BA3277"/>
    <w:rsid w:val="00B309F4"/>
    <w:pPr>
      <w:spacing w:after="0" w:line="240" w:lineRule="auto"/>
    </w:pPr>
    <w:rPr>
      <w:sz w:val="24"/>
      <w:szCs w:val="24"/>
      <w:lang w:eastAsia="en-US"/>
    </w:rPr>
  </w:style>
  <w:style w:type="paragraph" w:customStyle="1" w:styleId="3D4D69A942EA7E4AA25C8B4A7CB484ED">
    <w:name w:val="3D4D69A942EA7E4AA25C8B4A7CB484ED"/>
    <w:rsid w:val="00B309F4"/>
    <w:pPr>
      <w:spacing w:after="0" w:line="240" w:lineRule="auto"/>
    </w:pPr>
    <w:rPr>
      <w:sz w:val="24"/>
      <w:szCs w:val="24"/>
      <w:lang w:eastAsia="en-US"/>
    </w:rPr>
  </w:style>
  <w:style w:type="paragraph" w:customStyle="1" w:styleId="60E0DC17811B28469F88B68DE95751C9">
    <w:name w:val="60E0DC17811B28469F88B68DE95751C9"/>
    <w:rsid w:val="00B309F4"/>
    <w:pPr>
      <w:spacing w:after="0" w:line="240" w:lineRule="auto"/>
    </w:pPr>
    <w:rPr>
      <w:sz w:val="24"/>
      <w:szCs w:val="24"/>
      <w:lang w:eastAsia="en-US"/>
    </w:rPr>
  </w:style>
  <w:style w:type="paragraph" w:customStyle="1" w:styleId="D07A77DE913E4B41825765A7C12F696B">
    <w:name w:val="D07A77DE913E4B41825765A7C12F696B"/>
    <w:rsid w:val="00EF29FA"/>
    <w:pPr>
      <w:spacing w:after="0" w:line="240" w:lineRule="auto"/>
    </w:pPr>
    <w:rPr>
      <w:sz w:val="24"/>
      <w:szCs w:val="24"/>
      <w:lang w:eastAsia="en-US"/>
    </w:rPr>
  </w:style>
  <w:style w:type="paragraph" w:customStyle="1" w:styleId="C96F61CF68008548B066BEA6F5BA83CD">
    <w:name w:val="C96F61CF68008548B066BEA6F5BA83CD"/>
    <w:rsid w:val="00EF29FA"/>
    <w:pPr>
      <w:spacing w:after="0" w:line="240" w:lineRule="auto"/>
    </w:pPr>
    <w:rPr>
      <w:sz w:val="24"/>
      <w:szCs w:val="24"/>
      <w:lang w:eastAsia="en-US"/>
    </w:rPr>
  </w:style>
  <w:style w:type="paragraph" w:customStyle="1" w:styleId="3FCB9CC20DE6894295C6226C43BCAD05">
    <w:name w:val="3FCB9CC20DE6894295C6226C43BCAD05"/>
    <w:rsid w:val="00EF29FA"/>
    <w:pPr>
      <w:spacing w:after="0" w:line="240" w:lineRule="auto"/>
    </w:pPr>
    <w:rPr>
      <w:sz w:val="24"/>
      <w:szCs w:val="24"/>
      <w:lang w:eastAsia="en-US"/>
    </w:rPr>
  </w:style>
  <w:style w:type="paragraph" w:customStyle="1" w:styleId="E19F6D8BDC516746AACACDFBE699DDC7">
    <w:name w:val="E19F6D8BDC516746AACACDFBE699DDC7"/>
    <w:rsid w:val="00EF29FA"/>
    <w:pPr>
      <w:spacing w:after="0" w:line="240" w:lineRule="auto"/>
    </w:pPr>
    <w:rPr>
      <w:sz w:val="24"/>
      <w:szCs w:val="24"/>
      <w:lang w:eastAsia="en-US"/>
    </w:rPr>
  </w:style>
  <w:style w:type="paragraph" w:customStyle="1" w:styleId="63724C90FF366D4F98873E616AB0C606">
    <w:name w:val="63724C90FF366D4F98873E616AB0C606"/>
    <w:rsid w:val="00EF29FA"/>
    <w:pPr>
      <w:spacing w:after="0" w:line="240" w:lineRule="auto"/>
    </w:pPr>
    <w:rPr>
      <w:sz w:val="24"/>
      <w:szCs w:val="24"/>
      <w:lang w:eastAsia="en-US"/>
    </w:rPr>
  </w:style>
  <w:style w:type="paragraph" w:customStyle="1" w:styleId="23044371167BAA409EF1C2451E824D21">
    <w:name w:val="23044371167BAA409EF1C2451E824D21"/>
    <w:rsid w:val="00EF29FA"/>
    <w:pPr>
      <w:spacing w:after="0" w:line="240" w:lineRule="auto"/>
    </w:pPr>
    <w:rPr>
      <w:sz w:val="24"/>
      <w:szCs w:val="24"/>
      <w:lang w:eastAsia="en-US"/>
    </w:rPr>
  </w:style>
  <w:style w:type="paragraph" w:customStyle="1" w:styleId="ABB823819DB1E04FBB449A3DA0CB7EE3">
    <w:name w:val="ABB823819DB1E04FBB449A3DA0CB7EE3"/>
    <w:rsid w:val="00EF29FA"/>
    <w:pPr>
      <w:spacing w:after="0" w:line="240" w:lineRule="auto"/>
    </w:pPr>
    <w:rPr>
      <w:sz w:val="24"/>
      <w:szCs w:val="24"/>
      <w:lang w:eastAsia="en-US"/>
    </w:rPr>
  </w:style>
  <w:style w:type="paragraph" w:customStyle="1" w:styleId="8672863830B3F7409F1F131A57B7E3EC">
    <w:name w:val="8672863830B3F7409F1F131A57B7E3EC"/>
    <w:rsid w:val="00EF29FA"/>
    <w:pPr>
      <w:spacing w:after="0" w:line="240" w:lineRule="auto"/>
    </w:pPr>
    <w:rPr>
      <w:sz w:val="24"/>
      <w:szCs w:val="24"/>
      <w:lang w:eastAsia="en-US"/>
    </w:rPr>
  </w:style>
  <w:style w:type="paragraph" w:customStyle="1" w:styleId="89B807D13201EE43A4235D6C201A8975">
    <w:name w:val="89B807D13201EE43A4235D6C201A8975"/>
    <w:rsid w:val="00EF29FA"/>
    <w:pPr>
      <w:spacing w:after="0" w:line="240" w:lineRule="auto"/>
    </w:pPr>
    <w:rPr>
      <w:sz w:val="24"/>
      <w:szCs w:val="24"/>
      <w:lang w:eastAsia="en-US"/>
    </w:rPr>
  </w:style>
  <w:style w:type="paragraph" w:customStyle="1" w:styleId="81EC52E10B99724DA5C6297789DF780F">
    <w:name w:val="81EC52E10B99724DA5C6297789DF780F"/>
    <w:rsid w:val="00EF29FA"/>
    <w:pPr>
      <w:spacing w:after="0" w:line="240" w:lineRule="auto"/>
    </w:pPr>
    <w:rPr>
      <w:sz w:val="24"/>
      <w:szCs w:val="24"/>
      <w:lang w:eastAsia="en-US"/>
    </w:rPr>
  </w:style>
  <w:style w:type="paragraph" w:customStyle="1" w:styleId="0AF112BD85E52D49B70D80AC70C9CCD3">
    <w:name w:val="0AF112BD85E52D49B70D80AC70C9CCD3"/>
    <w:rsid w:val="00EF29FA"/>
    <w:pPr>
      <w:spacing w:after="0" w:line="240" w:lineRule="auto"/>
    </w:pPr>
    <w:rPr>
      <w:sz w:val="24"/>
      <w:szCs w:val="24"/>
      <w:lang w:eastAsia="en-US"/>
    </w:rPr>
  </w:style>
  <w:style w:type="paragraph" w:customStyle="1" w:styleId="9834E75D63CCD64E887C2043A7EA9966">
    <w:name w:val="9834E75D63CCD64E887C2043A7EA9966"/>
    <w:rsid w:val="00EF29FA"/>
    <w:pPr>
      <w:spacing w:after="0" w:line="240" w:lineRule="auto"/>
    </w:pPr>
    <w:rPr>
      <w:sz w:val="24"/>
      <w:szCs w:val="24"/>
      <w:lang w:eastAsia="en-US"/>
    </w:rPr>
  </w:style>
  <w:style w:type="paragraph" w:customStyle="1" w:styleId="76E8A1ABED381643BD7F972EFC3B3E19">
    <w:name w:val="76E8A1ABED381643BD7F972EFC3B3E19"/>
    <w:rsid w:val="00EF29FA"/>
    <w:pPr>
      <w:spacing w:after="0" w:line="240" w:lineRule="auto"/>
    </w:pPr>
    <w:rPr>
      <w:sz w:val="24"/>
      <w:szCs w:val="24"/>
      <w:lang w:eastAsia="en-US"/>
    </w:rPr>
  </w:style>
  <w:style w:type="paragraph" w:customStyle="1" w:styleId="CBDE5B993977A64885F42EB18693080D">
    <w:name w:val="CBDE5B993977A64885F42EB18693080D"/>
    <w:rsid w:val="00EF29FA"/>
    <w:pPr>
      <w:spacing w:after="0" w:line="240" w:lineRule="auto"/>
    </w:pPr>
    <w:rPr>
      <w:sz w:val="24"/>
      <w:szCs w:val="24"/>
      <w:lang w:eastAsia="en-US"/>
    </w:rPr>
  </w:style>
  <w:style w:type="paragraph" w:customStyle="1" w:styleId="64C35CD5C9C4C7488B1BAA100951D033">
    <w:name w:val="64C35CD5C9C4C7488B1BAA100951D033"/>
    <w:rsid w:val="00EF29FA"/>
    <w:pPr>
      <w:spacing w:after="0" w:line="240" w:lineRule="auto"/>
    </w:pPr>
    <w:rPr>
      <w:sz w:val="24"/>
      <w:szCs w:val="24"/>
      <w:lang w:eastAsia="en-US"/>
    </w:rPr>
  </w:style>
  <w:style w:type="paragraph" w:customStyle="1" w:styleId="E0E526DC0CB5FC438701F2548D5F3AEB">
    <w:name w:val="E0E526DC0CB5FC438701F2548D5F3AEB"/>
    <w:rsid w:val="00EF29FA"/>
    <w:pPr>
      <w:spacing w:after="0" w:line="240" w:lineRule="auto"/>
    </w:pPr>
    <w:rPr>
      <w:sz w:val="24"/>
      <w:szCs w:val="24"/>
      <w:lang w:eastAsia="en-US"/>
    </w:rPr>
  </w:style>
  <w:style w:type="paragraph" w:customStyle="1" w:styleId="B8B4DAE81D5B324FA8E483F7D2F6A62E">
    <w:name w:val="B8B4DAE81D5B324FA8E483F7D2F6A62E"/>
    <w:rsid w:val="00EF29FA"/>
    <w:pPr>
      <w:spacing w:after="0" w:line="240" w:lineRule="auto"/>
    </w:pPr>
    <w:rPr>
      <w:sz w:val="24"/>
      <w:szCs w:val="24"/>
      <w:lang w:eastAsia="en-US"/>
    </w:rPr>
  </w:style>
  <w:style w:type="paragraph" w:customStyle="1" w:styleId="F2D427681D7AE34194EC0B08D53DE8AC">
    <w:name w:val="F2D427681D7AE34194EC0B08D53DE8AC"/>
    <w:rsid w:val="00EF29FA"/>
    <w:pPr>
      <w:spacing w:after="0" w:line="240" w:lineRule="auto"/>
    </w:pPr>
    <w:rPr>
      <w:sz w:val="24"/>
      <w:szCs w:val="24"/>
      <w:lang w:eastAsia="en-US"/>
    </w:rPr>
  </w:style>
  <w:style w:type="paragraph" w:customStyle="1" w:styleId="6C749918B189514BAB15911FAF86205D">
    <w:name w:val="6C749918B189514BAB15911FAF86205D"/>
    <w:rsid w:val="00EF29FA"/>
    <w:pPr>
      <w:spacing w:after="0" w:line="240" w:lineRule="auto"/>
    </w:pPr>
    <w:rPr>
      <w:sz w:val="24"/>
      <w:szCs w:val="24"/>
      <w:lang w:eastAsia="en-US"/>
    </w:rPr>
  </w:style>
  <w:style w:type="paragraph" w:customStyle="1" w:styleId="B2129236418CA34BAE8D287AECFBEC6D">
    <w:name w:val="B2129236418CA34BAE8D287AECFBEC6D"/>
    <w:rsid w:val="00EF29FA"/>
    <w:pPr>
      <w:spacing w:after="0" w:line="240" w:lineRule="auto"/>
    </w:pPr>
    <w:rPr>
      <w:sz w:val="24"/>
      <w:szCs w:val="24"/>
      <w:lang w:eastAsia="en-US"/>
    </w:rPr>
  </w:style>
  <w:style w:type="paragraph" w:customStyle="1" w:styleId="C019B0E404F86149ABE8A58E7D425ADB">
    <w:name w:val="C019B0E404F86149ABE8A58E7D425ADB"/>
    <w:rsid w:val="00EF29FA"/>
    <w:pPr>
      <w:spacing w:after="0" w:line="240" w:lineRule="auto"/>
    </w:pPr>
    <w:rPr>
      <w:sz w:val="24"/>
      <w:szCs w:val="24"/>
      <w:lang w:eastAsia="en-US"/>
    </w:rPr>
  </w:style>
  <w:style w:type="paragraph" w:customStyle="1" w:styleId="13A6AA2514BAB945A1899EEE7C070A14">
    <w:name w:val="13A6AA2514BAB945A1899EEE7C070A14"/>
    <w:rsid w:val="00EF29FA"/>
    <w:pPr>
      <w:spacing w:after="0" w:line="240" w:lineRule="auto"/>
    </w:pPr>
    <w:rPr>
      <w:sz w:val="24"/>
      <w:szCs w:val="24"/>
      <w:lang w:eastAsia="en-US"/>
    </w:rPr>
  </w:style>
  <w:style w:type="paragraph" w:customStyle="1" w:styleId="991D7F95C261964BAF6A508A390117A5">
    <w:name w:val="991D7F95C261964BAF6A508A390117A5"/>
    <w:rsid w:val="00EF29FA"/>
    <w:pPr>
      <w:spacing w:after="0" w:line="240" w:lineRule="auto"/>
    </w:pPr>
    <w:rPr>
      <w:sz w:val="24"/>
      <w:szCs w:val="24"/>
      <w:lang w:eastAsia="en-US"/>
    </w:rPr>
  </w:style>
  <w:style w:type="paragraph" w:customStyle="1" w:styleId="CEA555D2084780459F6B389C8F56BB13">
    <w:name w:val="CEA555D2084780459F6B389C8F56BB13"/>
    <w:rsid w:val="00EF29FA"/>
    <w:pPr>
      <w:spacing w:after="0" w:line="240" w:lineRule="auto"/>
    </w:pPr>
    <w:rPr>
      <w:sz w:val="24"/>
      <w:szCs w:val="24"/>
      <w:lang w:eastAsia="en-US"/>
    </w:rPr>
  </w:style>
  <w:style w:type="paragraph" w:customStyle="1" w:styleId="BB29B87CA112AF4AB7A47C3E8B91D968">
    <w:name w:val="BB29B87CA112AF4AB7A47C3E8B91D968"/>
    <w:rsid w:val="00EF29FA"/>
    <w:pPr>
      <w:spacing w:after="0" w:line="240" w:lineRule="auto"/>
    </w:pPr>
    <w:rPr>
      <w:sz w:val="24"/>
      <w:szCs w:val="24"/>
      <w:lang w:eastAsia="en-US"/>
    </w:rPr>
  </w:style>
  <w:style w:type="paragraph" w:customStyle="1" w:styleId="34DC8174FB1D3545B3C43C23809C6E19">
    <w:name w:val="34DC8174FB1D3545B3C43C23809C6E19"/>
    <w:rsid w:val="00EF29FA"/>
    <w:pPr>
      <w:spacing w:after="0" w:line="240" w:lineRule="auto"/>
    </w:pPr>
    <w:rPr>
      <w:sz w:val="24"/>
      <w:szCs w:val="24"/>
      <w:lang w:eastAsia="en-US"/>
    </w:rPr>
  </w:style>
  <w:style w:type="paragraph" w:customStyle="1" w:styleId="3A1C98BD464B8C48A4F29A943B989E54">
    <w:name w:val="3A1C98BD464B8C48A4F29A943B989E54"/>
    <w:rsid w:val="00EF29FA"/>
    <w:pPr>
      <w:spacing w:after="0" w:line="240" w:lineRule="auto"/>
    </w:pPr>
    <w:rPr>
      <w:sz w:val="24"/>
      <w:szCs w:val="24"/>
      <w:lang w:eastAsia="en-US"/>
    </w:rPr>
  </w:style>
  <w:style w:type="paragraph" w:customStyle="1" w:styleId="8BAF7DF6D5782E4383F75D1C0DCE9790">
    <w:name w:val="8BAF7DF6D5782E4383F75D1C0DCE9790"/>
    <w:rsid w:val="00EF29FA"/>
    <w:pPr>
      <w:spacing w:after="0" w:line="240" w:lineRule="auto"/>
    </w:pPr>
    <w:rPr>
      <w:sz w:val="24"/>
      <w:szCs w:val="24"/>
      <w:lang w:eastAsia="en-US"/>
    </w:rPr>
  </w:style>
  <w:style w:type="paragraph" w:customStyle="1" w:styleId="F60F292C9EDC5443817BD262F1DCF5DA">
    <w:name w:val="F60F292C9EDC5443817BD262F1DCF5DA"/>
    <w:rsid w:val="00EF29FA"/>
    <w:pPr>
      <w:spacing w:after="0" w:line="240" w:lineRule="auto"/>
    </w:pPr>
    <w:rPr>
      <w:sz w:val="24"/>
      <w:szCs w:val="24"/>
      <w:lang w:eastAsia="en-US"/>
    </w:rPr>
  </w:style>
  <w:style w:type="paragraph" w:customStyle="1" w:styleId="8C450CF563B34A4A8F1BC974C0988FFF">
    <w:name w:val="8C450CF563B34A4A8F1BC974C0988FFF"/>
    <w:rsid w:val="00EF29FA"/>
    <w:pPr>
      <w:spacing w:after="0" w:line="240" w:lineRule="auto"/>
    </w:pPr>
    <w:rPr>
      <w:sz w:val="24"/>
      <w:szCs w:val="24"/>
      <w:lang w:eastAsia="en-US"/>
    </w:rPr>
  </w:style>
  <w:style w:type="paragraph" w:customStyle="1" w:styleId="F3EF1FA9B8658C4E8A226CFC1B6B7071">
    <w:name w:val="F3EF1FA9B8658C4E8A226CFC1B6B7071"/>
    <w:rsid w:val="00EF29FA"/>
    <w:pPr>
      <w:spacing w:after="0" w:line="240" w:lineRule="auto"/>
    </w:pPr>
    <w:rPr>
      <w:sz w:val="24"/>
      <w:szCs w:val="24"/>
      <w:lang w:eastAsia="en-US"/>
    </w:rPr>
  </w:style>
  <w:style w:type="paragraph" w:customStyle="1" w:styleId="52F4CF2398296E49B35BFB8369234A24">
    <w:name w:val="52F4CF2398296E49B35BFB8369234A24"/>
    <w:rsid w:val="00EF29FA"/>
    <w:pPr>
      <w:spacing w:after="0" w:line="240" w:lineRule="auto"/>
    </w:pPr>
    <w:rPr>
      <w:sz w:val="24"/>
      <w:szCs w:val="24"/>
      <w:lang w:eastAsia="en-US"/>
    </w:rPr>
  </w:style>
  <w:style w:type="paragraph" w:customStyle="1" w:styleId="3826B88EA5664446A412983DA0A750D0">
    <w:name w:val="3826B88EA5664446A412983DA0A750D0"/>
    <w:rsid w:val="00EF29FA"/>
    <w:pPr>
      <w:spacing w:after="0" w:line="240" w:lineRule="auto"/>
    </w:pPr>
    <w:rPr>
      <w:sz w:val="24"/>
      <w:szCs w:val="24"/>
      <w:lang w:eastAsia="en-US"/>
    </w:rPr>
  </w:style>
  <w:style w:type="paragraph" w:customStyle="1" w:styleId="FCBB03DAC4AD60409700CBB2D38851C7">
    <w:name w:val="FCBB03DAC4AD60409700CBB2D38851C7"/>
    <w:rsid w:val="00EF29FA"/>
    <w:pPr>
      <w:spacing w:after="0" w:line="240" w:lineRule="auto"/>
    </w:pPr>
    <w:rPr>
      <w:sz w:val="24"/>
      <w:szCs w:val="24"/>
      <w:lang w:eastAsia="en-US"/>
    </w:rPr>
  </w:style>
  <w:style w:type="paragraph" w:customStyle="1" w:styleId="987526649DFA2B4986EE5BC9D7730388">
    <w:name w:val="987526649DFA2B4986EE5BC9D7730388"/>
    <w:rsid w:val="00EF29FA"/>
    <w:pPr>
      <w:spacing w:after="0" w:line="240" w:lineRule="auto"/>
    </w:pPr>
    <w:rPr>
      <w:sz w:val="24"/>
      <w:szCs w:val="24"/>
      <w:lang w:eastAsia="en-US"/>
    </w:rPr>
  </w:style>
  <w:style w:type="paragraph" w:customStyle="1" w:styleId="F288560371B14F418EB2E8ABC4E7A288">
    <w:name w:val="F288560371B14F418EB2E8ABC4E7A288"/>
    <w:rsid w:val="00EF29FA"/>
    <w:pPr>
      <w:spacing w:after="0" w:line="240" w:lineRule="auto"/>
    </w:pPr>
    <w:rPr>
      <w:sz w:val="24"/>
      <w:szCs w:val="24"/>
      <w:lang w:eastAsia="en-US"/>
    </w:rPr>
  </w:style>
  <w:style w:type="paragraph" w:customStyle="1" w:styleId="D5E0FB7EA2C93148AECC6D390D8BD99F">
    <w:name w:val="D5E0FB7EA2C93148AECC6D390D8BD99F"/>
    <w:rsid w:val="00EF29FA"/>
    <w:pPr>
      <w:spacing w:after="0" w:line="240" w:lineRule="auto"/>
    </w:pPr>
    <w:rPr>
      <w:sz w:val="24"/>
      <w:szCs w:val="24"/>
      <w:lang w:eastAsia="en-US"/>
    </w:rPr>
  </w:style>
  <w:style w:type="paragraph" w:customStyle="1" w:styleId="61B5FFF89D220E49AAA125DD031DF0E2">
    <w:name w:val="61B5FFF89D220E49AAA125DD031DF0E2"/>
    <w:rsid w:val="00EF29FA"/>
    <w:pPr>
      <w:spacing w:after="0" w:line="240" w:lineRule="auto"/>
    </w:pPr>
    <w:rPr>
      <w:sz w:val="24"/>
      <w:szCs w:val="24"/>
      <w:lang w:eastAsia="en-US"/>
    </w:rPr>
  </w:style>
  <w:style w:type="paragraph" w:customStyle="1" w:styleId="2F9BA02FB87B3D4FA98B4D7140E4783B">
    <w:name w:val="2F9BA02FB87B3D4FA98B4D7140E4783B"/>
    <w:rsid w:val="00EF29FA"/>
    <w:pPr>
      <w:spacing w:after="0" w:line="240" w:lineRule="auto"/>
    </w:pPr>
    <w:rPr>
      <w:sz w:val="24"/>
      <w:szCs w:val="24"/>
      <w:lang w:eastAsia="en-US"/>
    </w:rPr>
  </w:style>
  <w:style w:type="paragraph" w:customStyle="1" w:styleId="B015D917AFEA464DA159454E9AA1649D">
    <w:name w:val="B015D917AFEA464DA159454E9AA1649D"/>
    <w:rsid w:val="00EF29FA"/>
    <w:pPr>
      <w:spacing w:after="0" w:line="240" w:lineRule="auto"/>
    </w:pPr>
    <w:rPr>
      <w:sz w:val="24"/>
      <w:szCs w:val="24"/>
      <w:lang w:eastAsia="en-US"/>
    </w:rPr>
  </w:style>
  <w:style w:type="paragraph" w:customStyle="1" w:styleId="60846719E2A9D049B0494FA1D96EE66F">
    <w:name w:val="60846719E2A9D049B0494FA1D96EE66F"/>
    <w:rsid w:val="00EF29FA"/>
    <w:pPr>
      <w:spacing w:after="0" w:line="240" w:lineRule="auto"/>
    </w:pPr>
    <w:rPr>
      <w:sz w:val="24"/>
      <w:szCs w:val="24"/>
      <w:lang w:eastAsia="en-US"/>
    </w:rPr>
  </w:style>
  <w:style w:type="paragraph" w:customStyle="1" w:styleId="1FB9BA75301A724CB473DB4E5F3EB2CA">
    <w:name w:val="1FB9BA75301A724CB473DB4E5F3EB2CA"/>
    <w:rsid w:val="00EF29FA"/>
    <w:pPr>
      <w:spacing w:after="0" w:line="240" w:lineRule="auto"/>
    </w:pPr>
    <w:rPr>
      <w:sz w:val="24"/>
      <w:szCs w:val="24"/>
      <w:lang w:eastAsia="en-US"/>
    </w:rPr>
  </w:style>
  <w:style w:type="paragraph" w:customStyle="1" w:styleId="39967FB913FFD34AA75D4A0AE762BDA7">
    <w:name w:val="39967FB913FFD34AA75D4A0AE762BDA7"/>
    <w:rsid w:val="00EF29FA"/>
    <w:pPr>
      <w:spacing w:after="0" w:line="240" w:lineRule="auto"/>
    </w:pPr>
    <w:rPr>
      <w:sz w:val="24"/>
      <w:szCs w:val="24"/>
      <w:lang w:eastAsia="en-US"/>
    </w:rPr>
  </w:style>
  <w:style w:type="paragraph" w:customStyle="1" w:styleId="50D0B3676841EC4BABB1BFCBC61067BD">
    <w:name w:val="50D0B3676841EC4BABB1BFCBC61067BD"/>
    <w:rsid w:val="00EF29FA"/>
    <w:pPr>
      <w:spacing w:after="0" w:line="240" w:lineRule="auto"/>
    </w:pPr>
    <w:rPr>
      <w:sz w:val="24"/>
      <w:szCs w:val="24"/>
      <w:lang w:eastAsia="en-US"/>
    </w:rPr>
  </w:style>
  <w:style w:type="paragraph" w:customStyle="1" w:styleId="0AFB511FDE77FB4F84762FDB3194D90D">
    <w:name w:val="0AFB511FDE77FB4F84762FDB3194D90D"/>
    <w:rsid w:val="00EF29FA"/>
    <w:pPr>
      <w:spacing w:after="0" w:line="240" w:lineRule="auto"/>
    </w:pPr>
    <w:rPr>
      <w:sz w:val="24"/>
      <w:szCs w:val="24"/>
      <w:lang w:eastAsia="en-US"/>
    </w:rPr>
  </w:style>
  <w:style w:type="paragraph" w:customStyle="1" w:styleId="AD444178527FD349A9D1CAEB2FD01BFB">
    <w:name w:val="AD444178527FD349A9D1CAEB2FD01BFB"/>
    <w:rsid w:val="00EF29FA"/>
    <w:pPr>
      <w:spacing w:after="0" w:line="240" w:lineRule="auto"/>
    </w:pPr>
    <w:rPr>
      <w:sz w:val="24"/>
      <w:szCs w:val="24"/>
      <w:lang w:eastAsia="en-US"/>
    </w:rPr>
  </w:style>
  <w:style w:type="paragraph" w:customStyle="1" w:styleId="F464F5E76A445C44BFC206E038A6AD3E">
    <w:name w:val="F464F5E76A445C44BFC206E038A6AD3E"/>
    <w:rsid w:val="00EF29FA"/>
    <w:pPr>
      <w:spacing w:after="0" w:line="240" w:lineRule="auto"/>
    </w:pPr>
    <w:rPr>
      <w:sz w:val="24"/>
      <w:szCs w:val="24"/>
      <w:lang w:eastAsia="en-US"/>
    </w:rPr>
  </w:style>
  <w:style w:type="paragraph" w:customStyle="1" w:styleId="0074470CC1DF2742AA5C0AF578126737">
    <w:name w:val="0074470CC1DF2742AA5C0AF578126737"/>
    <w:rsid w:val="00EF29FA"/>
    <w:pPr>
      <w:spacing w:after="0" w:line="240" w:lineRule="auto"/>
    </w:pPr>
    <w:rPr>
      <w:sz w:val="24"/>
      <w:szCs w:val="24"/>
      <w:lang w:eastAsia="en-US"/>
    </w:rPr>
  </w:style>
  <w:style w:type="paragraph" w:customStyle="1" w:styleId="639D5C9DF6157B48A795551FBED60343">
    <w:name w:val="639D5C9DF6157B48A795551FBED60343"/>
    <w:rsid w:val="00EF29FA"/>
    <w:pPr>
      <w:spacing w:after="0" w:line="240" w:lineRule="auto"/>
    </w:pPr>
    <w:rPr>
      <w:sz w:val="24"/>
      <w:szCs w:val="24"/>
      <w:lang w:eastAsia="en-US"/>
    </w:rPr>
  </w:style>
  <w:style w:type="paragraph" w:customStyle="1" w:styleId="EF75B3E750292B4697F9D43ED8757EEA">
    <w:name w:val="EF75B3E750292B4697F9D43ED8757EEA"/>
    <w:rsid w:val="00EF29FA"/>
    <w:pPr>
      <w:spacing w:after="0" w:line="240" w:lineRule="auto"/>
    </w:pPr>
    <w:rPr>
      <w:sz w:val="24"/>
      <w:szCs w:val="24"/>
      <w:lang w:eastAsia="en-US"/>
    </w:rPr>
  </w:style>
  <w:style w:type="paragraph" w:customStyle="1" w:styleId="DA9086A2BF25294E9295E33AF85E53FE">
    <w:name w:val="DA9086A2BF25294E9295E33AF85E53FE"/>
    <w:rsid w:val="00EF29FA"/>
    <w:pPr>
      <w:spacing w:after="0" w:line="240" w:lineRule="auto"/>
    </w:pPr>
    <w:rPr>
      <w:sz w:val="24"/>
      <w:szCs w:val="24"/>
      <w:lang w:eastAsia="en-US"/>
    </w:rPr>
  </w:style>
  <w:style w:type="paragraph" w:customStyle="1" w:styleId="8EB26E1685B8AE41B58F64A6EABCCDCC">
    <w:name w:val="8EB26E1685B8AE41B58F64A6EABCCDCC"/>
    <w:rsid w:val="00EF29FA"/>
    <w:pPr>
      <w:spacing w:after="0" w:line="240" w:lineRule="auto"/>
    </w:pPr>
    <w:rPr>
      <w:sz w:val="24"/>
      <w:szCs w:val="24"/>
      <w:lang w:eastAsia="en-US"/>
    </w:rPr>
  </w:style>
  <w:style w:type="paragraph" w:customStyle="1" w:styleId="D98B048B3E48954CB780D948F899A260">
    <w:name w:val="D98B048B3E48954CB780D948F899A260"/>
    <w:rsid w:val="00EF29FA"/>
    <w:pPr>
      <w:spacing w:after="0" w:line="240" w:lineRule="auto"/>
    </w:pPr>
    <w:rPr>
      <w:sz w:val="24"/>
      <w:szCs w:val="24"/>
      <w:lang w:eastAsia="en-US"/>
    </w:rPr>
  </w:style>
  <w:style w:type="paragraph" w:customStyle="1" w:styleId="A659FA7FB1DE2A4E942A163D60692B77">
    <w:name w:val="A659FA7FB1DE2A4E942A163D60692B77"/>
    <w:rsid w:val="00EF29FA"/>
    <w:pPr>
      <w:spacing w:after="0" w:line="240" w:lineRule="auto"/>
    </w:pPr>
    <w:rPr>
      <w:sz w:val="24"/>
      <w:szCs w:val="24"/>
      <w:lang w:eastAsia="en-US"/>
    </w:rPr>
  </w:style>
  <w:style w:type="paragraph" w:customStyle="1" w:styleId="A268F188BE0B8849A8A18595EA1EABEF">
    <w:name w:val="A268F188BE0B8849A8A18595EA1EABEF"/>
    <w:rsid w:val="00EF29FA"/>
    <w:pPr>
      <w:spacing w:after="0" w:line="240" w:lineRule="auto"/>
    </w:pPr>
    <w:rPr>
      <w:sz w:val="24"/>
      <w:szCs w:val="24"/>
      <w:lang w:eastAsia="en-US"/>
    </w:rPr>
  </w:style>
  <w:style w:type="paragraph" w:customStyle="1" w:styleId="D41840B76806BA48A3C3770A74FBC916">
    <w:name w:val="D41840B76806BA48A3C3770A74FBC916"/>
    <w:rsid w:val="00EF29FA"/>
    <w:pPr>
      <w:spacing w:after="0" w:line="240" w:lineRule="auto"/>
    </w:pPr>
    <w:rPr>
      <w:sz w:val="24"/>
      <w:szCs w:val="24"/>
      <w:lang w:eastAsia="en-US"/>
    </w:rPr>
  </w:style>
  <w:style w:type="paragraph" w:customStyle="1" w:styleId="02DC293DF423054FB8ED9C67FC90AF0D">
    <w:name w:val="02DC293DF423054FB8ED9C67FC90AF0D"/>
    <w:rsid w:val="00EF29FA"/>
    <w:pPr>
      <w:spacing w:after="0" w:line="240" w:lineRule="auto"/>
    </w:pPr>
    <w:rPr>
      <w:sz w:val="24"/>
      <w:szCs w:val="24"/>
      <w:lang w:eastAsia="en-US"/>
    </w:rPr>
  </w:style>
  <w:style w:type="paragraph" w:customStyle="1" w:styleId="9217DECC44994A4CBEFF6FE50B909CE6">
    <w:name w:val="9217DECC44994A4CBEFF6FE50B909CE6"/>
    <w:rsid w:val="00EF29FA"/>
    <w:pPr>
      <w:spacing w:after="0" w:line="240" w:lineRule="auto"/>
    </w:pPr>
    <w:rPr>
      <w:sz w:val="24"/>
      <w:szCs w:val="24"/>
      <w:lang w:eastAsia="en-US"/>
    </w:rPr>
  </w:style>
  <w:style w:type="paragraph" w:customStyle="1" w:styleId="1A33290F732D0240B83010F0C904F3D1">
    <w:name w:val="1A33290F732D0240B83010F0C904F3D1"/>
    <w:rsid w:val="00EF29FA"/>
    <w:pPr>
      <w:spacing w:after="0" w:line="240" w:lineRule="auto"/>
    </w:pPr>
    <w:rPr>
      <w:sz w:val="24"/>
      <w:szCs w:val="24"/>
      <w:lang w:eastAsia="en-US"/>
    </w:rPr>
  </w:style>
  <w:style w:type="paragraph" w:customStyle="1" w:styleId="4D1180D7BBCC4346B022301FDE127E96">
    <w:name w:val="4D1180D7BBCC4346B022301FDE127E96"/>
    <w:rsid w:val="00EF29FA"/>
    <w:pPr>
      <w:spacing w:after="0" w:line="240" w:lineRule="auto"/>
    </w:pPr>
    <w:rPr>
      <w:sz w:val="24"/>
      <w:szCs w:val="24"/>
      <w:lang w:eastAsia="en-US"/>
    </w:rPr>
  </w:style>
  <w:style w:type="paragraph" w:customStyle="1" w:styleId="78C468D322152C44B087798456ED890C">
    <w:name w:val="78C468D322152C44B087798456ED890C"/>
    <w:rsid w:val="00EF29FA"/>
    <w:pPr>
      <w:spacing w:after="0" w:line="240" w:lineRule="auto"/>
    </w:pPr>
    <w:rPr>
      <w:sz w:val="24"/>
      <w:szCs w:val="24"/>
      <w:lang w:eastAsia="en-US"/>
    </w:rPr>
  </w:style>
  <w:style w:type="paragraph" w:customStyle="1" w:styleId="1FEC797D195C3C40BD3FA6820F11346E">
    <w:name w:val="1FEC797D195C3C40BD3FA6820F11346E"/>
    <w:rsid w:val="00EF29FA"/>
    <w:pPr>
      <w:spacing w:after="0" w:line="240" w:lineRule="auto"/>
    </w:pPr>
    <w:rPr>
      <w:sz w:val="24"/>
      <w:szCs w:val="24"/>
      <w:lang w:eastAsia="en-US"/>
    </w:rPr>
  </w:style>
  <w:style w:type="paragraph" w:customStyle="1" w:styleId="5107241B67E28644BA3EF4DE17ABEFC3">
    <w:name w:val="5107241B67E28644BA3EF4DE17ABEFC3"/>
    <w:rsid w:val="00EF29FA"/>
    <w:pPr>
      <w:spacing w:after="0" w:line="240" w:lineRule="auto"/>
    </w:pPr>
    <w:rPr>
      <w:sz w:val="24"/>
      <w:szCs w:val="24"/>
      <w:lang w:eastAsia="en-US"/>
    </w:rPr>
  </w:style>
  <w:style w:type="paragraph" w:customStyle="1" w:styleId="71592FA953D64D43BF64A0D2A6B7113A">
    <w:name w:val="71592FA953D64D43BF64A0D2A6B7113A"/>
    <w:rsid w:val="00EF29FA"/>
    <w:pPr>
      <w:spacing w:after="0" w:line="240" w:lineRule="auto"/>
    </w:pPr>
    <w:rPr>
      <w:sz w:val="24"/>
      <w:szCs w:val="24"/>
      <w:lang w:eastAsia="en-US"/>
    </w:rPr>
  </w:style>
  <w:style w:type="paragraph" w:customStyle="1" w:styleId="21F8C2628AF20B489C3047539F0A1119">
    <w:name w:val="21F8C2628AF20B489C3047539F0A1119"/>
    <w:rsid w:val="00EF29FA"/>
    <w:pPr>
      <w:spacing w:after="0" w:line="240" w:lineRule="auto"/>
    </w:pPr>
    <w:rPr>
      <w:sz w:val="24"/>
      <w:szCs w:val="24"/>
      <w:lang w:eastAsia="en-US"/>
    </w:rPr>
  </w:style>
  <w:style w:type="paragraph" w:customStyle="1" w:styleId="D4758AC3FED02B40ADCD67C6F74DD9F8">
    <w:name w:val="D4758AC3FED02B40ADCD67C6F74DD9F8"/>
    <w:rsid w:val="00EF29FA"/>
    <w:pPr>
      <w:spacing w:after="0" w:line="240" w:lineRule="auto"/>
    </w:pPr>
    <w:rPr>
      <w:sz w:val="24"/>
      <w:szCs w:val="24"/>
      <w:lang w:eastAsia="en-US"/>
    </w:rPr>
  </w:style>
  <w:style w:type="paragraph" w:customStyle="1" w:styleId="ED4DBB22A99F454FA36DAE6270C42C19">
    <w:name w:val="ED4DBB22A99F454FA36DAE6270C42C19"/>
    <w:rsid w:val="00EF29FA"/>
    <w:pPr>
      <w:spacing w:after="0" w:line="240" w:lineRule="auto"/>
    </w:pPr>
    <w:rPr>
      <w:sz w:val="24"/>
      <w:szCs w:val="24"/>
      <w:lang w:eastAsia="en-US"/>
    </w:rPr>
  </w:style>
  <w:style w:type="paragraph" w:customStyle="1" w:styleId="A1127A61025CCA41B66516F7B49767D3">
    <w:name w:val="A1127A61025CCA41B66516F7B49767D3"/>
    <w:rsid w:val="00EF29FA"/>
    <w:pPr>
      <w:spacing w:after="0" w:line="240" w:lineRule="auto"/>
    </w:pPr>
    <w:rPr>
      <w:sz w:val="24"/>
      <w:szCs w:val="24"/>
      <w:lang w:eastAsia="en-US"/>
    </w:rPr>
  </w:style>
  <w:style w:type="paragraph" w:customStyle="1" w:styleId="98858A72AB136F4582FCB3BC7BE313A3">
    <w:name w:val="98858A72AB136F4582FCB3BC7BE313A3"/>
    <w:rsid w:val="00EF29FA"/>
    <w:pPr>
      <w:spacing w:after="0" w:line="240" w:lineRule="auto"/>
    </w:pPr>
    <w:rPr>
      <w:sz w:val="24"/>
      <w:szCs w:val="24"/>
      <w:lang w:eastAsia="en-US"/>
    </w:rPr>
  </w:style>
  <w:style w:type="paragraph" w:customStyle="1" w:styleId="7339A365E6803148BAC28B11FCC7C22B">
    <w:name w:val="7339A365E6803148BAC28B11FCC7C22B"/>
    <w:rsid w:val="00EF29FA"/>
    <w:pPr>
      <w:spacing w:after="0" w:line="240" w:lineRule="auto"/>
    </w:pPr>
    <w:rPr>
      <w:sz w:val="24"/>
      <w:szCs w:val="24"/>
      <w:lang w:eastAsia="en-US"/>
    </w:rPr>
  </w:style>
  <w:style w:type="paragraph" w:customStyle="1" w:styleId="23BB03BA08D9D54DA41F9BD3C21151D2">
    <w:name w:val="23BB03BA08D9D54DA41F9BD3C21151D2"/>
    <w:rsid w:val="00EF29FA"/>
    <w:pPr>
      <w:spacing w:after="0" w:line="240" w:lineRule="auto"/>
    </w:pPr>
    <w:rPr>
      <w:sz w:val="24"/>
      <w:szCs w:val="24"/>
      <w:lang w:eastAsia="en-US"/>
    </w:rPr>
  </w:style>
  <w:style w:type="paragraph" w:customStyle="1" w:styleId="98FC82DA0669AB41858E2ED72F473611">
    <w:name w:val="98FC82DA0669AB41858E2ED72F473611"/>
    <w:rsid w:val="00EF29FA"/>
    <w:pPr>
      <w:spacing w:after="0" w:line="240" w:lineRule="auto"/>
    </w:pPr>
    <w:rPr>
      <w:sz w:val="24"/>
      <w:szCs w:val="24"/>
      <w:lang w:eastAsia="en-US"/>
    </w:rPr>
  </w:style>
  <w:style w:type="paragraph" w:customStyle="1" w:styleId="9ABDD0549D1FC54CAFCD840EC30D3B65">
    <w:name w:val="9ABDD0549D1FC54CAFCD840EC30D3B65"/>
    <w:rsid w:val="00EF29FA"/>
    <w:pPr>
      <w:spacing w:after="0" w:line="240" w:lineRule="auto"/>
    </w:pPr>
    <w:rPr>
      <w:sz w:val="24"/>
      <w:szCs w:val="24"/>
      <w:lang w:eastAsia="en-US"/>
    </w:rPr>
  </w:style>
  <w:style w:type="paragraph" w:customStyle="1" w:styleId="C11A1C2FBFA5784B9657DF1EC1D97DA4">
    <w:name w:val="C11A1C2FBFA5784B9657DF1EC1D97DA4"/>
    <w:rsid w:val="00EF29FA"/>
    <w:pPr>
      <w:spacing w:after="0" w:line="240" w:lineRule="auto"/>
    </w:pPr>
    <w:rPr>
      <w:sz w:val="24"/>
      <w:szCs w:val="24"/>
      <w:lang w:eastAsia="en-US"/>
    </w:rPr>
  </w:style>
  <w:style w:type="paragraph" w:customStyle="1" w:styleId="11CDC0E3A4FB744AB13CC76A586F3B77">
    <w:name w:val="11CDC0E3A4FB744AB13CC76A586F3B77"/>
    <w:rsid w:val="00EF29FA"/>
    <w:pPr>
      <w:spacing w:after="0" w:line="240" w:lineRule="auto"/>
    </w:pPr>
    <w:rPr>
      <w:sz w:val="24"/>
      <w:szCs w:val="24"/>
      <w:lang w:eastAsia="en-US"/>
    </w:rPr>
  </w:style>
  <w:style w:type="paragraph" w:customStyle="1" w:styleId="8F4DF1DCD5C5B9419D9784EF53383A20">
    <w:name w:val="8F4DF1DCD5C5B9419D9784EF53383A20"/>
    <w:rsid w:val="00EF29FA"/>
    <w:pPr>
      <w:spacing w:after="0" w:line="240" w:lineRule="auto"/>
    </w:pPr>
    <w:rPr>
      <w:sz w:val="24"/>
      <w:szCs w:val="24"/>
      <w:lang w:eastAsia="en-US"/>
    </w:rPr>
  </w:style>
  <w:style w:type="paragraph" w:customStyle="1" w:styleId="BE3BF1AD63100248B3BDFB190BE779A7">
    <w:name w:val="BE3BF1AD63100248B3BDFB190BE779A7"/>
    <w:rsid w:val="00EF29FA"/>
    <w:pPr>
      <w:spacing w:after="0" w:line="240" w:lineRule="auto"/>
    </w:pPr>
    <w:rPr>
      <w:sz w:val="24"/>
      <w:szCs w:val="24"/>
      <w:lang w:eastAsia="en-US"/>
    </w:rPr>
  </w:style>
  <w:style w:type="paragraph" w:customStyle="1" w:styleId="9706C431500C574FA7E25E5F0142C269">
    <w:name w:val="9706C431500C574FA7E25E5F0142C269"/>
    <w:rsid w:val="00EF29FA"/>
    <w:pPr>
      <w:spacing w:after="0" w:line="240" w:lineRule="auto"/>
    </w:pPr>
    <w:rPr>
      <w:sz w:val="24"/>
      <w:szCs w:val="24"/>
      <w:lang w:eastAsia="en-US"/>
    </w:rPr>
  </w:style>
  <w:style w:type="paragraph" w:customStyle="1" w:styleId="EC1D2D3866CEDD499B39AEAA99DFDA93">
    <w:name w:val="EC1D2D3866CEDD499B39AEAA99DFDA93"/>
    <w:rsid w:val="00EF29FA"/>
    <w:pPr>
      <w:spacing w:after="0" w:line="240" w:lineRule="auto"/>
    </w:pPr>
    <w:rPr>
      <w:sz w:val="24"/>
      <w:szCs w:val="24"/>
      <w:lang w:eastAsia="en-US"/>
    </w:rPr>
  </w:style>
  <w:style w:type="paragraph" w:customStyle="1" w:styleId="4C412FB91F9BD44EAE41E79E8DF51755">
    <w:name w:val="4C412FB91F9BD44EAE41E79E8DF51755"/>
    <w:rsid w:val="00EF29FA"/>
    <w:pPr>
      <w:spacing w:after="0" w:line="240" w:lineRule="auto"/>
    </w:pPr>
    <w:rPr>
      <w:sz w:val="24"/>
      <w:szCs w:val="24"/>
      <w:lang w:eastAsia="en-US"/>
    </w:rPr>
  </w:style>
  <w:style w:type="paragraph" w:customStyle="1" w:styleId="78E77A26247CCB40BE2BF5DD2C07F35C">
    <w:name w:val="78E77A26247CCB40BE2BF5DD2C07F35C"/>
    <w:rsid w:val="00EF29FA"/>
    <w:pPr>
      <w:spacing w:after="0" w:line="240" w:lineRule="auto"/>
    </w:pPr>
    <w:rPr>
      <w:sz w:val="24"/>
      <w:szCs w:val="24"/>
      <w:lang w:eastAsia="en-US"/>
    </w:rPr>
  </w:style>
  <w:style w:type="paragraph" w:customStyle="1" w:styleId="D3FF5FD284C3454289126E5FEB4693DA">
    <w:name w:val="D3FF5FD284C3454289126E5FEB4693DA"/>
    <w:rsid w:val="00EF29FA"/>
    <w:pPr>
      <w:spacing w:after="0" w:line="240" w:lineRule="auto"/>
    </w:pPr>
    <w:rPr>
      <w:sz w:val="24"/>
      <w:szCs w:val="24"/>
      <w:lang w:eastAsia="en-US"/>
    </w:rPr>
  </w:style>
  <w:style w:type="paragraph" w:customStyle="1" w:styleId="FEE4B5846FC6CA40B119990D5D125D5B">
    <w:name w:val="FEE4B5846FC6CA40B119990D5D125D5B"/>
    <w:rsid w:val="00EF29FA"/>
    <w:pPr>
      <w:spacing w:after="0" w:line="240" w:lineRule="auto"/>
    </w:pPr>
    <w:rPr>
      <w:sz w:val="24"/>
      <w:szCs w:val="24"/>
      <w:lang w:eastAsia="en-US"/>
    </w:rPr>
  </w:style>
  <w:style w:type="paragraph" w:customStyle="1" w:styleId="BBDE7DA636166E4295AF7CB3EB213E4E">
    <w:name w:val="BBDE7DA636166E4295AF7CB3EB213E4E"/>
    <w:rsid w:val="00EF29FA"/>
    <w:pPr>
      <w:spacing w:after="0" w:line="240" w:lineRule="auto"/>
    </w:pPr>
    <w:rPr>
      <w:sz w:val="24"/>
      <w:szCs w:val="24"/>
      <w:lang w:eastAsia="en-US"/>
    </w:rPr>
  </w:style>
  <w:style w:type="paragraph" w:customStyle="1" w:styleId="6582CFD692E6CF4FAC8EF560CCF91804">
    <w:name w:val="6582CFD692E6CF4FAC8EF560CCF91804"/>
    <w:rsid w:val="00EF29FA"/>
    <w:pPr>
      <w:spacing w:after="0" w:line="240" w:lineRule="auto"/>
    </w:pPr>
    <w:rPr>
      <w:sz w:val="24"/>
      <w:szCs w:val="24"/>
      <w:lang w:eastAsia="en-US"/>
    </w:rPr>
  </w:style>
  <w:style w:type="paragraph" w:customStyle="1" w:styleId="65395205DAB4FF49A4C636BB1A78FC7C">
    <w:name w:val="65395205DAB4FF49A4C636BB1A78FC7C"/>
    <w:rsid w:val="00EF29FA"/>
    <w:pPr>
      <w:spacing w:after="0" w:line="240" w:lineRule="auto"/>
    </w:pPr>
    <w:rPr>
      <w:sz w:val="24"/>
      <w:szCs w:val="24"/>
      <w:lang w:eastAsia="en-US"/>
    </w:rPr>
  </w:style>
  <w:style w:type="paragraph" w:customStyle="1" w:styleId="16F9DE86C0107E44A688CC4E9A310CE3">
    <w:name w:val="16F9DE86C0107E44A688CC4E9A310CE3"/>
    <w:rsid w:val="00EF29FA"/>
    <w:pPr>
      <w:spacing w:after="0" w:line="240" w:lineRule="auto"/>
    </w:pPr>
    <w:rPr>
      <w:sz w:val="24"/>
      <w:szCs w:val="24"/>
      <w:lang w:eastAsia="en-US"/>
    </w:rPr>
  </w:style>
  <w:style w:type="paragraph" w:customStyle="1" w:styleId="A30AA72FE0B8B9438090203164352A16">
    <w:name w:val="A30AA72FE0B8B9438090203164352A16"/>
    <w:rsid w:val="00EF29FA"/>
    <w:pPr>
      <w:spacing w:after="0" w:line="240" w:lineRule="auto"/>
    </w:pPr>
    <w:rPr>
      <w:sz w:val="24"/>
      <w:szCs w:val="24"/>
      <w:lang w:eastAsia="en-US"/>
    </w:rPr>
  </w:style>
  <w:style w:type="paragraph" w:customStyle="1" w:styleId="3B273E9C0A07AF419AFD574D30231362">
    <w:name w:val="3B273E9C0A07AF419AFD574D30231362"/>
    <w:rsid w:val="00EF29FA"/>
    <w:pPr>
      <w:spacing w:after="0" w:line="240" w:lineRule="auto"/>
    </w:pPr>
    <w:rPr>
      <w:sz w:val="24"/>
      <w:szCs w:val="24"/>
      <w:lang w:eastAsia="en-US"/>
    </w:rPr>
  </w:style>
  <w:style w:type="paragraph" w:customStyle="1" w:styleId="65280D994CC8944C96A137442E63CB6C">
    <w:name w:val="65280D994CC8944C96A137442E63CB6C"/>
    <w:rsid w:val="00EF29FA"/>
    <w:pPr>
      <w:spacing w:after="0" w:line="240" w:lineRule="auto"/>
    </w:pPr>
    <w:rPr>
      <w:sz w:val="24"/>
      <w:szCs w:val="24"/>
      <w:lang w:eastAsia="en-US"/>
    </w:rPr>
  </w:style>
  <w:style w:type="paragraph" w:customStyle="1" w:styleId="71A938AAB244444CBEE6E3E10F831B42">
    <w:name w:val="71A938AAB244444CBEE6E3E10F831B42"/>
    <w:rsid w:val="00EF29FA"/>
    <w:pPr>
      <w:spacing w:after="0" w:line="240" w:lineRule="auto"/>
    </w:pPr>
    <w:rPr>
      <w:sz w:val="24"/>
      <w:szCs w:val="24"/>
      <w:lang w:eastAsia="en-US"/>
    </w:rPr>
  </w:style>
  <w:style w:type="paragraph" w:customStyle="1" w:styleId="EF29E22E9F651E468908BE43293A13B2">
    <w:name w:val="EF29E22E9F651E468908BE43293A13B2"/>
    <w:rsid w:val="00EF29FA"/>
    <w:pPr>
      <w:spacing w:after="0" w:line="240" w:lineRule="auto"/>
    </w:pPr>
    <w:rPr>
      <w:sz w:val="24"/>
      <w:szCs w:val="24"/>
      <w:lang w:eastAsia="en-US"/>
    </w:rPr>
  </w:style>
  <w:style w:type="paragraph" w:customStyle="1" w:styleId="5718414AADA51A4E8B5464C4039D0F44">
    <w:name w:val="5718414AADA51A4E8B5464C4039D0F44"/>
    <w:rsid w:val="00EF29FA"/>
    <w:pPr>
      <w:spacing w:after="0" w:line="240" w:lineRule="auto"/>
    </w:pPr>
    <w:rPr>
      <w:sz w:val="24"/>
      <w:szCs w:val="24"/>
      <w:lang w:eastAsia="en-US"/>
    </w:rPr>
  </w:style>
  <w:style w:type="paragraph" w:customStyle="1" w:styleId="E09406BF8EE6FF44ADCE4566EEB86D44">
    <w:name w:val="E09406BF8EE6FF44ADCE4566EEB86D44"/>
    <w:rsid w:val="00EF29FA"/>
    <w:pPr>
      <w:spacing w:after="0" w:line="240" w:lineRule="auto"/>
    </w:pPr>
    <w:rPr>
      <w:sz w:val="24"/>
      <w:szCs w:val="24"/>
      <w:lang w:eastAsia="en-US"/>
    </w:rPr>
  </w:style>
  <w:style w:type="paragraph" w:customStyle="1" w:styleId="32E43FAF39010C449FF9D7B9172B1CE7">
    <w:name w:val="32E43FAF39010C449FF9D7B9172B1CE7"/>
    <w:rsid w:val="00EF29FA"/>
    <w:pPr>
      <w:spacing w:after="0" w:line="240" w:lineRule="auto"/>
    </w:pPr>
    <w:rPr>
      <w:sz w:val="24"/>
      <w:szCs w:val="24"/>
      <w:lang w:eastAsia="en-US"/>
    </w:rPr>
  </w:style>
  <w:style w:type="paragraph" w:customStyle="1" w:styleId="2A4634CAFCF08741B5EA50021E2476C5">
    <w:name w:val="2A4634CAFCF08741B5EA50021E2476C5"/>
    <w:rsid w:val="00EF29FA"/>
    <w:pPr>
      <w:spacing w:after="0" w:line="240" w:lineRule="auto"/>
    </w:pPr>
    <w:rPr>
      <w:sz w:val="24"/>
      <w:szCs w:val="24"/>
      <w:lang w:eastAsia="en-US"/>
    </w:rPr>
  </w:style>
  <w:style w:type="paragraph" w:customStyle="1" w:styleId="8A6D8FAF55500B4D8A93A54F180C8E6D">
    <w:name w:val="8A6D8FAF55500B4D8A93A54F180C8E6D"/>
    <w:rsid w:val="00EF29FA"/>
    <w:pPr>
      <w:spacing w:after="0" w:line="240" w:lineRule="auto"/>
    </w:pPr>
    <w:rPr>
      <w:sz w:val="24"/>
      <w:szCs w:val="24"/>
      <w:lang w:eastAsia="en-US"/>
    </w:rPr>
  </w:style>
  <w:style w:type="paragraph" w:customStyle="1" w:styleId="A83CD10A42729B4B9BA83830378A2174">
    <w:name w:val="A83CD10A42729B4B9BA83830378A2174"/>
    <w:rsid w:val="00EF29FA"/>
    <w:pPr>
      <w:spacing w:after="0" w:line="240" w:lineRule="auto"/>
    </w:pPr>
    <w:rPr>
      <w:sz w:val="24"/>
      <w:szCs w:val="24"/>
      <w:lang w:eastAsia="en-US"/>
    </w:rPr>
  </w:style>
  <w:style w:type="paragraph" w:customStyle="1" w:styleId="58E9D4125E93614D9B6E311BC79BB8D0">
    <w:name w:val="58E9D4125E93614D9B6E311BC79BB8D0"/>
    <w:rsid w:val="00EF29FA"/>
    <w:pPr>
      <w:spacing w:after="0" w:line="240" w:lineRule="auto"/>
    </w:pPr>
    <w:rPr>
      <w:sz w:val="24"/>
      <w:szCs w:val="24"/>
      <w:lang w:eastAsia="en-US"/>
    </w:rPr>
  </w:style>
  <w:style w:type="paragraph" w:customStyle="1" w:styleId="B420082B8340E549B6C414CF80723C6A">
    <w:name w:val="B420082B8340E549B6C414CF80723C6A"/>
    <w:rsid w:val="00EF29FA"/>
    <w:pPr>
      <w:spacing w:after="0" w:line="240" w:lineRule="auto"/>
    </w:pPr>
    <w:rPr>
      <w:sz w:val="24"/>
      <w:szCs w:val="24"/>
      <w:lang w:eastAsia="en-US"/>
    </w:rPr>
  </w:style>
  <w:style w:type="paragraph" w:customStyle="1" w:styleId="3650765F4641764FA68F0F2B31B3ECCD">
    <w:name w:val="3650765F4641764FA68F0F2B31B3ECCD"/>
    <w:rsid w:val="00EF29FA"/>
    <w:pPr>
      <w:spacing w:after="0" w:line="240" w:lineRule="auto"/>
    </w:pPr>
    <w:rPr>
      <w:sz w:val="24"/>
      <w:szCs w:val="24"/>
      <w:lang w:eastAsia="en-US"/>
    </w:rPr>
  </w:style>
  <w:style w:type="paragraph" w:customStyle="1" w:styleId="409EE241B83B2B48BB8DFD8E4E5E1C45">
    <w:name w:val="409EE241B83B2B48BB8DFD8E4E5E1C45"/>
    <w:rsid w:val="00EF29FA"/>
    <w:pPr>
      <w:spacing w:after="0" w:line="240" w:lineRule="auto"/>
    </w:pPr>
    <w:rPr>
      <w:sz w:val="24"/>
      <w:szCs w:val="24"/>
      <w:lang w:eastAsia="en-US"/>
    </w:rPr>
  </w:style>
  <w:style w:type="paragraph" w:customStyle="1" w:styleId="29C26AE25F0C184AB29FC967C421E568">
    <w:name w:val="29C26AE25F0C184AB29FC967C421E568"/>
    <w:rsid w:val="00EF29FA"/>
    <w:pPr>
      <w:spacing w:after="0" w:line="240" w:lineRule="auto"/>
    </w:pPr>
    <w:rPr>
      <w:sz w:val="24"/>
      <w:szCs w:val="24"/>
      <w:lang w:eastAsia="en-US"/>
    </w:rPr>
  </w:style>
  <w:style w:type="paragraph" w:customStyle="1" w:styleId="6CDBA8B9980ABE4ABF0BEF367BC91AE7">
    <w:name w:val="6CDBA8B9980ABE4ABF0BEF367BC91AE7"/>
    <w:rsid w:val="00EF29FA"/>
    <w:pPr>
      <w:spacing w:after="0" w:line="240" w:lineRule="auto"/>
    </w:pPr>
    <w:rPr>
      <w:sz w:val="24"/>
      <w:szCs w:val="24"/>
      <w:lang w:eastAsia="en-US"/>
    </w:rPr>
  </w:style>
  <w:style w:type="paragraph" w:customStyle="1" w:styleId="4B8D7F8DDE089B4AA36438006F23F4B5">
    <w:name w:val="4B8D7F8DDE089B4AA36438006F23F4B5"/>
    <w:rsid w:val="00EF29FA"/>
    <w:pPr>
      <w:spacing w:after="0" w:line="240" w:lineRule="auto"/>
    </w:pPr>
    <w:rPr>
      <w:sz w:val="24"/>
      <w:szCs w:val="24"/>
      <w:lang w:eastAsia="en-US"/>
    </w:rPr>
  </w:style>
  <w:style w:type="paragraph" w:customStyle="1" w:styleId="1636CFA61B1DB44CB1941362B33B0686">
    <w:name w:val="1636CFA61B1DB44CB1941362B33B0686"/>
    <w:rsid w:val="00EF29FA"/>
    <w:pPr>
      <w:spacing w:after="0" w:line="240" w:lineRule="auto"/>
    </w:pPr>
    <w:rPr>
      <w:sz w:val="24"/>
      <w:szCs w:val="24"/>
      <w:lang w:eastAsia="en-US"/>
    </w:rPr>
  </w:style>
  <w:style w:type="paragraph" w:customStyle="1" w:styleId="633CFAF8896693468F79C7BFE1EB93BE">
    <w:name w:val="633CFAF8896693468F79C7BFE1EB93BE"/>
    <w:rsid w:val="00EF29FA"/>
    <w:pPr>
      <w:spacing w:after="0" w:line="240" w:lineRule="auto"/>
    </w:pPr>
    <w:rPr>
      <w:sz w:val="24"/>
      <w:szCs w:val="24"/>
      <w:lang w:eastAsia="en-US"/>
    </w:rPr>
  </w:style>
  <w:style w:type="paragraph" w:customStyle="1" w:styleId="5B202AD8F7126340AF3CC556A03C81EF">
    <w:name w:val="5B202AD8F7126340AF3CC556A03C81EF"/>
    <w:rsid w:val="00EF29FA"/>
    <w:pPr>
      <w:spacing w:after="0" w:line="240" w:lineRule="auto"/>
    </w:pPr>
    <w:rPr>
      <w:sz w:val="24"/>
      <w:szCs w:val="24"/>
      <w:lang w:eastAsia="en-US"/>
    </w:rPr>
  </w:style>
  <w:style w:type="paragraph" w:customStyle="1" w:styleId="EF1CA46C47F80E448A42FB69750D7FD7">
    <w:name w:val="EF1CA46C47F80E448A42FB69750D7FD7"/>
    <w:rsid w:val="00EF29FA"/>
    <w:pPr>
      <w:spacing w:after="0" w:line="240" w:lineRule="auto"/>
    </w:pPr>
    <w:rPr>
      <w:sz w:val="24"/>
      <w:szCs w:val="24"/>
      <w:lang w:eastAsia="en-US"/>
    </w:rPr>
  </w:style>
  <w:style w:type="paragraph" w:customStyle="1" w:styleId="9FB2E2C376341B4292888BE8A7D0F924">
    <w:name w:val="9FB2E2C376341B4292888BE8A7D0F924"/>
    <w:rsid w:val="00EF29FA"/>
    <w:pPr>
      <w:spacing w:after="0" w:line="240" w:lineRule="auto"/>
    </w:pPr>
    <w:rPr>
      <w:sz w:val="24"/>
      <w:szCs w:val="24"/>
      <w:lang w:eastAsia="en-US"/>
    </w:rPr>
  </w:style>
  <w:style w:type="paragraph" w:customStyle="1" w:styleId="75E288C364E4A843B0B1E99C46CBF8AE">
    <w:name w:val="75E288C364E4A843B0B1E99C46CBF8AE"/>
    <w:rsid w:val="00EF29FA"/>
    <w:pPr>
      <w:spacing w:after="0" w:line="240" w:lineRule="auto"/>
    </w:pPr>
    <w:rPr>
      <w:sz w:val="24"/>
      <w:szCs w:val="24"/>
      <w:lang w:eastAsia="en-US"/>
    </w:rPr>
  </w:style>
  <w:style w:type="paragraph" w:customStyle="1" w:styleId="5E22EE103D01E446BA8997254A2F6E93">
    <w:name w:val="5E22EE103D01E446BA8997254A2F6E93"/>
    <w:rsid w:val="00EF29FA"/>
    <w:pPr>
      <w:spacing w:after="0" w:line="240" w:lineRule="auto"/>
    </w:pPr>
    <w:rPr>
      <w:sz w:val="24"/>
      <w:szCs w:val="24"/>
      <w:lang w:eastAsia="en-US"/>
    </w:rPr>
  </w:style>
  <w:style w:type="paragraph" w:customStyle="1" w:styleId="0193A8C718744B42A7F2DD8D60657A45">
    <w:name w:val="0193A8C718744B42A7F2DD8D60657A45"/>
    <w:rsid w:val="00EF29FA"/>
    <w:pPr>
      <w:spacing w:after="0" w:line="240" w:lineRule="auto"/>
    </w:pPr>
    <w:rPr>
      <w:sz w:val="24"/>
      <w:szCs w:val="24"/>
      <w:lang w:eastAsia="en-US"/>
    </w:rPr>
  </w:style>
  <w:style w:type="paragraph" w:customStyle="1" w:styleId="DAC97788885C9D4FBDF2B4E1ABE48BDB">
    <w:name w:val="DAC97788885C9D4FBDF2B4E1ABE48BDB"/>
    <w:rsid w:val="00EF29FA"/>
    <w:pPr>
      <w:spacing w:after="0" w:line="240" w:lineRule="auto"/>
    </w:pPr>
    <w:rPr>
      <w:sz w:val="24"/>
      <w:szCs w:val="24"/>
      <w:lang w:eastAsia="en-US"/>
    </w:rPr>
  </w:style>
  <w:style w:type="paragraph" w:customStyle="1" w:styleId="D605474C97EC1444B5351C607923F422">
    <w:name w:val="D605474C97EC1444B5351C607923F422"/>
    <w:rsid w:val="00EF29FA"/>
    <w:pPr>
      <w:spacing w:after="0" w:line="240" w:lineRule="auto"/>
    </w:pPr>
    <w:rPr>
      <w:sz w:val="24"/>
      <w:szCs w:val="24"/>
      <w:lang w:eastAsia="en-US"/>
    </w:rPr>
  </w:style>
  <w:style w:type="paragraph" w:customStyle="1" w:styleId="E67AAD14FABAF84AABAF167DB3D27146">
    <w:name w:val="E67AAD14FABAF84AABAF167DB3D27146"/>
    <w:rsid w:val="00EF29FA"/>
    <w:pPr>
      <w:spacing w:after="0" w:line="240" w:lineRule="auto"/>
    </w:pPr>
    <w:rPr>
      <w:sz w:val="24"/>
      <w:szCs w:val="24"/>
      <w:lang w:eastAsia="en-US"/>
    </w:rPr>
  </w:style>
  <w:style w:type="paragraph" w:customStyle="1" w:styleId="89C04ECE71348A40808EA3727DF3CE78">
    <w:name w:val="89C04ECE71348A40808EA3727DF3CE78"/>
    <w:rsid w:val="00EF29FA"/>
    <w:pPr>
      <w:spacing w:after="0" w:line="240" w:lineRule="auto"/>
    </w:pPr>
    <w:rPr>
      <w:sz w:val="24"/>
      <w:szCs w:val="24"/>
      <w:lang w:eastAsia="en-US"/>
    </w:rPr>
  </w:style>
  <w:style w:type="paragraph" w:customStyle="1" w:styleId="83EFAE89E0CBC64DBB23E804FFDBF3F7">
    <w:name w:val="83EFAE89E0CBC64DBB23E804FFDBF3F7"/>
    <w:rsid w:val="00EF29FA"/>
    <w:pPr>
      <w:spacing w:after="0" w:line="240" w:lineRule="auto"/>
    </w:pPr>
    <w:rPr>
      <w:sz w:val="24"/>
      <w:szCs w:val="24"/>
      <w:lang w:eastAsia="en-US"/>
    </w:rPr>
  </w:style>
  <w:style w:type="paragraph" w:customStyle="1" w:styleId="CB4EC7263F1EAE48AFD6A94E6B00C393">
    <w:name w:val="CB4EC7263F1EAE48AFD6A94E6B00C393"/>
    <w:rsid w:val="00EF29FA"/>
    <w:pPr>
      <w:spacing w:after="0" w:line="240" w:lineRule="auto"/>
    </w:pPr>
    <w:rPr>
      <w:sz w:val="24"/>
      <w:szCs w:val="24"/>
      <w:lang w:eastAsia="en-US"/>
    </w:rPr>
  </w:style>
  <w:style w:type="paragraph" w:customStyle="1" w:styleId="5754CFC42A6648428823ED7BD9B2A88E">
    <w:name w:val="5754CFC42A6648428823ED7BD9B2A88E"/>
    <w:rsid w:val="00EF29FA"/>
    <w:pPr>
      <w:spacing w:after="0" w:line="240" w:lineRule="auto"/>
    </w:pPr>
    <w:rPr>
      <w:sz w:val="24"/>
      <w:szCs w:val="24"/>
      <w:lang w:eastAsia="en-US"/>
    </w:rPr>
  </w:style>
  <w:style w:type="paragraph" w:customStyle="1" w:styleId="FF1F0282692CA24797309E3029527F7F">
    <w:name w:val="FF1F0282692CA24797309E3029527F7F"/>
    <w:rsid w:val="00EF29FA"/>
    <w:pPr>
      <w:spacing w:after="0" w:line="240" w:lineRule="auto"/>
    </w:pPr>
    <w:rPr>
      <w:sz w:val="24"/>
      <w:szCs w:val="24"/>
      <w:lang w:eastAsia="en-US"/>
    </w:rPr>
  </w:style>
  <w:style w:type="paragraph" w:customStyle="1" w:styleId="9FCCC33B35CE9248B2121A508ADDB6C2">
    <w:name w:val="9FCCC33B35CE9248B2121A508ADDB6C2"/>
    <w:rsid w:val="00EF29FA"/>
    <w:pPr>
      <w:spacing w:after="0" w:line="240" w:lineRule="auto"/>
    </w:pPr>
    <w:rPr>
      <w:sz w:val="24"/>
      <w:szCs w:val="24"/>
      <w:lang w:eastAsia="en-US"/>
    </w:rPr>
  </w:style>
  <w:style w:type="paragraph" w:customStyle="1" w:styleId="629C65E837B7FF41883E360FF02A37A8">
    <w:name w:val="629C65E837B7FF41883E360FF02A37A8"/>
    <w:rsid w:val="00EF29FA"/>
    <w:pPr>
      <w:spacing w:after="0" w:line="240" w:lineRule="auto"/>
    </w:pPr>
    <w:rPr>
      <w:sz w:val="24"/>
      <w:szCs w:val="24"/>
      <w:lang w:eastAsia="en-US"/>
    </w:rPr>
  </w:style>
  <w:style w:type="paragraph" w:customStyle="1" w:styleId="BDAE79BFCE30134A89C40C4405D4360F">
    <w:name w:val="BDAE79BFCE30134A89C40C4405D4360F"/>
    <w:rsid w:val="00EF29FA"/>
    <w:pPr>
      <w:spacing w:after="0" w:line="240" w:lineRule="auto"/>
    </w:pPr>
    <w:rPr>
      <w:sz w:val="24"/>
      <w:szCs w:val="24"/>
      <w:lang w:eastAsia="en-US"/>
    </w:rPr>
  </w:style>
  <w:style w:type="paragraph" w:customStyle="1" w:styleId="94C7FC435167DE4B8A52437FED0439E2">
    <w:name w:val="94C7FC435167DE4B8A52437FED0439E2"/>
    <w:rsid w:val="00EF29FA"/>
    <w:pPr>
      <w:spacing w:after="0" w:line="240" w:lineRule="auto"/>
    </w:pPr>
    <w:rPr>
      <w:sz w:val="24"/>
      <w:szCs w:val="24"/>
      <w:lang w:eastAsia="en-US"/>
    </w:rPr>
  </w:style>
  <w:style w:type="paragraph" w:customStyle="1" w:styleId="49CF30CEED1F49409D71C91C5F256A58">
    <w:name w:val="49CF30CEED1F49409D71C91C5F256A58"/>
    <w:rsid w:val="00EF29FA"/>
    <w:pPr>
      <w:spacing w:after="0" w:line="240" w:lineRule="auto"/>
    </w:pPr>
    <w:rPr>
      <w:sz w:val="24"/>
      <w:szCs w:val="24"/>
      <w:lang w:eastAsia="en-US"/>
    </w:rPr>
  </w:style>
  <w:style w:type="paragraph" w:customStyle="1" w:styleId="0AB0E6A5928B2B47A06E3A2A60E9D96E">
    <w:name w:val="0AB0E6A5928B2B47A06E3A2A60E9D96E"/>
    <w:rsid w:val="00EF29FA"/>
    <w:pPr>
      <w:spacing w:after="0" w:line="240" w:lineRule="auto"/>
    </w:pPr>
    <w:rPr>
      <w:sz w:val="24"/>
      <w:szCs w:val="24"/>
      <w:lang w:eastAsia="en-US"/>
    </w:rPr>
  </w:style>
  <w:style w:type="paragraph" w:customStyle="1" w:styleId="AB07E4D88567E947AEEC5D7C8BF5F400">
    <w:name w:val="AB07E4D88567E947AEEC5D7C8BF5F400"/>
    <w:rsid w:val="00EF29FA"/>
    <w:pPr>
      <w:spacing w:after="0" w:line="240" w:lineRule="auto"/>
    </w:pPr>
    <w:rPr>
      <w:sz w:val="24"/>
      <w:szCs w:val="24"/>
      <w:lang w:eastAsia="en-US"/>
    </w:rPr>
  </w:style>
  <w:style w:type="paragraph" w:customStyle="1" w:styleId="9EC2A790ACD199469256EC44AF97617E">
    <w:name w:val="9EC2A790ACD199469256EC44AF97617E"/>
    <w:rsid w:val="00EF29FA"/>
    <w:pPr>
      <w:spacing w:after="0" w:line="240" w:lineRule="auto"/>
    </w:pPr>
    <w:rPr>
      <w:sz w:val="24"/>
      <w:szCs w:val="24"/>
      <w:lang w:eastAsia="en-US"/>
    </w:rPr>
  </w:style>
  <w:style w:type="paragraph" w:customStyle="1" w:styleId="9715458ED6D1624BA26579B3996E9452">
    <w:name w:val="9715458ED6D1624BA26579B3996E9452"/>
    <w:rsid w:val="00EF29FA"/>
    <w:pPr>
      <w:spacing w:after="0" w:line="240" w:lineRule="auto"/>
    </w:pPr>
    <w:rPr>
      <w:sz w:val="24"/>
      <w:szCs w:val="24"/>
      <w:lang w:eastAsia="en-US"/>
    </w:rPr>
  </w:style>
  <w:style w:type="paragraph" w:customStyle="1" w:styleId="8E890E4762657442946FF71AD9F0F5FA">
    <w:name w:val="8E890E4762657442946FF71AD9F0F5FA"/>
    <w:rsid w:val="00EF29FA"/>
    <w:pPr>
      <w:spacing w:after="0" w:line="240" w:lineRule="auto"/>
    </w:pPr>
    <w:rPr>
      <w:sz w:val="24"/>
      <w:szCs w:val="24"/>
      <w:lang w:eastAsia="en-US"/>
    </w:rPr>
  </w:style>
  <w:style w:type="paragraph" w:customStyle="1" w:styleId="CD28E9324C85FA4FBDB0276BE694D43D">
    <w:name w:val="CD28E9324C85FA4FBDB0276BE694D43D"/>
    <w:rsid w:val="00EF29FA"/>
    <w:pPr>
      <w:spacing w:after="0" w:line="240" w:lineRule="auto"/>
    </w:pPr>
    <w:rPr>
      <w:sz w:val="24"/>
      <w:szCs w:val="24"/>
      <w:lang w:eastAsia="en-US"/>
    </w:rPr>
  </w:style>
  <w:style w:type="paragraph" w:customStyle="1" w:styleId="C9A94222BE37BF4F92CB2F0DBC414203">
    <w:name w:val="C9A94222BE37BF4F92CB2F0DBC414203"/>
    <w:rsid w:val="00EF29FA"/>
    <w:pPr>
      <w:spacing w:after="0" w:line="240" w:lineRule="auto"/>
    </w:pPr>
    <w:rPr>
      <w:sz w:val="24"/>
      <w:szCs w:val="24"/>
      <w:lang w:eastAsia="en-US"/>
    </w:rPr>
  </w:style>
  <w:style w:type="paragraph" w:customStyle="1" w:styleId="9A5FB1FD1C3B534E831DAB5E7C8E4BCF">
    <w:name w:val="9A5FB1FD1C3B534E831DAB5E7C8E4BCF"/>
    <w:rsid w:val="00EF29FA"/>
    <w:pPr>
      <w:spacing w:after="0" w:line="240" w:lineRule="auto"/>
    </w:pPr>
    <w:rPr>
      <w:sz w:val="24"/>
      <w:szCs w:val="24"/>
      <w:lang w:eastAsia="en-US"/>
    </w:rPr>
  </w:style>
  <w:style w:type="paragraph" w:customStyle="1" w:styleId="D5832A4F01FEE041BF5DB628903DE6CC">
    <w:name w:val="D5832A4F01FEE041BF5DB628903DE6CC"/>
    <w:rsid w:val="00EF29FA"/>
    <w:pPr>
      <w:spacing w:after="0" w:line="240" w:lineRule="auto"/>
    </w:pPr>
    <w:rPr>
      <w:sz w:val="24"/>
      <w:szCs w:val="24"/>
      <w:lang w:eastAsia="en-US"/>
    </w:rPr>
  </w:style>
  <w:style w:type="paragraph" w:customStyle="1" w:styleId="D7FE9BCEDF542646B4068D5B3263CF3B">
    <w:name w:val="D7FE9BCEDF542646B4068D5B3263CF3B"/>
    <w:rsid w:val="00EF29FA"/>
    <w:pPr>
      <w:spacing w:after="0" w:line="240" w:lineRule="auto"/>
    </w:pPr>
    <w:rPr>
      <w:sz w:val="24"/>
      <w:szCs w:val="24"/>
      <w:lang w:eastAsia="en-US"/>
    </w:rPr>
  </w:style>
  <w:style w:type="paragraph" w:customStyle="1" w:styleId="40B60DD61B8B074B84BE58F84A2486C0">
    <w:name w:val="40B60DD61B8B074B84BE58F84A2486C0"/>
    <w:rsid w:val="00EF29FA"/>
    <w:pPr>
      <w:spacing w:after="0" w:line="240" w:lineRule="auto"/>
    </w:pPr>
    <w:rPr>
      <w:sz w:val="24"/>
      <w:szCs w:val="24"/>
      <w:lang w:eastAsia="en-US"/>
    </w:rPr>
  </w:style>
  <w:style w:type="paragraph" w:customStyle="1" w:styleId="E1BDFACEA6F72F4B944E48B2BFC9B508">
    <w:name w:val="E1BDFACEA6F72F4B944E48B2BFC9B508"/>
    <w:rsid w:val="00EF29FA"/>
    <w:pPr>
      <w:spacing w:after="0" w:line="240" w:lineRule="auto"/>
    </w:pPr>
    <w:rPr>
      <w:sz w:val="24"/>
      <w:szCs w:val="24"/>
      <w:lang w:eastAsia="en-US"/>
    </w:rPr>
  </w:style>
  <w:style w:type="paragraph" w:customStyle="1" w:styleId="BB717087779D7943B23DC6F08DCCA31F">
    <w:name w:val="BB717087779D7943B23DC6F08DCCA31F"/>
    <w:rsid w:val="00EF29FA"/>
    <w:pPr>
      <w:spacing w:after="0" w:line="240" w:lineRule="auto"/>
    </w:pPr>
    <w:rPr>
      <w:sz w:val="24"/>
      <w:szCs w:val="24"/>
      <w:lang w:eastAsia="en-US"/>
    </w:rPr>
  </w:style>
  <w:style w:type="paragraph" w:customStyle="1" w:styleId="86C0F1EF4FF5D643BD1D9AF99AE3FF25">
    <w:name w:val="86C0F1EF4FF5D643BD1D9AF99AE3FF25"/>
    <w:rsid w:val="00EF29FA"/>
    <w:pPr>
      <w:spacing w:after="0" w:line="240" w:lineRule="auto"/>
    </w:pPr>
    <w:rPr>
      <w:sz w:val="24"/>
      <w:szCs w:val="24"/>
      <w:lang w:eastAsia="en-US"/>
    </w:rPr>
  </w:style>
  <w:style w:type="paragraph" w:customStyle="1" w:styleId="7F47BE4FAC4EB347B48E57795D0FF7FA">
    <w:name w:val="7F47BE4FAC4EB347B48E57795D0FF7FA"/>
    <w:rsid w:val="00EF29FA"/>
    <w:pPr>
      <w:spacing w:after="0" w:line="240" w:lineRule="auto"/>
    </w:pPr>
    <w:rPr>
      <w:sz w:val="24"/>
      <w:szCs w:val="24"/>
      <w:lang w:eastAsia="en-US"/>
    </w:rPr>
  </w:style>
  <w:style w:type="paragraph" w:customStyle="1" w:styleId="93EA3248D7242545A08B2EF6FCCFFC18">
    <w:name w:val="93EA3248D7242545A08B2EF6FCCFFC18"/>
    <w:rsid w:val="00EF29FA"/>
    <w:pPr>
      <w:spacing w:after="0" w:line="240" w:lineRule="auto"/>
    </w:pPr>
    <w:rPr>
      <w:sz w:val="24"/>
      <w:szCs w:val="24"/>
      <w:lang w:eastAsia="en-US"/>
    </w:rPr>
  </w:style>
  <w:style w:type="paragraph" w:customStyle="1" w:styleId="E82D39C1C7D41F40B7C2A45737B22A00">
    <w:name w:val="E82D39C1C7D41F40B7C2A45737B22A00"/>
    <w:rsid w:val="00EF29FA"/>
    <w:pPr>
      <w:spacing w:after="0" w:line="240" w:lineRule="auto"/>
    </w:pPr>
    <w:rPr>
      <w:sz w:val="24"/>
      <w:szCs w:val="24"/>
      <w:lang w:eastAsia="en-US"/>
    </w:rPr>
  </w:style>
  <w:style w:type="paragraph" w:customStyle="1" w:styleId="78F9A934585BAE41ADC5397B19277064">
    <w:name w:val="78F9A934585BAE41ADC5397B19277064"/>
    <w:rsid w:val="00EF29FA"/>
    <w:pPr>
      <w:spacing w:after="0" w:line="240" w:lineRule="auto"/>
    </w:pPr>
    <w:rPr>
      <w:sz w:val="24"/>
      <w:szCs w:val="24"/>
      <w:lang w:eastAsia="en-US"/>
    </w:rPr>
  </w:style>
  <w:style w:type="paragraph" w:customStyle="1" w:styleId="8ACF8370CDA1B34B82BA0DDDCE72BA7C">
    <w:name w:val="8ACF8370CDA1B34B82BA0DDDCE72BA7C"/>
    <w:rsid w:val="00EF29FA"/>
    <w:pPr>
      <w:spacing w:after="0" w:line="240" w:lineRule="auto"/>
    </w:pPr>
    <w:rPr>
      <w:sz w:val="24"/>
      <w:szCs w:val="24"/>
      <w:lang w:eastAsia="en-US"/>
    </w:rPr>
  </w:style>
  <w:style w:type="paragraph" w:customStyle="1" w:styleId="C4AF5B3C4CFA6843B05A352F96D4C36D">
    <w:name w:val="C4AF5B3C4CFA6843B05A352F96D4C36D"/>
    <w:rsid w:val="00EF29FA"/>
    <w:pPr>
      <w:spacing w:after="0" w:line="240" w:lineRule="auto"/>
    </w:pPr>
    <w:rPr>
      <w:sz w:val="24"/>
      <w:szCs w:val="24"/>
      <w:lang w:eastAsia="en-US"/>
    </w:rPr>
  </w:style>
  <w:style w:type="paragraph" w:customStyle="1" w:styleId="21B00EC2B21B4C4D992B291244022BDD">
    <w:name w:val="21B00EC2B21B4C4D992B291244022BDD"/>
    <w:rsid w:val="00EF29FA"/>
    <w:pPr>
      <w:spacing w:after="0" w:line="240" w:lineRule="auto"/>
    </w:pPr>
    <w:rPr>
      <w:sz w:val="24"/>
      <w:szCs w:val="24"/>
      <w:lang w:eastAsia="en-US"/>
    </w:rPr>
  </w:style>
  <w:style w:type="paragraph" w:customStyle="1" w:styleId="B209DFAA563736419323E9C3C0F0B38A">
    <w:name w:val="B209DFAA563736419323E9C3C0F0B38A"/>
    <w:rsid w:val="00EF29FA"/>
    <w:pPr>
      <w:spacing w:after="0" w:line="240" w:lineRule="auto"/>
    </w:pPr>
    <w:rPr>
      <w:sz w:val="24"/>
      <w:szCs w:val="24"/>
      <w:lang w:eastAsia="en-US"/>
    </w:rPr>
  </w:style>
  <w:style w:type="paragraph" w:customStyle="1" w:styleId="1684687317167244967A0E07907548DA">
    <w:name w:val="1684687317167244967A0E07907548DA"/>
    <w:rsid w:val="00EF29FA"/>
    <w:pPr>
      <w:spacing w:after="0" w:line="240" w:lineRule="auto"/>
    </w:pPr>
    <w:rPr>
      <w:sz w:val="24"/>
      <w:szCs w:val="24"/>
      <w:lang w:eastAsia="en-US"/>
    </w:rPr>
  </w:style>
  <w:style w:type="paragraph" w:customStyle="1" w:styleId="49C802803CA6564F9D00CC3FE6D47385">
    <w:name w:val="49C802803CA6564F9D00CC3FE6D47385"/>
    <w:rsid w:val="00EF29FA"/>
    <w:pPr>
      <w:spacing w:after="0" w:line="240" w:lineRule="auto"/>
    </w:pPr>
    <w:rPr>
      <w:sz w:val="24"/>
      <w:szCs w:val="24"/>
      <w:lang w:eastAsia="en-US"/>
    </w:rPr>
  </w:style>
  <w:style w:type="paragraph" w:customStyle="1" w:styleId="3ED752F3D4067B468C97B930E173906E">
    <w:name w:val="3ED752F3D4067B468C97B930E173906E"/>
    <w:rsid w:val="00EF29FA"/>
    <w:pPr>
      <w:spacing w:after="0" w:line="240" w:lineRule="auto"/>
    </w:pPr>
    <w:rPr>
      <w:sz w:val="24"/>
      <w:szCs w:val="24"/>
      <w:lang w:eastAsia="en-US"/>
    </w:rPr>
  </w:style>
  <w:style w:type="paragraph" w:customStyle="1" w:styleId="DE21D6D56E984A489267C7578D32D536">
    <w:name w:val="DE21D6D56E984A489267C7578D32D536"/>
    <w:rsid w:val="00EF29FA"/>
    <w:pPr>
      <w:spacing w:after="0" w:line="240" w:lineRule="auto"/>
    </w:pPr>
    <w:rPr>
      <w:sz w:val="24"/>
      <w:szCs w:val="24"/>
      <w:lang w:eastAsia="en-US"/>
    </w:rPr>
  </w:style>
  <w:style w:type="paragraph" w:customStyle="1" w:styleId="58682A9F4134184EB7CACA166C3CB38E">
    <w:name w:val="58682A9F4134184EB7CACA166C3CB38E"/>
    <w:rsid w:val="00EF29FA"/>
    <w:pPr>
      <w:spacing w:after="0" w:line="240" w:lineRule="auto"/>
    </w:pPr>
    <w:rPr>
      <w:sz w:val="24"/>
      <w:szCs w:val="24"/>
      <w:lang w:eastAsia="en-US"/>
    </w:rPr>
  </w:style>
  <w:style w:type="paragraph" w:customStyle="1" w:styleId="1A8657A0CDD3A24E830C84A69393BDE5">
    <w:name w:val="1A8657A0CDD3A24E830C84A69393BDE5"/>
    <w:rsid w:val="00EF29FA"/>
    <w:pPr>
      <w:spacing w:after="0" w:line="240" w:lineRule="auto"/>
    </w:pPr>
    <w:rPr>
      <w:sz w:val="24"/>
      <w:szCs w:val="24"/>
      <w:lang w:eastAsia="en-US"/>
    </w:rPr>
  </w:style>
  <w:style w:type="paragraph" w:customStyle="1" w:styleId="9EA71AE77B5F604789BAA7EC297B1F38">
    <w:name w:val="9EA71AE77B5F604789BAA7EC297B1F38"/>
    <w:rsid w:val="00EF29FA"/>
    <w:pPr>
      <w:spacing w:after="0" w:line="240" w:lineRule="auto"/>
    </w:pPr>
    <w:rPr>
      <w:sz w:val="24"/>
      <w:szCs w:val="24"/>
      <w:lang w:eastAsia="en-US"/>
    </w:rPr>
  </w:style>
  <w:style w:type="paragraph" w:customStyle="1" w:styleId="D25C9F7574F97C4781D4822C536F55AB">
    <w:name w:val="D25C9F7574F97C4781D4822C536F55AB"/>
    <w:rsid w:val="00EF29FA"/>
    <w:pPr>
      <w:spacing w:after="0" w:line="240" w:lineRule="auto"/>
    </w:pPr>
    <w:rPr>
      <w:sz w:val="24"/>
      <w:szCs w:val="24"/>
      <w:lang w:eastAsia="en-US"/>
    </w:rPr>
  </w:style>
  <w:style w:type="paragraph" w:customStyle="1" w:styleId="447261FCF7ACED468365CC265504D60B">
    <w:name w:val="447261FCF7ACED468365CC265504D60B"/>
    <w:rsid w:val="00EF29FA"/>
    <w:pPr>
      <w:spacing w:after="0" w:line="240" w:lineRule="auto"/>
    </w:pPr>
    <w:rPr>
      <w:sz w:val="24"/>
      <w:szCs w:val="24"/>
      <w:lang w:eastAsia="en-US"/>
    </w:rPr>
  </w:style>
  <w:style w:type="paragraph" w:customStyle="1" w:styleId="E0787B246DADF244866D5C3AC4DB4916">
    <w:name w:val="E0787B246DADF244866D5C3AC4DB4916"/>
    <w:rsid w:val="00EF29FA"/>
    <w:pPr>
      <w:spacing w:after="0" w:line="240" w:lineRule="auto"/>
    </w:pPr>
    <w:rPr>
      <w:sz w:val="24"/>
      <w:szCs w:val="24"/>
      <w:lang w:eastAsia="en-US"/>
    </w:rPr>
  </w:style>
  <w:style w:type="paragraph" w:customStyle="1" w:styleId="5994D07E8E01354BB5424B3799492950">
    <w:name w:val="5994D07E8E01354BB5424B3799492950"/>
    <w:rsid w:val="00EF29FA"/>
    <w:pPr>
      <w:spacing w:after="0" w:line="240" w:lineRule="auto"/>
    </w:pPr>
    <w:rPr>
      <w:sz w:val="24"/>
      <w:szCs w:val="24"/>
      <w:lang w:eastAsia="en-US"/>
    </w:rPr>
  </w:style>
  <w:style w:type="paragraph" w:customStyle="1" w:styleId="83B7B987F04CF3499E5D9779B20A48F4">
    <w:name w:val="83B7B987F04CF3499E5D9779B20A48F4"/>
    <w:rsid w:val="00EF29FA"/>
    <w:pPr>
      <w:spacing w:after="0" w:line="240" w:lineRule="auto"/>
    </w:pPr>
    <w:rPr>
      <w:sz w:val="24"/>
      <w:szCs w:val="24"/>
      <w:lang w:eastAsia="en-US"/>
    </w:rPr>
  </w:style>
  <w:style w:type="paragraph" w:customStyle="1" w:styleId="9B2560ACE5E14F44BDF1042C658F0088">
    <w:name w:val="9B2560ACE5E14F44BDF1042C658F0088"/>
    <w:rsid w:val="00EF29FA"/>
    <w:pPr>
      <w:spacing w:after="0" w:line="240" w:lineRule="auto"/>
    </w:pPr>
    <w:rPr>
      <w:sz w:val="24"/>
      <w:szCs w:val="24"/>
      <w:lang w:eastAsia="en-US"/>
    </w:rPr>
  </w:style>
  <w:style w:type="paragraph" w:customStyle="1" w:styleId="8465C826483D364EA6F7D5D832186140">
    <w:name w:val="8465C826483D364EA6F7D5D832186140"/>
    <w:rsid w:val="00EF29FA"/>
    <w:pPr>
      <w:spacing w:after="0" w:line="240" w:lineRule="auto"/>
    </w:pPr>
    <w:rPr>
      <w:sz w:val="24"/>
      <w:szCs w:val="24"/>
      <w:lang w:eastAsia="en-US"/>
    </w:rPr>
  </w:style>
  <w:style w:type="paragraph" w:customStyle="1" w:styleId="D683D7E958AABF468A7E1A3C820B3E95">
    <w:name w:val="D683D7E958AABF468A7E1A3C820B3E95"/>
    <w:rsid w:val="00EF29FA"/>
    <w:pPr>
      <w:spacing w:after="0" w:line="240" w:lineRule="auto"/>
    </w:pPr>
    <w:rPr>
      <w:sz w:val="24"/>
      <w:szCs w:val="24"/>
      <w:lang w:eastAsia="en-US"/>
    </w:rPr>
  </w:style>
  <w:style w:type="paragraph" w:customStyle="1" w:styleId="6DC1D5A54CC4F04E90F9A89206D2A400">
    <w:name w:val="6DC1D5A54CC4F04E90F9A89206D2A400"/>
    <w:rsid w:val="00EF29FA"/>
    <w:pPr>
      <w:spacing w:after="0" w:line="240" w:lineRule="auto"/>
    </w:pPr>
    <w:rPr>
      <w:sz w:val="24"/>
      <w:szCs w:val="24"/>
      <w:lang w:eastAsia="en-US"/>
    </w:rPr>
  </w:style>
  <w:style w:type="paragraph" w:customStyle="1" w:styleId="58E99C8F4755B2498A81272D6CAFAD2A">
    <w:name w:val="58E99C8F4755B2498A81272D6CAFAD2A"/>
    <w:rsid w:val="00EF29FA"/>
    <w:pPr>
      <w:spacing w:after="0" w:line="240" w:lineRule="auto"/>
    </w:pPr>
    <w:rPr>
      <w:sz w:val="24"/>
      <w:szCs w:val="24"/>
      <w:lang w:eastAsia="en-US"/>
    </w:rPr>
  </w:style>
  <w:style w:type="paragraph" w:customStyle="1" w:styleId="DA137FBBE0147649AD5F8C9AFA012EC4">
    <w:name w:val="DA137FBBE0147649AD5F8C9AFA012EC4"/>
    <w:rsid w:val="00EF29FA"/>
    <w:pPr>
      <w:spacing w:after="0" w:line="240" w:lineRule="auto"/>
    </w:pPr>
    <w:rPr>
      <w:sz w:val="24"/>
      <w:szCs w:val="24"/>
      <w:lang w:eastAsia="en-US"/>
    </w:rPr>
  </w:style>
  <w:style w:type="paragraph" w:customStyle="1" w:styleId="2309753DAA759041B2813F5EB2BBF538">
    <w:name w:val="2309753DAA759041B2813F5EB2BBF538"/>
    <w:rsid w:val="00EF29FA"/>
    <w:pPr>
      <w:spacing w:after="0" w:line="240" w:lineRule="auto"/>
    </w:pPr>
    <w:rPr>
      <w:sz w:val="24"/>
      <w:szCs w:val="24"/>
      <w:lang w:eastAsia="en-US"/>
    </w:rPr>
  </w:style>
  <w:style w:type="paragraph" w:customStyle="1" w:styleId="EA9C5A8134905E4BBCA5AEEB009C556F">
    <w:name w:val="EA9C5A8134905E4BBCA5AEEB009C556F"/>
    <w:rsid w:val="00EF29FA"/>
    <w:pPr>
      <w:spacing w:after="0" w:line="240" w:lineRule="auto"/>
    </w:pPr>
    <w:rPr>
      <w:sz w:val="24"/>
      <w:szCs w:val="24"/>
      <w:lang w:eastAsia="en-US"/>
    </w:rPr>
  </w:style>
  <w:style w:type="paragraph" w:customStyle="1" w:styleId="C4590E339D8F814387E55699B1266BED">
    <w:name w:val="C4590E339D8F814387E55699B1266BED"/>
    <w:rsid w:val="00EF29FA"/>
    <w:pPr>
      <w:spacing w:after="0" w:line="240" w:lineRule="auto"/>
    </w:pPr>
    <w:rPr>
      <w:sz w:val="24"/>
      <w:szCs w:val="24"/>
      <w:lang w:eastAsia="en-US"/>
    </w:rPr>
  </w:style>
  <w:style w:type="paragraph" w:customStyle="1" w:styleId="8C81357BC8DC6A4093B2C8BBFFA5B532">
    <w:name w:val="8C81357BC8DC6A4093B2C8BBFFA5B532"/>
    <w:rsid w:val="00EF29FA"/>
    <w:pPr>
      <w:spacing w:after="0" w:line="240" w:lineRule="auto"/>
    </w:pPr>
    <w:rPr>
      <w:sz w:val="24"/>
      <w:szCs w:val="24"/>
      <w:lang w:eastAsia="en-US"/>
    </w:rPr>
  </w:style>
  <w:style w:type="paragraph" w:customStyle="1" w:styleId="0986F4CC80C8ED48ABB9B1AFC58B32AB">
    <w:name w:val="0986F4CC80C8ED48ABB9B1AFC58B32AB"/>
    <w:rsid w:val="00EF29FA"/>
    <w:pPr>
      <w:spacing w:after="0" w:line="240" w:lineRule="auto"/>
    </w:pPr>
    <w:rPr>
      <w:sz w:val="24"/>
      <w:szCs w:val="24"/>
      <w:lang w:eastAsia="en-US"/>
    </w:rPr>
  </w:style>
  <w:style w:type="paragraph" w:customStyle="1" w:styleId="2A0A6AA390A77143B8F13E439F3F0180">
    <w:name w:val="2A0A6AA390A77143B8F13E439F3F0180"/>
    <w:rsid w:val="00EF29FA"/>
    <w:pPr>
      <w:spacing w:after="0" w:line="240" w:lineRule="auto"/>
    </w:pPr>
    <w:rPr>
      <w:sz w:val="24"/>
      <w:szCs w:val="24"/>
      <w:lang w:eastAsia="en-US"/>
    </w:rPr>
  </w:style>
  <w:style w:type="paragraph" w:customStyle="1" w:styleId="1486C383D44DB84096C5E8D6B66082E5">
    <w:name w:val="1486C383D44DB84096C5E8D6B66082E5"/>
    <w:rsid w:val="00EF29FA"/>
    <w:pPr>
      <w:spacing w:after="0" w:line="240" w:lineRule="auto"/>
    </w:pPr>
    <w:rPr>
      <w:sz w:val="24"/>
      <w:szCs w:val="24"/>
      <w:lang w:eastAsia="en-US"/>
    </w:rPr>
  </w:style>
  <w:style w:type="paragraph" w:customStyle="1" w:styleId="8C3882AF61C0E540ADB1F44C290B1B41">
    <w:name w:val="8C3882AF61C0E540ADB1F44C290B1B41"/>
    <w:rsid w:val="00EF29FA"/>
    <w:pPr>
      <w:spacing w:after="0" w:line="240" w:lineRule="auto"/>
    </w:pPr>
    <w:rPr>
      <w:sz w:val="24"/>
      <w:szCs w:val="24"/>
      <w:lang w:eastAsia="en-US"/>
    </w:rPr>
  </w:style>
  <w:style w:type="paragraph" w:customStyle="1" w:styleId="4E0F7378E95A8D4E8BE155759D4CCFFE">
    <w:name w:val="4E0F7378E95A8D4E8BE155759D4CCFFE"/>
    <w:rsid w:val="00EF29FA"/>
    <w:pPr>
      <w:spacing w:after="0" w:line="240" w:lineRule="auto"/>
    </w:pPr>
    <w:rPr>
      <w:sz w:val="24"/>
      <w:szCs w:val="24"/>
      <w:lang w:eastAsia="en-US"/>
    </w:rPr>
  </w:style>
  <w:style w:type="paragraph" w:customStyle="1" w:styleId="C6E9BE107AF45E49BF872358EB54B468">
    <w:name w:val="C6E9BE107AF45E49BF872358EB54B468"/>
    <w:rsid w:val="00EF29FA"/>
    <w:pPr>
      <w:spacing w:after="0" w:line="240" w:lineRule="auto"/>
    </w:pPr>
    <w:rPr>
      <w:sz w:val="24"/>
      <w:szCs w:val="24"/>
      <w:lang w:eastAsia="en-US"/>
    </w:rPr>
  </w:style>
  <w:style w:type="paragraph" w:customStyle="1" w:styleId="1DB94C2F01A4FD4BAC0BB18A24FEBC91">
    <w:name w:val="1DB94C2F01A4FD4BAC0BB18A24FEBC91"/>
    <w:rsid w:val="00EF29FA"/>
    <w:pPr>
      <w:spacing w:after="0" w:line="240" w:lineRule="auto"/>
    </w:pPr>
    <w:rPr>
      <w:sz w:val="24"/>
      <w:szCs w:val="24"/>
      <w:lang w:eastAsia="en-US"/>
    </w:rPr>
  </w:style>
  <w:style w:type="paragraph" w:customStyle="1" w:styleId="8D5CF60781E45844A2975505E1FD3CA2">
    <w:name w:val="8D5CF60781E45844A2975505E1FD3CA2"/>
    <w:rsid w:val="00EF29FA"/>
    <w:pPr>
      <w:spacing w:after="0" w:line="240" w:lineRule="auto"/>
    </w:pPr>
    <w:rPr>
      <w:sz w:val="24"/>
      <w:szCs w:val="24"/>
      <w:lang w:eastAsia="en-US"/>
    </w:rPr>
  </w:style>
  <w:style w:type="paragraph" w:customStyle="1" w:styleId="6EDBC1A3704B9D4C9A0CBE6CEAC46DCA">
    <w:name w:val="6EDBC1A3704B9D4C9A0CBE6CEAC46DCA"/>
    <w:rsid w:val="00EF29FA"/>
    <w:pPr>
      <w:spacing w:after="0" w:line="240" w:lineRule="auto"/>
    </w:pPr>
    <w:rPr>
      <w:sz w:val="24"/>
      <w:szCs w:val="24"/>
      <w:lang w:eastAsia="en-US"/>
    </w:rPr>
  </w:style>
  <w:style w:type="paragraph" w:customStyle="1" w:styleId="792FE12FE2E6BA479BEBE30F68B8AA77">
    <w:name w:val="792FE12FE2E6BA479BEBE30F68B8AA77"/>
    <w:rsid w:val="00EF29FA"/>
    <w:pPr>
      <w:spacing w:after="0" w:line="240" w:lineRule="auto"/>
    </w:pPr>
    <w:rPr>
      <w:sz w:val="24"/>
      <w:szCs w:val="24"/>
      <w:lang w:eastAsia="en-US"/>
    </w:rPr>
  </w:style>
  <w:style w:type="paragraph" w:customStyle="1" w:styleId="AF6082E2CB73BD40877F02163A728210">
    <w:name w:val="AF6082E2CB73BD40877F02163A728210"/>
    <w:rsid w:val="00EF29FA"/>
    <w:pPr>
      <w:spacing w:after="0" w:line="240" w:lineRule="auto"/>
    </w:pPr>
    <w:rPr>
      <w:sz w:val="24"/>
      <w:szCs w:val="24"/>
      <w:lang w:eastAsia="en-US"/>
    </w:rPr>
  </w:style>
  <w:style w:type="paragraph" w:customStyle="1" w:styleId="95B416423A6A614293A6C76C100944F0">
    <w:name w:val="95B416423A6A614293A6C76C100944F0"/>
    <w:rsid w:val="00EF29FA"/>
    <w:pPr>
      <w:spacing w:after="0" w:line="240" w:lineRule="auto"/>
    </w:pPr>
    <w:rPr>
      <w:sz w:val="24"/>
      <w:szCs w:val="24"/>
      <w:lang w:eastAsia="en-US"/>
    </w:rPr>
  </w:style>
  <w:style w:type="paragraph" w:customStyle="1" w:styleId="25C4158A1490174EB56BFAD06A6AA60C">
    <w:name w:val="25C4158A1490174EB56BFAD06A6AA60C"/>
    <w:rsid w:val="00EF29FA"/>
    <w:pPr>
      <w:spacing w:after="0" w:line="240" w:lineRule="auto"/>
    </w:pPr>
    <w:rPr>
      <w:sz w:val="24"/>
      <w:szCs w:val="24"/>
      <w:lang w:eastAsia="en-US"/>
    </w:rPr>
  </w:style>
  <w:style w:type="paragraph" w:customStyle="1" w:styleId="E0CDB54CD5DB604DB51AC2639E0D4B25">
    <w:name w:val="E0CDB54CD5DB604DB51AC2639E0D4B25"/>
    <w:rsid w:val="00EF29FA"/>
    <w:pPr>
      <w:spacing w:after="0" w:line="240" w:lineRule="auto"/>
    </w:pPr>
    <w:rPr>
      <w:sz w:val="24"/>
      <w:szCs w:val="24"/>
      <w:lang w:eastAsia="en-US"/>
    </w:rPr>
  </w:style>
  <w:style w:type="paragraph" w:customStyle="1" w:styleId="01F3EB8502C8E7419EA2BD09A6F6C30A">
    <w:name w:val="01F3EB8502C8E7419EA2BD09A6F6C30A"/>
    <w:rsid w:val="00EF29FA"/>
    <w:pPr>
      <w:spacing w:after="0" w:line="240" w:lineRule="auto"/>
    </w:pPr>
    <w:rPr>
      <w:sz w:val="24"/>
      <w:szCs w:val="24"/>
      <w:lang w:eastAsia="en-US"/>
    </w:rPr>
  </w:style>
  <w:style w:type="paragraph" w:customStyle="1" w:styleId="8174CA05ACE96F48A7C45017EEE4F7C5">
    <w:name w:val="8174CA05ACE96F48A7C45017EEE4F7C5"/>
    <w:rsid w:val="00EF29FA"/>
    <w:pPr>
      <w:spacing w:after="0" w:line="240" w:lineRule="auto"/>
    </w:pPr>
    <w:rPr>
      <w:sz w:val="24"/>
      <w:szCs w:val="24"/>
      <w:lang w:eastAsia="en-US"/>
    </w:rPr>
  </w:style>
  <w:style w:type="paragraph" w:customStyle="1" w:styleId="2E68F37A526678418BA9AB820E96DE3F">
    <w:name w:val="2E68F37A526678418BA9AB820E96DE3F"/>
    <w:rsid w:val="00EF29FA"/>
    <w:pPr>
      <w:spacing w:after="0" w:line="240" w:lineRule="auto"/>
    </w:pPr>
    <w:rPr>
      <w:sz w:val="24"/>
      <w:szCs w:val="24"/>
      <w:lang w:eastAsia="en-US"/>
    </w:rPr>
  </w:style>
  <w:style w:type="paragraph" w:customStyle="1" w:styleId="052965BFD58D264CA448E6514418CDF3">
    <w:name w:val="052965BFD58D264CA448E6514418CDF3"/>
    <w:rsid w:val="002221BD"/>
    <w:pPr>
      <w:spacing w:after="0" w:line="240" w:lineRule="auto"/>
    </w:pPr>
    <w:rPr>
      <w:sz w:val="24"/>
      <w:szCs w:val="24"/>
      <w:lang w:eastAsia="en-US"/>
    </w:rPr>
  </w:style>
  <w:style w:type="paragraph" w:customStyle="1" w:styleId="5648F29C35E9874F868E98ADCCD19066">
    <w:name w:val="5648F29C35E9874F868E98ADCCD19066"/>
    <w:rsid w:val="002221BD"/>
    <w:pPr>
      <w:spacing w:after="0" w:line="240" w:lineRule="auto"/>
    </w:pPr>
    <w:rPr>
      <w:sz w:val="24"/>
      <w:szCs w:val="24"/>
      <w:lang w:eastAsia="en-US"/>
    </w:rPr>
  </w:style>
  <w:style w:type="paragraph" w:customStyle="1" w:styleId="73BEEC2C062EA741B184EB58629D71EB">
    <w:name w:val="73BEEC2C062EA741B184EB58629D71EB"/>
    <w:rsid w:val="002221BD"/>
    <w:pPr>
      <w:spacing w:after="0" w:line="240" w:lineRule="auto"/>
    </w:pPr>
    <w:rPr>
      <w:sz w:val="24"/>
      <w:szCs w:val="24"/>
      <w:lang w:eastAsia="en-US"/>
    </w:rPr>
  </w:style>
  <w:style w:type="paragraph" w:customStyle="1" w:styleId="15881A5D245F254788C41AC6F57753C9">
    <w:name w:val="15881A5D245F254788C41AC6F57753C9"/>
    <w:rsid w:val="002221BD"/>
    <w:pPr>
      <w:spacing w:after="0" w:line="240" w:lineRule="auto"/>
    </w:pPr>
    <w:rPr>
      <w:sz w:val="24"/>
      <w:szCs w:val="24"/>
      <w:lang w:eastAsia="en-US"/>
    </w:rPr>
  </w:style>
  <w:style w:type="paragraph" w:customStyle="1" w:styleId="2D39C6D17B47D74385AE88507C7D8061">
    <w:name w:val="2D39C6D17B47D74385AE88507C7D8061"/>
    <w:rsid w:val="002221BD"/>
    <w:pPr>
      <w:spacing w:after="0" w:line="240" w:lineRule="auto"/>
    </w:pPr>
    <w:rPr>
      <w:sz w:val="24"/>
      <w:szCs w:val="24"/>
      <w:lang w:eastAsia="en-US"/>
    </w:rPr>
  </w:style>
  <w:style w:type="paragraph" w:customStyle="1" w:styleId="45A570563AA24B4DA3FEBAB9657E8559">
    <w:name w:val="45A570563AA24B4DA3FEBAB9657E8559"/>
    <w:rsid w:val="002221BD"/>
    <w:pPr>
      <w:spacing w:after="0" w:line="240" w:lineRule="auto"/>
    </w:pPr>
    <w:rPr>
      <w:sz w:val="24"/>
      <w:szCs w:val="24"/>
      <w:lang w:eastAsia="en-US"/>
    </w:rPr>
  </w:style>
  <w:style w:type="paragraph" w:customStyle="1" w:styleId="A009232A6B51EA43A2A3CB4FF03111E3">
    <w:name w:val="A009232A6B51EA43A2A3CB4FF03111E3"/>
    <w:rsid w:val="002221BD"/>
    <w:pPr>
      <w:spacing w:after="0" w:line="240" w:lineRule="auto"/>
    </w:pPr>
    <w:rPr>
      <w:sz w:val="24"/>
      <w:szCs w:val="24"/>
      <w:lang w:eastAsia="en-US"/>
    </w:rPr>
  </w:style>
  <w:style w:type="paragraph" w:customStyle="1" w:styleId="61095EAE2686E1468096A9C3F8D1D3C7">
    <w:name w:val="61095EAE2686E1468096A9C3F8D1D3C7"/>
    <w:rsid w:val="002221BD"/>
    <w:pPr>
      <w:spacing w:after="0" w:line="240" w:lineRule="auto"/>
    </w:pPr>
    <w:rPr>
      <w:sz w:val="24"/>
      <w:szCs w:val="24"/>
      <w:lang w:eastAsia="en-US"/>
    </w:rPr>
  </w:style>
  <w:style w:type="paragraph" w:customStyle="1" w:styleId="82F364CDE995B84D82F6AF971DF84553">
    <w:name w:val="82F364CDE995B84D82F6AF971DF84553"/>
    <w:rsid w:val="002221BD"/>
    <w:pPr>
      <w:spacing w:after="0" w:line="240" w:lineRule="auto"/>
    </w:pPr>
    <w:rPr>
      <w:sz w:val="24"/>
      <w:szCs w:val="24"/>
      <w:lang w:eastAsia="en-US"/>
    </w:rPr>
  </w:style>
  <w:style w:type="paragraph" w:customStyle="1" w:styleId="C5E9483E6171494596DFC5167F57A590">
    <w:name w:val="C5E9483E6171494596DFC5167F57A590"/>
    <w:rsid w:val="002221BD"/>
    <w:pPr>
      <w:spacing w:after="0" w:line="240" w:lineRule="auto"/>
    </w:pPr>
    <w:rPr>
      <w:sz w:val="24"/>
      <w:szCs w:val="24"/>
      <w:lang w:eastAsia="en-US"/>
    </w:rPr>
  </w:style>
  <w:style w:type="paragraph" w:customStyle="1" w:styleId="03B7ED5DCFCC6C4CA7518C2A6D65FD43">
    <w:name w:val="03B7ED5DCFCC6C4CA7518C2A6D65FD43"/>
    <w:rsid w:val="002221BD"/>
    <w:pPr>
      <w:spacing w:after="0" w:line="240" w:lineRule="auto"/>
    </w:pPr>
    <w:rPr>
      <w:sz w:val="24"/>
      <w:szCs w:val="24"/>
      <w:lang w:eastAsia="en-US"/>
    </w:rPr>
  </w:style>
  <w:style w:type="paragraph" w:customStyle="1" w:styleId="1959D14B4F7E274388BCEB2BE334E8CA">
    <w:name w:val="1959D14B4F7E274388BCEB2BE334E8CA"/>
    <w:rsid w:val="002221BD"/>
    <w:pPr>
      <w:spacing w:after="0" w:line="240" w:lineRule="auto"/>
    </w:pPr>
    <w:rPr>
      <w:sz w:val="24"/>
      <w:szCs w:val="24"/>
      <w:lang w:eastAsia="en-US"/>
    </w:rPr>
  </w:style>
  <w:style w:type="paragraph" w:customStyle="1" w:styleId="99342D7831A5D547934A4C09F6195CE5">
    <w:name w:val="99342D7831A5D547934A4C09F6195CE5"/>
    <w:rsid w:val="002221BD"/>
    <w:pPr>
      <w:spacing w:after="0" w:line="240" w:lineRule="auto"/>
    </w:pPr>
    <w:rPr>
      <w:sz w:val="24"/>
      <w:szCs w:val="24"/>
      <w:lang w:eastAsia="en-US"/>
    </w:rPr>
  </w:style>
  <w:style w:type="paragraph" w:customStyle="1" w:styleId="E4938507E4896B449F8530797B222BEB">
    <w:name w:val="E4938507E4896B449F8530797B222BEB"/>
    <w:rsid w:val="002221BD"/>
    <w:pPr>
      <w:spacing w:after="0" w:line="240" w:lineRule="auto"/>
    </w:pPr>
    <w:rPr>
      <w:sz w:val="24"/>
      <w:szCs w:val="24"/>
      <w:lang w:eastAsia="en-US"/>
    </w:rPr>
  </w:style>
  <w:style w:type="paragraph" w:customStyle="1" w:styleId="9433A95935DEC64F95BA44B02FBC99DB">
    <w:name w:val="9433A95935DEC64F95BA44B02FBC99DB"/>
    <w:rsid w:val="002221BD"/>
    <w:pPr>
      <w:spacing w:after="0" w:line="240" w:lineRule="auto"/>
    </w:pPr>
    <w:rPr>
      <w:sz w:val="24"/>
      <w:szCs w:val="24"/>
      <w:lang w:eastAsia="en-US"/>
    </w:rPr>
  </w:style>
  <w:style w:type="paragraph" w:customStyle="1" w:styleId="BC1C8443B949D148824BFEBD269A2F0A">
    <w:name w:val="BC1C8443B949D148824BFEBD269A2F0A"/>
    <w:rsid w:val="002221BD"/>
    <w:pPr>
      <w:spacing w:after="0" w:line="240" w:lineRule="auto"/>
    </w:pPr>
    <w:rPr>
      <w:sz w:val="24"/>
      <w:szCs w:val="24"/>
      <w:lang w:eastAsia="en-US"/>
    </w:rPr>
  </w:style>
  <w:style w:type="paragraph" w:customStyle="1" w:styleId="A4FCF0987A38B24B9F08B2406B85E4CE">
    <w:name w:val="A4FCF0987A38B24B9F08B2406B85E4CE"/>
    <w:rsid w:val="002221BD"/>
    <w:pPr>
      <w:spacing w:after="0" w:line="240" w:lineRule="auto"/>
    </w:pPr>
    <w:rPr>
      <w:sz w:val="24"/>
      <w:szCs w:val="24"/>
      <w:lang w:eastAsia="en-US"/>
    </w:rPr>
  </w:style>
  <w:style w:type="paragraph" w:customStyle="1" w:styleId="00B607DD7CA9E346A0BB2411294C246D">
    <w:name w:val="00B607DD7CA9E346A0BB2411294C246D"/>
    <w:rsid w:val="002221BD"/>
    <w:pPr>
      <w:spacing w:after="0" w:line="240" w:lineRule="auto"/>
    </w:pPr>
    <w:rPr>
      <w:sz w:val="24"/>
      <w:szCs w:val="24"/>
      <w:lang w:eastAsia="en-US"/>
    </w:rPr>
  </w:style>
  <w:style w:type="paragraph" w:customStyle="1" w:styleId="8AF282E608421B42B168C7E8F7F8B5C3">
    <w:name w:val="8AF282E608421B42B168C7E8F7F8B5C3"/>
    <w:rsid w:val="002221BD"/>
    <w:pPr>
      <w:spacing w:after="0" w:line="240" w:lineRule="auto"/>
    </w:pPr>
    <w:rPr>
      <w:sz w:val="24"/>
      <w:szCs w:val="24"/>
      <w:lang w:eastAsia="en-US"/>
    </w:rPr>
  </w:style>
  <w:style w:type="paragraph" w:customStyle="1" w:styleId="B4FF264C413BC84688051D04E428B02A">
    <w:name w:val="B4FF264C413BC84688051D04E428B02A"/>
    <w:rsid w:val="002221BD"/>
    <w:pPr>
      <w:spacing w:after="0" w:line="240" w:lineRule="auto"/>
    </w:pPr>
    <w:rPr>
      <w:sz w:val="24"/>
      <w:szCs w:val="24"/>
      <w:lang w:eastAsia="en-US"/>
    </w:rPr>
  </w:style>
  <w:style w:type="paragraph" w:customStyle="1" w:styleId="376018280F690B4E996D46869A237A7C">
    <w:name w:val="376018280F690B4E996D46869A237A7C"/>
    <w:rsid w:val="002221BD"/>
    <w:pPr>
      <w:spacing w:after="0" w:line="240" w:lineRule="auto"/>
    </w:pPr>
    <w:rPr>
      <w:sz w:val="24"/>
      <w:szCs w:val="24"/>
      <w:lang w:eastAsia="en-US"/>
    </w:rPr>
  </w:style>
  <w:style w:type="paragraph" w:customStyle="1" w:styleId="646162644F82E34B95A5E5B09FB20946">
    <w:name w:val="646162644F82E34B95A5E5B09FB20946"/>
    <w:rsid w:val="002221BD"/>
    <w:pPr>
      <w:spacing w:after="0" w:line="240" w:lineRule="auto"/>
    </w:pPr>
    <w:rPr>
      <w:sz w:val="24"/>
      <w:szCs w:val="24"/>
      <w:lang w:eastAsia="en-US"/>
    </w:rPr>
  </w:style>
  <w:style w:type="paragraph" w:customStyle="1" w:styleId="0DD5856AC33F5545AE91CB40FE858BFB">
    <w:name w:val="0DD5856AC33F5545AE91CB40FE858BFB"/>
    <w:rsid w:val="002221BD"/>
    <w:pPr>
      <w:spacing w:after="0" w:line="240" w:lineRule="auto"/>
    </w:pPr>
    <w:rPr>
      <w:sz w:val="24"/>
      <w:szCs w:val="24"/>
      <w:lang w:eastAsia="en-US"/>
    </w:rPr>
  </w:style>
  <w:style w:type="paragraph" w:customStyle="1" w:styleId="39CCA64042E47C468F73473E10CC5402">
    <w:name w:val="39CCA64042E47C468F73473E10CC5402"/>
    <w:rsid w:val="002221BD"/>
    <w:pPr>
      <w:spacing w:after="0" w:line="240" w:lineRule="auto"/>
    </w:pPr>
    <w:rPr>
      <w:sz w:val="24"/>
      <w:szCs w:val="24"/>
      <w:lang w:eastAsia="en-US"/>
    </w:rPr>
  </w:style>
  <w:style w:type="paragraph" w:customStyle="1" w:styleId="414522D5E126D14DA074570A769CAD3F">
    <w:name w:val="414522D5E126D14DA074570A769CAD3F"/>
    <w:rsid w:val="002221BD"/>
    <w:pPr>
      <w:spacing w:after="0" w:line="240" w:lineRule="auto"/>
    </w:pPr>
    <w:rPr>
      <w:sz w:val="24"/>
      <w:szCs w:val="24"/>
      <w:lang w:eastAsia="en-US"/>
    </w:rPr>
  </w:style>
  <w:style w:type="paragraph" w:customStyle="1" w:styleId="986314A13ECA014DAD72C91E5CF7BFDF">
    <w:name w:val="986314A13ECA014DAD72C91E5CF7BFDF"/>
    <w:rsid w:val="002221BD"/>
    <w:pPr>
      <w:spacing w:after="0" w:line="240" w:lineRule="auto"/>
    </w:pPr>
    <w:rPr>
      <w:sz w:val="24"/>
      <w:szCs w:val="24"/>
      <w:lang w:eastAsia="en-US"/>
    </w:rPr>
  </w:style>
  <w:style w:type="paragraph" w:customStyle="1" w:styleId="E81D1954B7FF3641817F2DF1F522F14C">
    <w:name w:val="E81D1954B7FF3641817F2DF1F522F14C"/>
    <w:rsid w:val="002221BD"/>
    <w:pPr>
      <w:spacing w:after="0" w:line="240" w:lineRule="auto"/>
    </w:pPr>
    <w:rPr>
      <w:sz w:val="24"/>
      <w:szCs w:val="24"/>
      <w:lang w:eastAsia="en-US"/>
    </w:rPr>
  </w:style>
  <w:style w:type="paragraph" w:customStyle="1" w:styleId="BB66666DFF8085469844129B5B4ED92F">
    <w:name w:val="BB66666DFF8085469844129B5B4ED92F"/>
    <w:rsid w:val="002221BD"/>
    <w:pPr>
      <w:spacing w:after="0" w:line="240" w:lineRule="auto"/>
    </w:pPr>
    <w:rPr>
      <w:sz w:val="24"/>
      <w:szCs w:val="24"/>
      <w:lang w:eastAsia="en-US"/>
    </w:rPr>
  </w:style>
  <w:style w:type="paragraph" w:customStyle="1" w:styleId="7692DC0404E1384AA3CA9DFF5FA4526C">
    <w:name w:val="7692DC0404E1384AA3CA9DFF5FA4526C"/>
    <w:rsid w:val="002221BD"/>
    <w:pPr>
      <w:spacing w:after="0" w:line="240" w:lineRule="auto"/>
    </w:pPr>
    <w:rPr>
      <w:sz w:val="24"/>
      <w:szCs w:val="24"/>
      <w:lang w:eastAsia="en-US"/>
    </w:rPr>
  </w:style>
  <w:style w:type="paragraph" w:customStyle="1" w:styleId="F0F4EFC4B86D974FB933B380653961A0">
    <w:name w:val="F0F4EFC4B86D974FB933B380653961A0"/>
    <w:rsid w:val="002221BD"/>
    <w:pPr>
      <w:spacing w:after="0" w:line="240" w:lineRule="auto"/>
    </w:pPr>
    <w:rPr>
      <w:sz w:val="24"/>
      <w:szCs w:val="24"/>
      <w:lang w:eastAsia="en-US"/>
    </w:rPr>
  </w:style>
  <w:style w:type="paragraph" w:customStyle="1" w:styleId="445BF13DF3F14143B86C07A903ABFEC5">
    <w:name w:val="445BF13DF3F14143B86C07A903ABFEC5"/>
    <w:rsid w:val="002221BD"/>
    <w:pPr>
      <w:spacing w:after="0" w:line="240" w:lineRule="auto"/>
    </w:pPr>
    <w:rPr>
      <w:sz w:val="24"/>
      <w:szCs w:val="24"/>
      <w:lang w:eastAsia="en-US"/>
    </w:rPr>
  </w:style>
  <w:style w:type="paragraph" w:customStyle="1" w:styleId="BCE7DEE0893660479E05F98B14008031">
    <w:name w:val="BCE7DEE0893660479E05F98B14008031"/>
    <w:rsid w:val="002221BD"/>
    <w:pPr>
      <w:spacing w:after="0" w:line="240" w:lineRule="auto"/>
    </w:pPr>
    <w:rPr>
      <w:sz w:val="24"/>
      <w:szCs w:val="24"/>
      <w:lang w:eastAsia="en-US"/>
    </w:rPr>
  </w:style>
  <w:style w:type="paragraph" w:customStyle="1" w:styleId="F02730E9210E1D43A9FA41462FA577D4">
    <w:name w:val="F02730E9210E1D43A9FA41462FA577D4"/>
    <w:rsid w:val="002221BD"/>
    <w:pPr>
      <w:spacing w:after="0" w:line="240" w:lineRule="auto"/>
    </w:pPr>
    <w:rPr>
      <w:sz w:val="24"/>
      <w:szCs w:val="24"/>
      <w:lang w:eastAsia="en-US"/>
    </w:rPr>
  </w:style>
  <w:style w:type="paragraph" w:customStyle="1" w:styleId="A1E759BD7F24064998D77F5463263E5B">
    <w:name w:val="A1E759BD7F24064998D77F5463263E5B"/>
    <w:rsid w:val="002221BD"/>
    <w:pPr>
      <w:spacing w:after="0" w:line="240" w:lineRule="auto"/>
    </w:pPr>
    <w:rPr>
      <w:sz w:val="24"/>
      <w:szCs w:val="24"/>
      <w:lang w:eastAsia="en-US"/>
    </w:rPr>
  </w:style>
  <w:style w:type="paragraph" w:customStyle="1" w:styleId="E28B5E38E393C74B91F323A41B3D1890">
    <w:name w:val="E28B5E38E393C74B91F323A41B3D1890"/>
    <w:rsid w:val="002221BD"/>
    <w:pPr>
      <w:spacing w:after="0" w:line="240" w:lineRule="auto"/>
    </w:pPr>
    <w:rPr>
      <w:sz w:val="24"/>
      <w:szCs w:val="24"/>
      <w:lang w:eastAsia="en-US"/>
    </w:rPr>
  </w:style>
  <w:style w:type="paragraph" w:customStyle="1" w:styleId="39AB6B882F00A9479F454B379C08965A">
    <w:name w:val="39AB6B882F00A9479F454B379C08965A"/>
    <w:rsid w:val="002221BD"/>
    <w:pPr>
      <w:spacing w:after="0" w:line="240" w:lineRule="auto"/>
    </w:pPr>
    <w:rPr>
      <w:sz w:val="24"/>
      <w:szCs w:val="24"/>
      <w:lang w:eastAsia="en-US"/>
    </w:rPr>
  </w:style>
  <w:style w:type="paragraph" w:customStyle="1" w:styleId="263A046E8E465D49B763516451B450AB">
    <w:name w:val="263A046E8E465D49B763516451B450AB"/>
    <w:rsid w:val="002221BD"/>
    <w:pPr>
      <w:spacing w:after="0" w:line="240" w:lineRule="auto"/>
    </w:pPr>
    <w:rPr>
      <w:sz w:val="24"/>
      <w:szCs w:val="24"/>
      <w:lang w:eastAsia="en-US"/>
    </w:rPr>
  </w:style>
  <w:style w:type="paragraph" w:customStyle="1" w:styleId="15E1E8032B6D384482AB58A95A6A65BE">
    <w:name w:val="15E1E8032B6D384482AB58A95A6A65BE"/>
    <w:rsid w:val="002221BD"/>
    <w:pPr>
      <w:spacing w:after="0" w:line="240" w:lineRule="auto"/>
    </w:pPr>
    <w:rPr>
      <w:sz w:val="24"/>
      <w:szCs w:val="24"/>
      <w:lang w:eastAsia="en-US"/>
    </w:rPr>
  </w:style>
  <w:style w:type="paragraph" w:customStyle="1" w:styleId="2B7315D66CEF7A48B185687BD184154C">
    <w:name w:val="2B7315D66CEF7A48B185687BD184154C"/>
    <w:rsid w:val="002221BD"/>
    <w:pPr>
      <w:spacing w:after="0" w:line="240" w:lineRule="auto"/>
    </w:pPr>
    <w:rPr>
      <w:sz w:val="24"/>
      <w:szCs w:val="24"/>
      <w:lang w:eastAsia="en-US"/>
    </w:rPr>
  </w:style>
  <w:style w:type="paragraph" w:customStyle="1" w:styleId="2AEF2B0E95FCEE4DB1567AC37495EE9D">
    <w:name w:val="2AEF2B0E95FCEE4DB1567AC37495EE9D"/>
    <w:rsid w:val="002221BD"/>
    <w:pPr>
      <w:spacing w:after="0" w:line="240" w:lineRule="auto"/>
    </w:pPr>
    <w:rPr>
      <w:sz w:val="24"/>
      <w:szCs w:val="24"/>
      <w:lang w:eastAsia="en-US"/>
    </w:rPr>
  </w:style>
  <w:style w:type="paragraph" w:customStyle="1" w:styleId="05F955EA82DB944C92ED87897F8E2E96">
    <w:name w:val="05F955EA82DB944C92ED87897F8E2E96"/>
    <w:rsid w:val="002221BD"/>
    <w:pPr>
      <w:spacing w:after="0" w:line="240" w:lineRule="auto"/>
    </w:pPr>
    <w:rPr>
      <w:sz w:val="24"/>
      <w:szCs w:val="24"/>
      <w:lang w:eastAsia="en-US"/>
    </w:rPr>
  </w:style>
  <w:style w:type="paragraph" w:customStyle="1" w:styleId="B75BEF7DAA2DD34397B4D45002A58883">
    <w:name w:val="B75BEF7DAA2DD34397B4D45002A58883"/>
    <w:rsid w:val="002221BD"/>
    <w:pPr>
      <w:spacing w:after="0" w:line="240" w:lineRule="auto"/>
    </w:pPr>
    <w:rPr>
      <w:sz w:val="24"/>
      <w:szCs w:val="24"/>
      <w:lang w:eastAsia="en-US"/>
    </w:rPr>
  </w:style>
  <w:style w:type="paragraph" w:customStyle="1" w:styleId="3A74D5712221E6499762B95CAD90739E">
    <w:name w:val="3A74D5712221E6499762B95CAD90739E"/>
    <w:rsid w:val="002221BD"/>
    <w:pPr>
      <w:spacing w:after="0" w:line="240" w:lineRule="auto"/>
    </w:pPr>
    <w:rPr>
      <w:sz w:val="24"/>
      <w:szCs w:val="24"/>
      <w:lang w:eastAsia="en-US"/>
    </w:rPr>
  </w:style>
  <w:style w:type="paragraph" w:customStyle="1" w:styleId="FD9DC6C36486D2459AA03FFA3124DBB5">
    <w:name w:val="FD9DC6C36486D2459AA03FFA3124DBB5"/>
    <w:rsid w:val="002221BD"/>
    <w:pPr>
      <w:spacing w:after="0" w:line="240" w:lineRule="auto"/>
    </w:pPr>
    <w:rPr>
      <w:sz w:val="24"/>
      <w:szCs w:val="24"/>
      <w:lang w:eastAsia="en-US"/>
    </w:rPr>
  </w:style>
  <w:style w:type="paragraph" w:customStyle="1" w:styleId="1B352DEA9C2B7244B8C0C037D4243DD9">
    <w:name w:val="1B352DEA9C2B7244B8C0C037D4243DD9"/>
    <w:rsid w:val="002221BD"/>
    <w:pPr>
      <w:spacing w:after="0" w:line="240" w:lineRule="auto"/>
    </w:pPr>
    <w:rPr>
      <w:sz w:val="24"/>
      <w:szCs w:val="24"/>
      <w:lang w:eastAsia="en-US"/>
    </w:rPr>
  </w:style>
  <w:style w:type="paragraph" w:customStyle="1" w:styleId="BCB3959DE986474EBA10F5D30BFF4B92">
    <w:name w:val="BCB3959DE986474EBA10F5D30BFF4B92"/>
    <w:rsid w:val="002221BD"/>
    <w:pPr>
      <w:spacing w:after="0" w:line="240" w:lineRule="auto"/>
    </w:pPr>
    <w:rPr>
      <w:sz w:val="24"/>
      <w:szCs w:val="24"/>
      <w:lang w:eastAsia="en-US"/>
    </w:rPr>
  </w:style>
  <w:style w:type="paragraph" w:customStyle="1" w:styleId="930FBD3A0925EB458B5B0C5634AFA29A">
    <w:name w:val="930FBD3A0925EB458B5B0C5634AFA29A"/>
    <w:rsid w:val="002221BD"/>
    <w:pPr>
      <w:spacing w:after="0" w:line="240" w:lineRule="auto"/>
    </w:pPr>
    <w:rPr>
      <w:sz w:val="24"/>
      <w:szCs w:val="24"/>
      <w:lang w:eastAsia="en-US"/>
    </w:rPr>
  </w:style>
  <w:style w:type="paragraph" w:customStyle="1" w:styleId="726FED9B837932468CCFCE5087004FA0">
    <w:name w:val="726FED9B837932468CCFCE5087004FA0"/>
    <w:rsid w:val="002221BD"/>
    <w:pPr>
      <w:spacing w:after="0" w:line="240" w:lineRule="auto"/>
    </w:pPr>
    <w:rPr>
      <w:sz w:val="24"/>
      <w:szCs w:val="24"/>
      <w:lang w:eastAsia="en-US"/>
    </w:rPr>
  </w:style>
  <w:style w:type="paragraph" w:customStyle="1" w:styleId="A97BB4CF30109347B039250086E2E429">
    <w:name w:val="A97BB4CF30109347B039250086E2E429"/>
    <w:rsid w:val="002221BD"/>
    <w:pPr>
      <w:spacing w:after="0" w:line="240" w:lineRule="auto"/>
    </w:pPr>
    <w:rPr>
      <w:sz w:val="24"/>
      <w:szCs w:val="24"/>
      <w:lang w:eastAsia="en-US"/>
    </w:rPr>
  </w:style>
  <w:style w:type="paragraph" w:customStyle="1" w:styleId="30DA85EE74967F4195C06EAC04F8398C">
    <w:name w:val="30DA85EE74967F4195C06EAC04F8398C"/>
    <w:rsid w:val="002221BD"/>
    <w:pPr>
      <w:spacing w:after="0" w:line="240" w:lineRule="auto"/>
    </w:pPr>
    <w:rPr>
      <w:sz w:val="24"/>
      <w:szCs w:val="24"/>
      <w:lang w:eastAsia="en-US"/>
    </w:rPr>
  </w:style>
  <w:style w:type="paragraph" w:customStyle="1" w:styleId="C0A5EF6F624D0441A3774D4FBA625CB2">
    <w:name w:val="C0A5EF6F624D0441A3774D4FBA625CB2"/>
    <w:rsid w:val="002221BD"/>
    <w:pPr>
      <w:spacing w:after="0" w:line="240" w:lineRule="auto"/>
    </w:pPr>
    <w:rPr>
      <w:sz w:val="24"/>
      <w:szCs w:val="24"/>
      <w:lang w:eastAsia="en-US"/>
    </w:rPr>
  </w:style>
  <w:style w:type="paragraph" w:customStyle="1" w:styleId="489A2DC16EDFC34F827D8EA5156BFB58">
    <w:name w:val="489A2DC16EDFC34F827D8EA5156BFB58"/>
    <w:rsid w:val="002221BD"/>
    <w:pPr>
      <w:spacing w:after="0" w:line="240" w:lineRule="auto"/>
    </w:pPr>
    <w:rPr>
      <w:sz w:val="24"/>
      <w:szCs w:val="24"/>
      <w:lang w:eastAsia="en-US"/>
    </w:rPr>
  </w:style>
  <w:style w:type="paragraph" w:customStyle="1" w:styleId="3D5B4A23AF1EA84D834C79D563E25CA1">
    <w:name w:val="3D5B4A23AF1EA84D834C79D563E25CA1"/>
    <w:rsid w:val="002221BD"/>
    <w:pPr>
      <w:spacing w:after="0" w:line="240" w:lineRule="auto"/>
    </w:pPr>
    <w:rPr>
      <w:sz w:val="24"/>
      <w:szCs w:val="24"/>
      <w:lang w:eastAsia="en-US"/>
    </w:rPr>
  </w:style>
  <w:style w:type="paragraph" w:customStyle="1" w:styleId="60E0A19FC2FAE64B9A37A712DDCBAD9A">
    <w:name w:val="60E0A19FC2FAE64B9A37A712DDCBAD9A"/>
    <w:rsid w:val="002221BD"/>
    <w:pPr>
      <w:spacing w:after="0" w:line="240" w:lineRule="auto"/>
    </w:pPr>
    <w:rPr>
      <w:sz w:val="24"/>
      <w:szCs w:val="24"/>
      <w:lang w:eastAsia="en-US"/>
    </w:rPr>
  </w:style>
  <w:style w:type="paragraph" w:customStyle="1" w:styleId="40092AE4B318D24DB514B0B3346C4779">
    <w:name w:val="40092AE4B318D24DB514B0B3346C4779"/>
    <w:rsid w:val="002221BD"/>
    <w:pPr>
      <w:spacing w:after="0" w:line="240" w:lineRule="auto"/>
    </w:pPr>
    <w:rPr>
      <w:sz w:val="24"/>
      <w:szCs w:val="24"/>
      <w:lang w:eastAsia="en-US"/>
    </w:rPr>
  </w:style>
  <w:style w:type="paragraph" w:customStyle="1" w:styleId="A553372460090F4797D9CFA83A851452">
    <w:name w:val="A553372460090F4797D9CFA83A851452"/>
    <w:rsid w:val="002221BD"/>
    <w:pPr>
      <w:spacing w:after="0" w:line="240" w:lineRule="auto"/>
    </w:pPr>
    <w:rPr>
      <w:sz w:val="24"/>
      <w:szCs w:val="24"/>
      <w:lang w:eastAsia="en-US"/>
    </w:rPr>
  </w:style>
  <w:style w:type="paragraph" w:customStyle="1" w:styleId="6A67D081FADEEF48B19AB25B1646EDCB">
    <w:name w:val="6A67D081FADEEF48B19AB25B1646EDCB"/>
    <w:rsid w:val="002221BD"/>
    <w:pPr>
      <w:spacing w:after="0" w:line="240" w:lineRule="auto"/>
    </w:pPr>
    <w:rPr>
      <w:sz w:val="24"/>
      <w:szCs w:val="24"/>
      <w:lang w:eastAsia="en-US"/>
    </w:rPr>
  </w:style>
  <w:style w:type="paragraph" w:customStyle="1" w:styleId="5386CBF2D403344782E12E739E834C1B">
    <w:name w:val="5386CBF2D403344782E12E739E834C1B"/>
    <w:rsid w:val="002221BD"/>
    <w:pPr>
      <w:spacing w:after="0" w:line="240" w:lineRule="auto"/>
    </w:pPr>
    <w:rPr>
      <w:sz w:val="24"/>
      <w:szCs w:val="24"/>
      <w:lang w:eastAsia="en-US"/>
    </w:rPr>
  </w:style>
  <w:style w:type="paragraph" w:customStyle="1" w:styleId="0CBEDB637D80EB49A8E9B0A81F0F8DF2">
    <w:name w:val="0CBEDB637D80EB49A8E9B0A81F0F8DF2"/>
    <w:rsid w:val="002221BD"/>
    <w:pPr>
      <w:spacing w:after="0" w:line="240" w:lineRule="auto"/>
    </w:pPr>
    <w:rPr>
      <w:sz w:val="24"/>
      <w:szCs w:val="24"/>
      <w:lang w:eastAsia="en-US"/>
    </w:rPr>
  </w:style>
  <w:style w:type="paragraph" w:customStyle="1" w:styleId="5202C9BF54B62540863AED73055A4ABA">
    <w:name w:val="5202C9BF54B62540863AED73055A4ABA"/>
    <w:rsid w:val="002221BD"/>
    <w:pPr>
      <w:spacing w:after="0" w:line="240" w:lineRule="auto"/>
    </w:pPr>
    <w:rPr>
      <w:sz w:val="24"/>
      <w:szCs w:val="24"/>
      <w:lang w:eastAsia="en-US"/>
    </w:rPr>
  </w:style>
  <w:style w:type="paragraph" w:customStyle="1" w:styleId="D6DE758815AA6B4D9159CC5A01B04B06">
    <w:name w:val="D6DE758815AA6B4D9159CC5A01B04B06"/>
    <w:rsid w:val="002221BD"/>
    <w:pPr>
      <w:spacing w:after="0" w:line="240" w:lineRule="auto"/>
    </w:pPr>
    <w:rPr>
      <w:sz w:val="24"/>
      <w:szCs w:val="24"/>
      <w:lang w:eastAsia="en-US"/>
    </w:rPr>
  </w:style>
  <w:style w:type="paragraph" w:customStyle="1" w:styleId="A6EBB63095C7284FB08C5C5A18C90854">
    <w:name w:val="A6EBB63095C7284FB08C5C5A18C90854"/>
    <w:rsid w:val="002221BD"/>
    <w:pPr>
      <w:spacing w:after="0" w:line="240" w:lineRule="auto"/>
    </w:pPr>
    <w:rPr>
      <w:sz w:val="24"/>
      <w:szCs w:val="24"/>
      <w:lang w:eastAsia="en-US"/>
    </w:rPr>
  </w:style>
  <w:style w:type="paragraph" w:customStyle="1" w:styleId="0CCDD1091AD2F0408D26D58CBFCC1846">
    <w:name w:val="0CCDD1091AD2F0408D26D58CBFCC1846"/>
    <w:rsid w:val="002221BD"/>
    <w:pPr>
      <w:spacing w:after="0" w:line="240" w:lineRule="auto"/>
    </w:pPr>
    <w:rPr>
      <w:sz w:val="24"/>
      <w:szCs w:val="24"/>
      <w:lang w:eastAsia="en-US"/>
    </w:rPr>
  </w:style>
  <w:style w:type="paragraph" w:customStyle="1" w:styleId="349C780739E188478461D7D072DB90C6">
    <w:name w:val="349C780739E188478461D7D072DB90C6"/>
    <w:rsid w:val="002221BD"/>
    <w:pPr>
      <w:spacing w:after="0" w:line="240" w:lineRule="auto"/>
    </w:pPr>
    <w:rPr>
      <w:sz w:val="24"/>
      <w:szCs w:val="24"/>
      <w:lang w:eastAsia="en-US"/>
    </w:rPr>
  </w:style>
  <w:style w:type="paragraph" w:customStyle="1" w:styleId="D4DFD4116E4CC04FA1CDF3C409EE745C">
    <w:name w:val="D4DFD4116E4CC04FA1CDF3C409EE745C"/>
    <w:rsid w:val="002221BD"/>
    <w:pPr>
      <w:spacing w:after="0" w:line="240" w:lineRule="auto"/>
    </w:pPr>
    <w:rPr>
      <w:sz w:val="24"/>
      <w:szCs w:val="24"/>
      <w:lang w:eastAsia="en-US"/>
    </w:rPr>
  </w:style>
  <w:style w:type="paragraph" w:customStyle="1" w:styleId="3F760A9CEE496D409A92B626A8FFB1F2">
    <w:name w:val="3F760A9CEE496D409A92B626A8FFB1F2"/>
    <w:rsid w:val="002221BD"/>
    <w:pPr>
      <w:spacing w:after="0" w:line="240" w:lineRule="auto"/>
    </w:pPr>
    <w:rPr>
      <w:sz w:val="24"/>
      <w:szCs w:val="24"/>
      <w:lang w:eastAsia="en-US"/>
    </w:rPr>
  </w:style>
  <w:style w:type="paragraph" w:customStyle="1" w:styleId="1BC965FD1FE00245A050805F4A0E57B1">
    <w:name w:val="1BC965FD1FE00245A050805F4A0E57B1"/>
    <w:rsid w:val="002221BD"/>
    <w:pPr>
      <w:spacing w:after="0" w:line="240" w:lineRule="auto"/>
    </w:pPr>
    <w:rPr>
      <w:sz w:val="24"/>
      <w:szCs w:val="24"/>
      <w:lang w:eastAsia="en-US"/>
    </w:rPr>
  </w:style>
  <w:style w:type="paragraph" w:customStyle="1" w:styleId="6E54FD367F67D7458EFB28DE416A4DF8">
    <w:name w:val="6E54FD367F67D7458EFB28DE416A4DF8"/>
    <w:rsid w:val="002221BD"/>
    <w:pPr>
      <w:spacing w:after="0" w:line="240" w:lineRule="auto"/>
    </w:pPr>
    <w:rPr>
      <w:sz w:val="24"/>
      <w:szCs w:val="24"/>
      <w:lang w:eastAsia="en-US"/>
    </w:rPr>
  </w:style>
  <w:style w:type="paragraph" w:customStyle="1" w:styleId="483D7CC0134E0B448C0DE540E7A4B353">
    <w:name w:val="483D7CC0134E0B448C0DE540E7A4B353"/>
    <w:rsid w:val="002221BD"/>
    <w:pPr>
      <w:spacing w:after="0" w:line="240" w:lineRule="auto"/>
    </w:pPr>
    <w:rPr>
      <w:sz w:val="24"/>
      <w:szCs w:val="24"/>
      <w:lang w:eastAsia="en-US"/>
    </w:rPr>
  </w:style>
  <w:style w:type="paragraph" w:customStyle="1" w:styleId="42F375082BD05642AE3725487D289C5D">
    <w:name w:val="42F375082BD05642AE3725487D289C5D"/>
    <w:rsid w:val="002221BD"/>
    <w:pPr>
      <w:spacing w:after="0" w:line="240" w:lineRule="auto"/>
    </w:pPr>
    <w:rPr>
      <w:sz w:val="24"/>
      <w:szCs w:val="24"/>
      <w:lang w:eastAsia="en-US"/>
    </w:rPr>
  </w:style>
  <w:style w:type="paragraph" w:customStyle="1" w:styleId="EF46E45FBDB4A741946B7CB537DFC24A">
    <w:name w:val="EF46E45FBDB4A741946B7CB537DFC24A"/>
    <w:rsid w:val="002221BD"/>
    <w:pPr>
      <w:spacing w:after="0" w:line="240" w:lineRule="auto"/>
    </w:pPr>
    <w:rPr>
      <w:sz w:val="24"/>
      <w:szCs w:val="24"/>
      <w:lang w:eastAsia="en-US"/>
    </w:rPr>
  </w:style>
  <w:style w:type="paragraph" w:customStyle="1" w:styleId="719A9139A2502049B15C26A124982973">
    <w:name w:val="719A9139A2502049B15C26A124982973"/>
    <w:rsid w:val="002221BD"/>
    <w:pPr>
      <w:spacing w:after="0" w:line="240" w:lineRule="auto"/>
    </w:pPr>
    <w:rPr>
      <w:sz w:val="24"/>
      <w:szCs w:val="24"/>
      <w:lang w:eastAsia="en-US"/>
    </w:rPr>
  </w:style>
  <w:style w:type="paragraph" w:customStyle="1" w:styleId="B3EFDD6EE90F3544B73EB57152D797AA">
    <w:name w:val="B3EFDD6EE90F3544B73EB57152D797AA"/>
    <w:rsid w:val="002221BD"/>
    <w:pPr>
      <w:spacing w:after="0" w:line="240" w:lineRule="auto"/>
    </w:pPr>
    <w:rPr>
      <w:sz w:val="24"/>
      <w:szCs w:val="24"/>
      <w:lang w:eastAsia="en-US"/>
    </w:rPr>
  </w:style>
  <w:style w:type="paragraph" w:customStyle="1" w:styleId="561D15AEF31C0249AC4B2B7769444039">
    <w:name w:val="561D15AEF31C0249AC4B2B7769444039"/>
    <w:rsid w:val="002221BD"/>
    <w:pPr>
      <w:spacing w:after="0" w:line="240" w:lineRule="auto"/>
    </w:pPr>
    <w:rPr>
      <w:sz w:val="24"/>
      <w:szCs w:val="24"/>
      <w:lang w:eastAsia="en-US"/>
    </w:rPr>
  </w:style>
  <w:style w:type="paragraph" w:customStyle="1" w:styleId="1CB955486003CB4381EFF71C250CCFE3">
    <w:name w:val="1CB955486003CB4381EFF71C250CCFE3"/>
    <w:rsid w:val="002221BD"/>
    <w:pPr>
      <w:spacing w:after="0" w:line="240" w:lineRule="auto"/>
    </w:pPr>
    <w:rPr>
      <w:sz w:val="24"/>
      <w:szCs w:val="24"/>
      <w:lang w:eastAsia="en-US"/>
    </w:rPr>
  </w:style>
  <w:style w:type="paragraph" w:customStyle="1" w:styleId="7EAC3D2DB2F3E44EAD5461AD2644A4FF">
    <w:name w:val="7EAC3D2DB2F3E44EAD5461AD2644A4FF"/>
    <w:rsid w:val="002221BD"/>
    <w:pPr>
      <w:spacing w:after="0" w:line="240" w:lineRule="auto"/>
    </w:pPr>
    <w:rPr>
      <w:sz w:val="24"/>
      <w:szCs w:val="24"/>
      <w:lang w:eastAsia="en-US"/>
    </w:rPr>
  </w:style>
  <w:style w:type="paragraph" w:customStyle="1" w:styleId="5C48B870E51CE445BB99C3306393C16F">
    <w:name w:val="5C48B870E51CE445BB99C3306393C16F"/>
    <w:rsid w:val="002221BD"/>
    <w:pPr>
      <w:spacing w:after="0" w:line="240" w:lineRule="auto"/>
    </w:pPr>
    <w:rPr>
      <w:sz w:val="24"/>
      <w:szCs w:val="24"/>
      <w:lang w:eastAsia="en-US"/>
    </w:rPr>
  </w:style>
  <w:style w:type="paragraph" w:customStyle="1" w:styleId="5E65843B66CEB049831D89B0F24B3DA5">
    <w:name w:val="5E65843B66CEB049831D89B0F24B3DA5"/>
    <w:rsid w:val="002221BD"/>
    <w:pPr>
      <w:spacing w:after="0" w:line="240" w:lineRule="auto"/>
    </w:pPr>
    <w:rPr>
      <w:sz w:val="24"/>
      <w:szCs w:val="24"/>
      <w:lang w:eastAsia="en-US"/>
    </w:rPr>
  </w:style>
  <w:style w:type="paragraph" w:customStyle="1" w:styleId="67D5DAE32F20C446BDF07354C394F4FA">
    <w:name w:val="67D5DAE32F20C446BDF07354C394F4FA"/>
    <w:rsid w:val="002221BD"/>
    <w:pPr>
      <w:spacing w:after="0" w:line="240" w:lineRule="auto"/>
    </w:pPr>
    <w:rPr>
      <w:sz w:val="24"/>
      <w:szCs w:val="24"/>
      <w:lang w:eastAsia="en-US"/>
    </w:rPr>
  </w:style>
  <w:style w:type="paragraph" w:customStyle="1" w:styleId="5EA3E582A7F0DD4BA1AA49D41BF331E3">
    <w:name w:val="5EA3E582A7F0DD4BA1AA49D41BF331E3"/>
    <w:rsid w:val="002221BD"/>
    <w:pPr>
      <w:spacing w:after="0" w:line="240" w:lineRule="auto"/>
    </w:pPr>
    <w:rPr>
      <w:sz w:val="24"/>
      <w:szCs w:val="24"/>
      <w:lang w:eastAsia="en-US"/>
    </w:rPr>
  </w:style>
  <w:style w:type="paragraph" w:customStyle="1" w:styleId="4F5F291A5F211F4D914AC2ADADDB87D9">
    <w:name w:val="4F5F291A5F211F4D914AC2ADADDB87D9"/>
    <w:rsid w:val="002221BD"/>
    <w:pPr>
      <w:spacing w:after="0" w:line="240" w:lineRule="auto"/>
    </w:pPr>
    <w:rPr>
      <w:sz w:val="24"/>
      <w:szCs w:val="24"/>
      <w:lang w:eastAsia="en-US"/>
    </w:rPr>
  </w:style>
  <w:style w:type="paragraph" w:customStyle="1" w:styleId="E608B7584D9D6848B3673E9EF5DEF69A">
    <w:name w:val="E608B7584D9D6848B3673E9EF5DEF69A"/>
    <w:rsid w:val="002221BD"/>
    <w:pPr>
      <w:spacing w:after="0" w:line="240" w:lineRule="auto"/>
    </w:pPr>
    <w:rPr>
      <w:sz w:val="24"/>
      <w:szCs w:val="24"/>
      <w:lang w:eastAsia="en-US"/>
    </w:rPr>
  </w:style>
  <w:style w:type="paragraph" w:customStyle="1" w:styleId="357CC94E64EC154B9F79BE9BB1214396">
    <w:name w:val="357CC94E64EC154B9F79BE9BB1214396"/>
    <w:rsid w:val="002221BD"/>
    <w:pPr>
      <w:spacing w:after="0" w:line="240" w:lineRule="auto"/>
    </w:pPr>
    <w:rPr>
      <w:sz w:val="24"/>
      <w:szCs w:val="24"/>
      <w:lang w:eastAsia="en-US"/>
    </w:rPr>
  </w:style>
  <w:style w:type="paragraph" w:customStyle="1" w:styleId="C9283A4619A85644931D3C17C8FB892F">
    <w:name w:val="C9283A4619A85644931D3C17C8FB892F"/>
    <w:rsid w:val="002221BD"/>
    <w:pPr>
      <w:spacing w:after="0" w:line="240" w:lineRule="auto"/>
    </w:pPr>
    <w:rPr>
      <w:sz w:val="24"/>
      <w:szCs w:val="24"/>
      <w:lang w:eastAsia="en-US"/>
    </w:rPr>
  </w:style>
  <w:style w:type="paragraph" w:customStyle="1" w:styleId="F53136B2BAA3DD47A76C3280455BEF29">
    <w:name w:val="F53136B2BAA3DD47A76C3280455BEF29"/>
    <w:rsid w:val="002221BD"/>
    <w:pPr>
      <w:spacing w:after="0" w:line="240" w:lineRule="auto"/>
    </w:pPr>
    <w:rPr>
      <w:sz w:val="24"/>
      <w:szCs w:val="24"/>
      <w:lang w:eastAsia="en-US"/>
    </w:rPr>
  </w:style>
  <w:style w:type="paragraph" w:customStyle="1" w:styleId="AE3D9C3E924B8A4AB63CE78E67E22C9C">
    <w:name w:val="AE3D9C3E924B8A4AB63CE78E67E22C9C"/>
    <w:rsid w:val="002221BD"/>
    <w:pPr>
      <w:spacing w:after="0" w:line="240" w:lineRule="auto"/>
    </w:pPr>
    <w:rPr>
      <w:sz w:val="24"/>
      <w:szCs w:val="24"/>
      <w:lang w:eastAsia="en-US"/>
    </w:rPr>
  </w:style>
  <w:style w:type="paragraph" w:customStyle="1" w:styleId="78D5CE651BFD2A4C8F57CC08C4E91B21">
    <w:name w:val="78D5CE651BFD2A4C8F57CC08C4E91B21"/>
    <w:rsid w:val="002221BD"/>
    <w:pPr>
      <w:spacing w:after="0" w:line="240" w:lineRule="auto"/>
    </w:pPr>
    <w:rPr>
      <w:sz w:val="24"/>
      <w:szCs w:val="24"/>
      <w:lang w:eastAsia="en-US"/>
    </w:rPr>
  </w:style>
  <w:style w:type="paragraph" w:customStyle="1" w:styleId="F6EB1272A2CC764EBECB54C4D3F1F015">
    <w:name w:val="F6EB1272A2CC764EBECB54C4D3F1F015"/>
    <w:rsid w:val="002221BD"/>
    <w:pPr>
      <w:spacing w:after="0" w:line="240" w:lineRule="auto"/>
    </w:pPr>
    <w:rPr>
      <w:sz w:val="24"/>
      <w:szCs w:val="24"/>
      <w:lang w:eastAsia="en-US"/>
    </w:rPr>
  </w:style>
  <w:style w:type="paragraph" w:customStyle="1" w:styleId="415B4069F6A3714789952FBCAF7E779A">
    <w:name w:val="415B4069F6A3714789952FBCAF7E779A"/>
    <w:rsid w:val="002221BD"/>
    <w:pPr>
      <w:spacing w:after="0" w:line="240" w:lineRule="auto"/>
    </w:pPr>
    <w:rPr>
      <w:sz w:val="24"/>
      <w:szCs w:val="24"/>
      <w:lang w:eastAsia="en-US"/>
    </w:rPr>
  </w:style>
  <w:style w:type="paragraph" w:customStyle="1" w:styleId="61F89B374E7DA64EA46A46FA8DAB4994">
    <w:name w:val="61F89B374E7DA64EA46A46FA8DAB4994"/>
    <w:rsid w:val="002221BD"/>
    <w:pPr>
      <w:spacing w:after="0" w:line="240" w:lineRule="auto"/>
    </w:pPr>
    <w:rPr>
      <w:sz w:val="24"/>
      <w:szCs w:val="24"/>
      <w:lang w:eastAsia="en-US"/>
    </w:rPr>
  </w:style>
  <w:style w:type="paragraph" w:customStyle="1" w:styleId="2F4F6360FB7AB04B987B0E620EDBF510">
    <w:name w:val="2F4F6360FB7AB04B987B0E620EDBF510"/>
    <w:rsid w:val="002221BD"/>
    <w:pPr>
      <w:spacing w:after="0" w:line="240" w:lineRule="auto"/>
    </w:pPr>
    <w:rPr>
      <w:sz w:val="24"/>
      <w:szCs w:val="24"/>
      <w:lang w:eastAsia="en-US"/>
    </w:rPr>
  </w:style>
  <w:style w:type="paragraph" w:customStyle="1" w:styleId="636322E7E3D13C4482784068E914FCA7">
    <w:name w:val="636322E7E3D13C4482784068E914FCA7"/>
    <w:rsid w:val="002221BD"/>
    <w:pPr>
      <w:spacing w:after="0" w:line="240" w:lineRule="auto"/>
    </w:pPr>
    <w:rPr>
      <w:sz w:val="24"/>
      <w:szCs w:val="24"/>
      <w:lang w:eastAsia="en-US"/>
    </w:rPr>
  </w:style>
  <w:style w:type="paragraph" w:customStyle="1" w:styleId="E50405201C41C54B82BABE1274A32C9E">
    <w:name w:val="E50405201C41C54B82BABE1274A32C9E"/>
    <w:rsid w:val="002221BD"/>
    <w:pPr>
      <w:spacing w:after="0" w:line="240" w:lineRule="auto"/>
    </w:pPr>
    <w:rPr>
      <w:sz w:val="24"/>
      <w:szCs w:val="24"/>
      <w:lang w:eastAsia="en-US"/>
    </w:rPr>
  </w:style>
  <w:style w:type="paragraph" w:customStyle="1" w:styleId="ED278719DF877E4B892133A6A544CFF4">
    <w:name w:val="ED278719DF877E4B892133A6A544CFF4"/>
    <w:rsid w:val="002221BD"/>
    <w:pPr>
      <w:spacing w:after="0" w:line="240" w:lineRule="auto"/>
    </w:pPr>
    <w:rPr>
      <w:sz w:val="24"/>
      <w:szCs w:val="24"/>
      <w:lang w:eastAsia="en-US"/>
    </w:rPr>
  </w:style>
  <w:style w:type="paragraph" w:customStyle="1" w:styleId="FFC9975E83AA9D42A2EACBC8BDA23B41">
    <w:name w:val="FFC9975E83AA9D42A2EACBC8BDA23B41"/>
    <w:rsid w:val="002221BD"/>
    <w:pPr>
      <w:spacing w:after="0" w:line="240" w:lineRule="auto"/>
    </w:pPr>
    <w:rPr>
      <w:sz w:val="24"/>
      <w:szCs w:val="24"/>
      <w:lang w:eastAsia="en-US"/>
    </w:rPr>
  </w:style>
  <w:style w:type="paragraph" w:customStyle="1" w:styleId="8177DAF4C386D9468E1C5C6DB2C5BCDE">
    <w:name w:val="8177DAF4C386D9468E1C5C6DB2C5BCDE"/>
    <w:rsid w:val="002221BD"/>
    <w:pPr>
      <w:spacing w:after="0" w:line="240" w:lineRule="auto"/>
    </w:pPr>
    <w:rPr>
      <w:sz w:val="24"/>
      <w:szCs w:val="24"/>
      <w:lang w:eastAsia="en-US"/>
    </w:rPr>
  </w:style>
  <w:style w:type="paragraph" w:customStyle="1" w:styleId="A364E1F7236C844FBC85C4C905DB0831">
    <w:name w:val="A364E1F7236C844FBC85C4C905DB0831"/>
    <w:rsid w:val="002221BD"/>
    <w:pPr>
      <w:spacing w:after="0" w:line="240" w:lineRule="auto"/>
    </w:pPr>
    <w:rPr>
      <w:sz w:val="24"/>
      <w:szCs w:val="24"/>
      <w:lang w:eastAsia="en-US"/>
    </w:rPr>
  </w:style>
  <w:style w:type="paragraph" w:customStyle="1" w:styleId="5701BF27DA992843AEEE7D0B58A20C46">
    <w:name w:val="5701BF27DA992843AEEE7D0B58A20C46"/>
    <w:rsid w:val="002221BD"/>
    <w:pPr>
      <w:spacing w:after="0" w:line="240" w:lineRule="auto"/>
    </w:pPr>
    <w:rPr>
      <w:sz w:val="24"/>
      <w:szCs w:val="24"/>
      <w:lang w:eastAsia="en-US"/>
    </w:rPr>
  </w:style>
  <w:style w:type="paragraph" w:customStyle="1" w:styleId="65FFA58C9E864BEB9C398013A07D64A6">
    <w:name w:val="65FFA58C9E864BEB9C398013A07D64A6"/>
    <w:rsid w:val="001879EC"/>
    <w:pPr>
      <w:spacing w:after="160" w:line="259" w:lineRule="auto"/>
    </w:pPr>
  </w:style>
  <w:style w:type="paragraph" w:customStyle="1" w:styleId="C1D20F4071664F39853196F445DC0990">
    <w:name w:val="C1D20F4071664F39853196F445DC0990"/>
    <w:rsid w:val="001879EC"/>
    <w:pPr>
      <w:spacing w:after="160" w:line="259" w:lineRule="auto"/>
    </w:pPr>
  </w:style>
  <w:style w:type="paragraph" w:customStyle="1" w:styleId="F6CDE74CBD4F426DA92736C215E2B835">
    <w:name w:val="F6CDE74CBD4F426DA92736C215E2B835"/>
    <w:rsid w:val="001879EC"/>
    <w:pPr>
      <w:spacing w:after="160" w:line="259" w:lineRule="auto"/>
    </w:pPr>
  </w:style>
  <w:style w:type="paragraph" w:customStyle="1" w:styleId="8C21ACC9662F47DAB05576C6C834EA81">
    <w:name w:val="8C21ACC9662F47DAB05576C6C834EA81"/>
    <w:rsid w:val="001879EC"/>
    <w:pPr>
      <w:spacing w:after="160" w:line="259" w:lineRule="auto"/>
    </w:pPr>
  </w:style>
  <w:style w:type="paragraph" w:customStyle="1" w:styleId="CAABC05B4E934C05B656A01A9F9747AD">
    <w:name w:val="CAABC05B4E934C05B656A01A9F9747AD"/>
    <w:rsid w:val="001879EC"/>
    <w:pPr>
      <w:spacing w:after="160" w:line="259" w:lineRule="auto"/>
    </w:pPr>
  </w:style>
  <w:style w:type="paragraph" w:customStyle="1" w:styleId="9FCAB1E151A94AB28DF293FDDE09D85D">
    <w:name w:val="9FCAB1E151A94AB28DF293FDDE09D85D"/>
    <w:rsid w:val="001879EC"/>
    <w:pPr>
      <w:spacing w:after="160" w:line="259" w:lineRule="auto"/>
    </w:pPr>
  </w:style>
  <w:style w:type="paragraph" w:customStyle="1" w:styleId="CA9FC906EB744CCA92F1244AA0788F28">
    <w:name w:val="CA9FC906EB744CCA92F1244AA0788F28"/>
    <w:rsid w:val="001879EC"/>
    <w:pPr>
      <w:spacing w:after="160" w:line="259" w:lineRule="auto"/>
    </w:pPr>
  </w:style>
  <w:style w:type="paragraph" w:customStyle="1" w:styleId="BF3D44FF9EDC4656B9DBFDB09EA6F8F5">
    <w:name w:val="BF3D44FF9EDC4656B9DBFDB09EA6F8F5"/>
    <w:rsid w:val="001879EC"/>
    <w:pPr>
      <w:spacing w:after="160" w:line="259" w:lineRule="auto"/>
    </w:pPr>
  </w:style>
  <w:style w:type="paragraph" w:customStyle="1" w:styleId="342D0EC3BE644EFBB74C821E331B98E4">
    <w:name w:val="342D0EC3BE644EFBB74C821E331B98E4"/>
    <w:rsid w:val="001879EC"/>
    <w:pPr>
      <w:spacing w:after="160" w:line="259" w:lineRule="auto"/>
    </w:pPr>
  </w:style>
  <w:style w:type="paragraph" w:customStyle="1" w:styleId="BCB607F482B74655A4E54FA316FA4D75">
    <w:name w:val="BCB607F482B74655A4E54FA316FA4D75"/>
    <w:rsid w:val="001879EC"/>
    <w:pPr>
      <w:spacing w:after="160" w:line="259" w:lineRule="auto"/>
    </w:pPr>
  </w:style>
  <w:style w:type="paragraph" w:customStyle="1" w:styleId="93A18F95EA574DB3848E2D448D0DBBE9">
    <w:name w:val="93A18F95EA574DB3848E2D448D0DBBE9"/>
    <w:rsid w:val="001879EC"/>
    <w:pPr>
      <w:spacing w:after="160" w:line="259" w:lineRule="auto"/>
    </w:pPr>
  </w:style>
  <w:style w:type="paragraph" w:customStyle="1" w:styleId="E8C1F86B025B40F186D2EEE2CBC05A3E">
    <w:name w:val="E8C1F86B025B40F186D2EEE2CBC05A3E"/>
    <w:rsid w:val="001879EC"/>
    <w:pPr>
      <w:spacing w:after="160" w:line="259" w:lineRule="auto"/>
    </w:pPr>
  </w:style>
  <w:style w:type="paragraph" w:customStyle="1" w:styleId="38F2BFA7E94441D9BE4C586B174182CF">
    <w:name w:val="38F2BFA7E94441D9BE4C586B174182CF"/>
    <w:rsid w:val="001879EC"/>
    <w:pPr>
      <w:spacing w:after="160" w:line="259" w:lineRule="auto"/>
    </w:pPr>
  </w:style>
  <w:style w:type="paragraph" w:customStyle="1" w:styleId="12FCF344CA674EC7887FDE97DCC1A039">
    <w:name w:val="12FCF344CA674EC7887FDE97DCC1A039"/>
    <w:rsid w:val="001879EC"/>
    <w:pPr>
      <w:spacing w:after="160" w:line="259" w:lineRule="auto"/>
    </w:pPr>
  </w:style>
  <w:style w:type="paragraph" w:customStyle="1" w:styleId="FB1955D7736645469F9941C9FA41F52D">
    <w:name w:val="FB1955D7736645469F9941C9FA41F52D"/>
    <w:rsid w:val="001879EC"/>
    <w:pPr>
      <w:spacing w:after="160" w:line="259" w:lineRule="auto"/>
    </w:pPr>
  </w:style>
  <w:style w:type="paragraph" w:customStyle="1" w:styleId="CD166C4F70C54ECA8B536AD43B14D89A">
    <w:name w:val="CD166C4F70C54ECA8B536AD43B14D89A"/>
    <w:rsid w:val="001879EC"/>
    <w:pPr>
      <w:spacing w:after="160" w:line="259" w:lineRule="auto"/>
    </w:pPr>
  </w:style>
  <w:style w:type="paragraph" w:customStyle="1" w:styleId="A3106FC05A5343A7B19B4CEF01F34D6B">
    <w:name w:val="A3106FC05A5343A7B19B4CEF01F34D6B"/>
    <w:rsid w:val="00432272"/>
    <w:pPr>
      <w:spacing w:after="160" w:line="259" w:lineRule="auto"/>
    </w:pPr>
    <w:rPr>
      <w:lang w:val="fr-CA" w:eastAsia="fr-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26DB1-F0F6-4860-8829-A716064AE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12932</Words>
  <Characters>71129</Characters>
  <Application>Microsoft Office Word</Application>
  <DocSecurity>0</DocSecurity>
  <Lines>592</Lines>
  <Paragraphs>167</Paragraphs>
  <ScaleCrop>false</ScaleCrop>
  <HeadingPairs>
    <vt:vector size="2" baseType="variant">
      <vt:variant>
        <vt:lpstr>Title</vt:lpstr>
      </vt:variant>
      <vt:variant>
        <vt:i4>1</vt:i4>
      </vt:variant>
    </vt:vector>
  </HeadingPairs>
  <TitlesOfParts>
    <vt:vector size="1" baseType="lpstr">
      <vt:lpstr/>
    </vt:vector>
  </TitlesOfParts>
  <Company>ASC-CSA</Company>
  <LinksUpToDate>false</LinksUpToDate>
  <CharactersWithSpaces>83894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Bedirian, Mireille (ASC/CSA)</dc:creator>
  <cp:lastModifiedBy>Nassouri, Mouhannad (ASC/CSA)</cp:lastModifiedBy>
  <cp:revision>2</cp:revision>
  <cp:lastPrinted>2019-04-15T20:57:00Z</cp:lastPrinted>
  <dcterms:created xsi:type="dcterms:W3CDTF">2019-08-09T18:51:00Z</dcterms:created>
  <dcterms:modified xsi:type="dcterms:W3CDTF">2019-08-09T18:51:00Z</dcterms:modified>
</cp:coreProperties>
</file>